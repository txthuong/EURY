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1E6661" w14:textId="553E8449" w:rsidR="00845F95" w:rsidRPr="00E51118" w:rsidRDefault="00845F95" w:rsidP="001A09D6">
      <w:pPr>
        <w:pStyle w:val="Heading1Indented"/>
        <w:spacing w:before="200" w:after="200"/>
        <w:ind w:left="1195"/>
      </w:pPr>
      <w:r>
        <w:t>Version</w:t>
      </w:r>
    </w:p>
    <w:p w14:paraId="21B3FAE1" w14:textId="525A9830" w:rsidR="00A60CE4" w:rsidRPr="00E51118" w:rsidRDefault="00461BA5" w:rsidP="0009663B">
      <w:pPr>
        <w:jc w:val="both"/>
      </w:pPr>
      <w:r>
        <w:t>Th</w:t>
      </w:r>
      <w:r w:rsidR="003D533E">
        <w:t>is</w:t>
      </w:r>
      <w:r>
        <w:t xml:space="preserve"> document</w:t>
      </w:r>
      <w:r w:rsidR="001B27C9" w:rsidRPr="00E51118">
        <w:t xml:space="preserve"> may be updated over </w:t>
      </w:r>
      <w:r w:rsidR="003D533E">
        <w:t>its</w:t>
      </w:r>
      <w:r w:rsidR="001B27C9" w:rsidRPr="00E51118">
        <w:t xml:space="preserve"> lifetime. To ensure you design with the correct version, please check </w:t>
      </w:r>
      <w:hyperlink r:id="rId12" w:history="1">
        <w:r w:rsidRPr="00845F95">
          <w:rPr>
            <w:rStyle w:val="Hyperlink"/>
            <w:rFonts w:ascii="Helvetica" w:hAnsi="Helvetica"/>
          </w:rPr>
          <w:t>The Source</w:t>
        </w:r>
      </w:hyperlink>
      <w:r>
        <w:t xml:space="preserve"> </w:t>
      </w:r>
      <w:r w:rsidR="001B27C9" w:rsidRPr="00E51118">
        <w:t>for latest versions.</w:t>
      </w:r>
    </w:p>
    <w:p w14:paraId="6F00554E" w14:textId="77777777" w:rsidR="001B27C9" w:rsidRPr="00E51118" w:rsidRDefault="001B27C9" w:rsidP="009915A4">
      <w:pPr>
        <w:pStyle w:val="Heading1"/>
        <w:tabs>
          <w:tab w:val="clear" w:pos="432"/>
          <w:tab w:val="num" w:pos="1300"/>
        </w:tabs>
        <w:spacing w:before="200" w:after="200"/>
        <w:ind w:left="0" w:firstLine="0"/>
      </w:pPr>
      <w:r w:rsidRPr="00E51118">
        <w:t>Introduction</w:t>
      </w:r>
    </w:p>
    <w:p w14:paraId="66967665" w14:textId="7EA686AD" w:rsidR="00821281" w:rsidRDefault="001B27C9" w:rsidP="0009663B">
      <w:pPr>
        <w:jc w:val="both"/>
      </w:pPr>
      <w:r w:rsidRPr="00053F2C">
        <w:t xml:space="preserve">This </w:t>
      </w:r>
      <w:r w:rsidR="00671664">
        <w:t>document</w:t>
      </w:r>
      <w:r w:rsidRPr="00053F2C">
        <w:t xml:space="preserve"> is provided to Sierra Wireless distributors and clients to aid more rapid development of embedded</w:t>
      </w:r>
      <w:r w:rsidRPr="00E51118">
        <w:t xml:space="preserve"> applications using the Sierra Wireless portfolio of cellular solutions. To request a new application note, contact your regional Sierra Wireless Product Marketing Manager.</w:t>
      </w:r>
    </w:p>
    <w:p w14:paraId="577B23AD" w14:textId="6652C3DE" w:rsidR="00821281" w:rsidRDefault="00821281" w:rsidP="009915A4">
      <w:pPr>
        <w:pStyle w:val="Heading1"/>
        <w:tabs>
          <w:tab w:val="clear" w:pos="432"/>
          <w:tab w:val="num" w:pos="1152"/>
        </w:tabs>
        <w:spacing w:before="200" w:after="200"/>
        <w:ind w:left="0" w:firstLine="0"/>
      </w:pPr>
      <w:r>
        <w:t>Overview</w:t>
      </w:r>
    </w:p>
    <w:p w14:paraId="1030FF62" w14:textId="0AFCD94E" w:rsidR="003B25AD" w:rsidRDefault="003B25AD" w:rsidP="003B25AD">
      <w:r>
        <w:t>The HL7800-M is designed as a global product, which entails the following at the end of the production line:</w:t>
      </w:r>
    </w:p>
    <w:p w14:paraId="5CE7E6B1" w14:textId="6728C247" w:rsidR="003B25AD" w:rsidRPr="00845F95" w:rsidRDefault="003B25AD" w:rsidP="00845F95">
      <w:pPr>
        <w:pStyle w:val="Bulleted"/>
      </w:pPr>
      <w:r w:rsidRPr="00845F95">
        <w:t xml:space="preserve">No RF band customization – this means that </w:t>
      </w:r>
      <w:ins w:id="0" w:author="Julien Klein" w:date="2018-09-28T16:05:00Z">
        <w:r w:rsidR="008F10EA">
          <w:t>a pre</w:t>
        </w:r>
        <w:r w:rsidR="00132850">
          <w:t>defined set</w:t>
        </w:r>
        <w:del w:id="1" w:author="Julien Klein [2]" w:date="2018-11-23T09:52:00Z">
          <w:r w:rsidR="00132850" w:rsidDel="00C00C6D">
            <w:delText>s</w:delText>
          </w:r>
        </w:del>
        <w:r w:rsidR="00132850">
          <w:t xml:space="preserve"> of </w:t>
        </w:r>
      </w:ins>
      <w:del w:id="2" w:author="Julien Klein" w:date="2018-09-28T16:05:00Z">
        <w:r w:rsidRPr="00845F95" w:rsidDel="00132850">
          <w:delText xml:space="preserve">all supported </w:delText>
        </w:r>
      </w:del>
      <w:r w:rsidRPr="00845F95">
        <w:t xml:space="preserve">bands </w:t>
      </w:r>
      <w:del w:id="3" w:author="Julien Klein [2]" w:date="2018-11-23T09:52:00Z">
        <w:r w:rsidRPr="00845F95" w:rsidDel="00297654">
          <w:delText xml:space="preserve">are </w:delText>
        </w:r>
      </w:del>
      <w:ins w:id="4" w:author="Julien Klein [2]" w:date="2018-11-23T09:52:00Z">
        <w:r w:rsidR="00297654">
          <w:t>is</w:t>
        </w:r>
        <w:r w:rsidR="00297654" w:rsidRPr="00845F95">
          <w:t xml:space="preserve"> </w:t>
        </w:r>
      </w:ins>
      <w:r w:rsidRPr="00845F95">
        <w:t>enabled.</w:t>
      </w:r>
    </w:p>
    <w:p w14:paraId="5BC5BE04" w14:textId="586744E3" w:rsidR="003B25AD" w:rsidRPr="00845F95" w:rsidRDefault="003B25AD" w:rsidP="00845F95">
      <w:pPr>
        <w:pStyle w:val="Bulleted"/>
      </w:pPr>
      <w:r w:rsidRPr="00845F95">
        <w:t>No operator-specific requirements are activated; default behavior is activated.</w:t>
      </w:r>
    </w:p>
    <w:p w14:paraId="4BF386B8" w14:textId="58841284" w:rsidR="003B25AD" w:rsidRDefault="003B25AD" w:rsidP="003B25AD"/>
    <w:p w14:paraId="0B087E0D" w14:textId="2D9E0FFC" w:rsidR="003B25AD" w:rsidRDefault="003B25AD" w:rsidP="003B25AD">
      <w:r>
        <w:t>Depending on the final product, it may be necessary to</w:t>
      </w:r>
      <w:r w:rsidR="00C42DF5">
        <w:t xml:space="preserve"> perform the following at the production site</w:t>
      </w:r>
      <w:r>
        <w:t>:</w:t>
      </w:r>
    </w:p>
    <w:p w14:paraId="74A6B3A0" w14:textId="36C54630" w:rsidR="003B25AD" w:rsidRPr="00845F95" w:rsidRDefault="00C42DF5" w:rsidP="00845F95">
      <w:pPr>
        <w:pStyle w:val="Bulleted"/>
      </w:pPr>
      <w:r w:rsidRPr="00845F95">
        <w:t>Configure or customize the RF bands the final product will be operating on</w:t>
      </w:r>
    </w:p>
    <w:p w14:paraId="3AD1F2CE" w14:textId="05E4C85C" w:rsidR="00C42DF5" w:rsidRPr="00003161" w:rsidRDefault="00C42DF5" w:rsidP="00845F95">
      <w:pPr>
        <w:pStyle w:val="Bulleted"/>
      </w:pPr>
      <w:r w:rsidRPr="00845F95">
        <w:t xml:space="preserve">Set the </w:t>
      </w:r>
      <w:r w:rsidR="00003161" w:rsidRPr="00003161">
        <w:t xml:space="preserve">mobile network </w:t>
      </w:r>
      <w:r w:rsidRPr="00003161">
        <w:t xml:space="preserve">operator the final product will be operating on (so that operator requirements are </w:t>
      </w:r>
      <w:proofErr w:type="gramStart"/>
      <w:r w:rsidRPr="00003161">
        <w:t>taken into account</w:t>
      </w:r>
      <w:proofErr w:type="gramEnd"/>
      <w:r w:rsidRPr="00003161">
        <w:t>)</w:t>
      </w:r>
    </w:p>
    <w:p w14:paraId="32AB1275" w14:textId="7600DAF0" w:rsidR="00C42DF5" w:rsidRDefault="00C42DF5" w:rsidP="00C42DF5">
      <w:pPr>
        <w:rPr>
          <w:ins w:id="5" w:author="Julien Klein" w:date="2018-09-28T16:06:00Z"/>
        </w:rPr>
      </w:pPr>
    </w:p>
    <w:p w14:paraId="600644C2" w14:textId="711D0F4C" w:rsidR="007E256A" w:rsidRPr="00845F95" w:rsidRDefault="007E256A" w:rsidP="007E256A">
      <w:pPr>
        <w:pStyle w:val="Note"/>
        <w:rPr>
          <w:ins w:id="6" w:author="Julien Klein" w:date="2018-09-28T16:07:00Z"/>
        </w:rPr>
      </w:pPr>
      <w:ins w:id="7" w:author="Julien Klein" w:date="2018-09-28T16:07:00Z">
        <w:r>
          <w:t xml:space="preserve">In order </w:t>
        </w:r>
      </w:ins>
      <w:ins w:id="8" w:author="Julien Klein" w:date="2018-09-28T16:35:00Z">
        <w:r w:rsidR="008970AB">
          <w:t xml:space="preserve">not to degrade </w:t>
        </w:r>
      </w:ins>
      <w:ins w:id="9" w:author="Julien Klein" w:date="2018-09-28T16:07:00Z">
        <w:r>
          <w:t xml:space="preserve">the user experience and avoid </w:t>
        </w:r>
      </w:ins>
      <w:ins w:id="10" w:author="Julien Klein" w:date="2018-09-28T16:08:00Z">
        <w:r w:rsidR="003A4C41">
          <w:t>sensible impact on power consumption</w:t>
        </w:r>
        <w:r w:rsidR="00717520">
          <w:t>, the RF bands should be carefully configured</w:t>
        </w:r>
      </w:ins>
      <w:ins w:id="11" w:author="Julien Klein" w:date="2018-09-28T16:07:00Z">
        <w:r>
          <w:t>.</w:t>
        </w:r>
      </w:ins>
    </w:p>
    <w:p w14:paraId="19DC1709" w14:textId="77777777" w:rsidR="00CC5CAF" w:rsidRDefault="00CC5CAF" w:rsidP="00C42DF5"/>
    <w:p w14:paraId="6ED863D5" w14:textId="1BC13F89" w:rsidR="00C42DF5" w:rsidRPr="0009663B" w:rsidRDefault="00C42DF5" w:rsidP="009915A4">
      <w:r w:rsidRPr="00845F95">
        <w:t xml:space="preserve">This application note describes how to perform </w:t>
      </w:r>
      <w:proofErr w:type="gramStart"/>
      <w:r w:rsidRPr="00845F95">
        <w:t>these customization</w:t>
      </w:r>
      <w:proofErr w:type="gramEnd"/>
      <w:r w:rsidRPr="00845F95">
        <w:t xml:space="preserve"> and explains</w:t>
      </w:r>
      <w:r w:rsidR="00CA2605">
        <w:t xml:space="preserve"> the </w:t>
      </w:r>
      <w:r w:rsidRPr="00845F95">
        <w:t>impact of these configurations. It also details the differences between each operator configuration.</w:t>
      </w:r>
    </w:p>
    <w:p w14:paraId="6BED0785" w14:textId="77777777" w:rsidR="001B27C9" w:rsidRDefault="001B27C9" w:rsidP="009915A4">
      <w:pPr>
        <w:pStyle w:val="Heading1"/>
        <w:tabs>
          <w:tab w:val="clear" w:pos="432"/>
          <w:tab w:val="num" w:pos="1300"/>
        </w:tabs>
        <w:spacing w:before="200" w:after="200"/>
        <w:ind w:left="0" w:firstLine="0"/>
      </w:pPr>
      <w:r w:rsidRPr="00E51118">
        <w:t>Glossary</w:t>
      </w:r>
    </w:p>
    <w:tbl>
      <w:tblPr>
        <w:tblStyle w:val="TableSWI"/>
        <w:tblW w:w="5000" w:type="pct"/>
        <w:tblLook w:val="04A0" w:firstRow="1" w:lastRow="0" w:firstColumn="1" w:lastColumn="0" w:noHBand="0" w:noVBand="1"/>
      </w:tblPr>
      <w:tblGrid>
        <w:gridCol w:w="1697"/>
        <w:gridCol w:w="8390"/>
      </w:tblGrid>
      <w:tr w:rsidR="001B27C9" w:rsidRPr="001B27C9" w14:paraId="58A6F263" w14:textId="77777777" w:rsidTr="0025438A">
        <w:trPr>
          <w:cnfStyle w:val="100000000000" w:firstRow="1" w:lastRow="0" w:firstColumn="0" w:lastColumn="0" w:oddVBand="0" w:evenVBand="0" w:oddHBand="0" w:evenHBand="0" w:firstRowFirstColumn="0" w:firstRowLastColumn="0" w:lastRowFirstColumn="0" w:lastRowLastColumn="0"/>
        </w:trPr>
        <w:tc>
          <w:tcPr>
            <w:tcW w:w="841" w:type="pct"/>
          </w:tcPr>
          <w:p w14:paraId="7F465EB1" w14:textId="77777777" w:rsidR="001B27C9" w:rsidRPr="001B27C9" w:rsidRDefault="001B27C9" w:rsidP="001B27C9">
            <w:pPr>
              <w:pStyle w:val="TableColumnHead"/>
              <w:rPr>
                <w:b w:val="0"/>
              </w:rPr>
            </w:pPr>
            <w:r w:rsidRPr="001B27C9">
              <w:t>Term/Initials</w:t>
            </w:r>
          </w:p>
        </w:tc>
        <w:tc>
          <w:tcPr>
            <w:tcW w:w="4159" w:type="pct"/>
          </w:tcPr>
          <w:p w14:paraId="49ABA35D" w14:textId="77777777" w:rsidR="001B27C9" w:rsidRPr="001B27C9" w:rsidRDefault="001B27C9" w:rsidP="001B27C9">
            <w:pPr>
              <w:pStyle w:val="TableColumnHead"/>
              <w:rPr>
                <w:b w:val="0"/>
              </w:rPr>
            </w:pPr>
            <w:r w:rsidRPr="001B27C9">
              <w:t>Definition</w:t>
            </w:r>
          </w:p>
        </w:tc>
      </w:tr>
      <w:tr w:rsidR="0026432E" w:rsidRPr="001B27C9" w14:paraId="5A7580F6" w14:textId="77777777" w:rsidTr="0025438A">
        <w:tc>
          <w:tcPr>
            <w:tcW w:w="841" w:type="pct"/>
          </w:tcPr>
          <w:p w14:paraId="45CE20CF" w14:textId="73AF340B" w:rsidR="0026432E" w:rsidRDefault="00172F08" w:rsidP="001B27C9">
            <w:pPr>
              <w:pStyle w:val="TableBody"/>
            </w:pPr>
            <w:r>
              <w:t>CIoT</w:t>
            </w:r>
          </w:p>
        </w:tc>
        <w:tc>
          <w:tcPr>
            <w:tcW w:w="4159" w:type="pct"/>
          </w:tcPr>
          <w:p w14:paraId="0FCD850A" w14:textId="597C0F70" w:rsidR="0026432E" w:rsidRDefault="00172F08" w:rsidP="001B27C9">
            <w:pPr>
              <w:pStyle w:val="TableBody"/>
            </w:pPr>
            <w:r>
              <w:t xml:space="preserve">Cellular Internet </w:t>
            </w:r>
            <w:proofErr w:type="gramStart"/>
            <w:r>
              <w:t>Of</w:t>
            </w:r>
            <w:proofErr w:type="gramEnd"/>
            <w:r>
              <w:t xml:space="preserve"> Things</w:t>
            </w:r>
          </w:p>
        </w:tc>
      </w:tr>
      <w:tr w:rsidR="00172F08" w:rsidRPr="001B27C9" w14:paraId="7BE8F2CE" w14:textId="77777777" w:rsidTr="0025438A">
        <w:tc>
          <w:tcPr>
            <w:tcW w:w="841" w:type="pct"/>
          </w:tcPr>
          <w:p w14:paraId="28624460" w14:textId="4ED39FF3" w:rsidR="00172F08" w:rsidRDefault="00172F08" w:rsidP="001B27C9">
            <w:pPr>
              <w:pStyle w:val="TableBody"/>
            </w:pPr>
            <w:r>
              <w:t>CP</w:t>
            </w:r>
          </w:p>
        </w:tc>
        <w:tc>
          <w:tcPr>
            <w:tcW w:w="4159" w:type="pct"/>
          </w:tcPr>
          <w:p w14:paraId="5CE5EE04" w14:textId="73842D93" w:rsidR="00172F08" w:rsidRDefault="00172F08" w:rsidP="001B27C9">
            <w:pPr>
              <w:pStyle w:val="TableBody"/>
            </w:pPr>
            <w:r>
              <w:t>Control Plane</w:t>
            </w:r>
          </w:p>
        </w:tc>
      </w:tr>
      <w:tr w:rsidR="00F258DA" w:rsidRPr="001B27C9" w14:paraId="23622ADF" w14:textId="77777777" w:rsidTr="0025438A">
        <w:trPr>
          <w:ins w:id="12" w:author="Julien Klein [2]" w:date="2018-11-23T10:25:00Z"/>
        </w:trPr>
        <w:tc>
          <w:tcPr>
            <w:tcW w:w="841" w:type="pct"/>
          </w:tcPr>
          <w:p w14:paraId="7C52A788" w14:textId="39FD1868" w:rsidR="00F258DA" w:rsidRDefault="00F258DA" w:rsidP="001B27C9">
            <w:pPr>
              <w:pStyle w:val="TableBody"/>
              <w:rPr>
                <w:ins w:id="13" w:author="Julien Klein [2]" w:date="2018-11-23T10:25:00Z"/>
              </w:rPr>
            </w:pPr>
            <w:ins w:id="14" w:author="Julien Klein [2]" w:date="2018-11-23T10:25:00Z">
              <w:r>
                <w:t>eDRX</w:t>
              </w:r>
            </w:ins>
          </w:p>
        </w:tc>
        <w:tc>
          <w:tcPr>
            <w:tcW w:w="4159" w:type="pct"/>
          </w:tcPr>
          <w:p w14:paraId="09F1FC21" w14:textId="3F4D917E" w:rsidR="00F258DA" w:rsidRDefault="00F258DA" w:rsidP="001B27C9">
            <w:pPr>
              <w:pStyle w:val="TableBody"/>
              <w:rPr>
                <w:ins w:id="15" w:author="Julien Klein [2]" w:date="2018-11-23T10:25:00Z"/>
              </w:rPr>
            </w:pPr>
            <w:ins w:id="16" w:author="Julien Klein [2]" w:date="2018-11-23T10:25:00Z">
              <w:r>
                <w:t xml:space="preserve">Extended Discontinuous </w:t>
              </w:r>
              <w:proofErr w:type="spellStart"/>
              <w:r>
                <w:t>Recept</w:t>
              </w:r>
            </w:ins>
            <w:ins w:id="17" w:author="Julien Klein [2]" w:date="2018-11-23T10:26:00Z">
              <w:r>
                <w:t>on</w:t>
              </w:r>
            </w:ins>
            <w:proofErr w:type="spellEnd"/>
          </w:p>
        </w:tc>
      </w:tr>
      <w:tr w:rsidR="00177990" w:rsidRPr="001B27C9" w14:paraId="67CE51CB" w14:textId="77777777" w:rsidTr="0025438A">
        <w:tc>
          <w:tcPr>
            <w:tcW w:w="841" w:type="pct"/>
          </w:tcPr>
          <w:p w14:paraId="4764C46A" w14:textId="74A7BF0D" w:rsidR="00177990" w:rsidRDefault="00177990" w:rsidP="001B27C9">
            <w:pPr>
              <w:pStyle w:val="TableBody"/>
            </w:pPr>
            <w:r>
              <w:t>FOTA</w:t>
            </w:r>
          </w:p>
        </w:tc>
        <w:tc>
          <w:tcPr>
            <w:tcW w:w="4159" w:type="pct"/>
          </w:tcPr>
          <w:p w14:paraId="7FCFF3F1" w14:textId="0A0B28D4" w:rsidR="00177990" w:rsidRDefault="00177990" w:rsidP="001B27C9">
            <w:pPr>
              <w:pStyle w:val="TableBody"/>
            </w:pPr>
            <w:r>
              <w:t>Firmware Over-The-Air</w:t>
            </w:r>
          </w:p>
        </w:tc>
      </w:tr>
      <w:tr w:rsidR="001B27C9" w:rsidRPr="001B27C9" w14:paraId="1B29B834" w14:textId="77777777" w:rsidTr="0025438A">
        <w:tc>
          <w:tcPr>
            <w:tcW w:w="841" w:type="pct"/>
          </w:tcPr>
          <w:p w14:paraId="17ADA45F" w14:textId="4921830A" w:rsidR="001B27C9" w:rsidRPr="001B27C9" w:rsidRDefault="0009663B" w:rsidP="001B27C9">
            <w:pPr>
              <w:pStyle w:val="TableBody"/>
            </w:pPr>
            <w:r>
              <w:t>MNO</w:t>
            </w:r>
          </w:p>
        </w:tc>
        <w:tc>
          <w:tcPr>
            <w:tcW w:w="4159" w:type="pct"/>
          </w:tcPr>
          <w:p w14:paraId="7B879345" w14:textId="666EF4EF" w:rsidR="001B27C9" w:rsidRPr="001B27C9" w:rsidRDefault="00C03F5A" w:rsidP="001B27C9">
            <w:pPr>
              <w:pStyle w:val="TableBody"/>
            </w:pPr>
            <w:r>
              <w:t>Mobile Network Operator</w:t>
            </w:r>
          </w:p>
        </w:tc>
      </w:tr>
      <w:tr w:rsidR="00D107FE" w:rsidRPr="001B27C9" w14:paraId="0623C75E" w14:textId="77777777" w:rsidTr="0025438A">
        <w:tc>
          <w:tcPr>
            <w:tcW w:w="841" w:type="pct"/>
          </w:tcPr>
          <w:p w14:paraId="5839E53A" w14:textId="23700786" w:rsidR="00D107FE" w:rsidRDefault="00D107FE" w:rsidP="001B27C9">
            <w:pPr>
              <w:pStyle w:val="TableBody"/>
            </w:pPr>
            <w:r>
              <w:t>NV</w:t>
            </w:r>
          </w:p>
        </w:tc>
        <w:tc>
          <w:tcPr>
            <w:tcW w:w="4159" w:type="pct"/>
          </w:tcPr>
          <w:p w14:paraId="401BD0BD" w14:textId="1EE636C0" w:rsidR="00D107FE" w:rsidRDefault="00D107FE" w:rsidP="001B27C9">
            <w:pPr>
              <w:pStyle w:val="TableBody"/>
            </w:pPr>
            <w:proofErr w:type="gramStart"/>
            <w:r>
              <w:t>Non Volatile</w:t>
            </w:r>
            <w:proofErr w:type="gramEnd"/>
          </w:p>
        </w:tc>
      </w:tr>
      <w:tr w:rsidR="00172F08" w:rsidRPr="001B27C9" w14:paraId="7F2551E3" w14:textId="77777777" w:rsidTr="0025438A">
        <w:tc>
          <w:tcPr>
            <w:tcW w:w="841" w:type="pct"/>
          </w:tcPr>
          <w:p w14:paraId="69EDE3DE" w14:textId="2B932354" w:rsidR="00172F08" w:rsidRDefault="00172F08" w:rsidP="001B27C9">
            <w:pPr>
              <w:pStyle w:val="TableBody"/>
            </w:pPr>
            <w:r>
              <w:t>PSM</w:t>
            </w:r>
          </w:p>
        </w:tc>
        <w:tc>
          <w:tcPr>
            <w:tcW w:w="4159" w:type="pct"/>
          </w:tcPr>
          <w:p w14:paraId="664BA5D2" w14:textId="3E94A178" w:rsidR="00172F08" w:rsidRDefault="00172F08" w:rsidP="001B27C9">
            <w:pPr>
              <w:pStyle w:val="TableBody"/>
            </w:pPr>
            <w:r>
              <w:t>Power Saving Mode</w:t>
            </w:r>
          </w:p>
        </w:tc>
      </w:tr>
      <w:tr w:rsidR="001B27C9" w:rsidRPr="001B27C9" w14:paraId="5AEA4E4E" w14:textId="77777777" w:rsidTr="0025438A">
        <w:tc>
          <w:tcPr>
            <w:tcW w:w="841" w:type="pct"/>
          </w:tcPr>
          <w:p w14:paraId="2A8C595D" w14:textId="1A206C9C" w:rsidR="001B27C9" w:rsidRPr="001B27C9" w:rsidRDefault="00C03F5A" w:rsidP="001B27C9">
            <w:pPr>
              <w:pStyle w:val="TableBody"/>
            </w:pPr>
            <w:r>
              <w:t>RF</w:t>
            </w:r>
          </w:p>
        </w:tc>
        <w:tc>
          <w:tcPr>
            <w:tcW w:w="4159" w:type="pct"/>
          </w:tcPr>
          <w:p w14:paraId="654D20A5" w14:textId="2AF29887" w:rsidR="001B27C9" w:rsidRPr="001B27C9" w:rsidRDefault="00C03F5A" w:rsidP="001B27C9">
            <w:pPr>
              <w:pStyle w:val="TableBody"/>
            </w:pPr>
            <w:r>
              <w:t>Radio Frequency</w:t>
            </w:r>
          </w:p>
        </w:tc>
      </w:tr>
      <w:tr w:rsidR="001B27C9" w:rsidRPr="001B27C9" w14:paraId="32936649" w14:textId="77777777" w:rsidTr="0025438A">
        <w:tc>
          <w:tcPr>
            <w:tcW w:w="841" w:type="pct"/>
          </w:tcPr>
          <w:p w14:paraId="69CAE38B" w14:textId="1D11478E" w:rsidR="001B27C9" w:rsidRPr="001B27C9" w:rsidRDefault="00D107FE" w:rsidP="001B27C9">
            <w:pPr>
              <w:pStyle w:val="TableBody"/>
            </w:pPr>
            <w:r>
              <w:lastRenderedPageBreak/>
              <w:t>SKU</w:t>
            </w:r>
          </w:p>
        </w:tc>
        <w:tc>
          <w:tcPr>
            <w:tcW w:w="4159" w:type="pct"/>
          </w:tcPr>
          <w:p w14:paraId="27884A34" w14:textId="791F1D29" w:rsidR="001B27C9" w:rsidRPr="001B27C9" w:rsidRDefault="00D107FE" w:rsidP="001B27C9">
            <w:pPr>
              <w:pStyle w:val="TableBody"/>
            </w:pPr>
            <w:r>
              <w:t>Stock Keeping Unit</w:t>
            </w:r>
          </w:p>
        </w:tc>
      </w:tr>
      <w:tr w:rsidR="00172F08" w:rsidRPr="001B27C9" w14:paraId="1E7AE5D9" w14:textId="77777777" w:rsidTr="0025438A">
        <w:tc>
          <w:tcPr>
            <w:tcW w:w="841" w:type="pct"/>
          </w:tcPr>
          <w:p w14:paraId="65E1F38D" w14:textId="373C382A" w:rsidR="00172F08" w:rsidRDefault="00172F08" w:rsidP="001B27C9">
            <w:pPr>
              <w:pStyle w:val="TableBody"/>
            </w:pPr>
            <w:r>
              <w:t>UP</w:t>
            </w:r>
          </w:p>
        </w:tc>
        <w:tc>
          <w:tcPr>
            <w:tcW w:w="4159" w:type="pct"/>
          </w:tcPr>
          <w:p w14:paraId="284948CF" w14:textId="6CB313A4" w:rsidR="00172F08" w:rsidRDefault="00172F08" w:rsidP="001B27C9">
            <w:pPr>
              <w:pStyle w:val="TableBody"/>
            </w:pPr>
            <w:r>
              <w:t>User Plane</w:t>
            </w:r>
          </w:p>
        </w:tc>
      </w:tr>
      <w:tr w:rsidR="00AC514C" w:rsidRPr="001B27C9" w14:paraId="1FBAF7C8" w14:textId="77777777" w:rsidTr="0025438A">
        <w:trPr>
          <w:ins w:id="18" w:author="Michael Boutboul" w:date="2018-10-09T10:56:00Z"/>
        </w:trPr>
        <w:tc>
          <w:tcPr>
            <w:tcW w:w="841" w:type="pct"/>
          </w:tcPr>
          <w:p w14:paraId="52322F75" w14:textId="1571F152" w:rsidR="00AC514C" w:rsidRDefault="00AC514C" w:rsidP="001B27C9">
            <w:pPr>
              <w:pStyle w:val="TableBody"/>
              <w:rPr>
                <w:ins w:id="19" w:author="Michael Boutboul" w:date="2018-10-09T10:56:00Z"/>
              </w:rPr>
            </w:pPr>
            <w:ins w:id="20" w:author="Michael Boutboul" w:date="2018-10-09T10:56:00Z">
              <w:r>
                <w:t>C</w:t>
              </w:r>
            </w:ins>
            <w:ins w:id="21" w:author="Julien Klein [2]" w:date="2018-10-31T16:28:00Z">
              <w:r w:rsidR="00C90AF7">
                <w:t>I</w:t>
              </w:r>
            </w:ins>
            <w:ins w:id="22" w:author="Michael Boutboul" w:date="2018-10-09T10:56:00Z">
              <w:del w:id="23" w:author="Julien Klein [2]" w:date="2018-10-31T16:28:00Z">
                <w:r w:rsidDel="00C90AF7">
                  <w:delText>i</w:delText>
                </w:r>
              </w:del>
              <w:r>
                <w:t>D</w:t>
              </w:r>
            </w:ins>
          </w:p>
        </w:tc>
        <w:tc>
          <w:tcPr>
            <w:tcW w:w="4159" w:type="pct"/>
          </w:tcPr>
          <w:p w14:paraId="6A537BA2" w14:textId="2BF29CB1" w:rsidR="00AC514C" w:rsidRDefault="00A50A90" w:rsidP="001B27C9">
            <w:pPr>
              <w:pStyle w:val="TableBody"/>
              <w:rPr>
                <w:ins w:id="24" w:author="Michael Boutboul" w:date="2018-10-09T10:56:00Z"/>
              </w:rPr>
            </w:pPr>
            <w:ins w:id="25" w:author="Julien Klein [2]" w:date="2018-10-31T16:28:00Z">
              <w:r w:rsidRPr="00A50A90">
                <w:t xml:space="preserve">A numeric parameter which specifies a </w:t>
              </w:r>
              <w:proofErr w:type="gramStart"/>
              <w:r w:rsidRPr="00A50A90">
                <w:t>particular PDP</w:t>
              </w:r>
              <w:proofErr w:type="gramEnd"/>
              <w:r w:rsidRPr="00A50A90">
                <w:t xml:space="preserve"> context or EPS bearer context definition</w:t>
              </w:r>
              <w:r w:rsidR="00C90AF7">
                <w:t xml:space="preserve"> (cf. 3GPP 27.007)</w:t>
              </w:r>
            </w:ins>
          </w:p>
        </w:tc>
      </w:tr>
    </w:tbl>
    <w:p w14:paraId="2E21B62E" w14:textId="7BE284A0" w:rsidR="00665862" w:rsidRDefault="00C372DE" w:rsidP="009915A4">
      <w:pPr>
        <w:pStyle w:val="Heading1"/>
        <w:tabs>
          <w:tab w:val="clear" w:pos="432"/>
          <w:tab w:val="num" w:pos="1152"/>
        </w:tabs>
        <w:spacing w:before="200" w:after="200"/>
        <w:ind w:left="0" w:firstLine="0"/>
      </w:pPr>
      <w:bookmarkStart w:id="26" w:name="_Nanoride_Daughter_Board"/>
      <w:bookmarkStart w:id="27" w:name="_Opus_III_Daughter"/>
      <w:bookmarkStart w:id="28" w:name="_Ref525914829"/>
      <w:bookmarkEnd w:id="26"/>
      <w:bookmarkEnd w:id="27"/>
      <w:r>
        <w:t>Customizing R</w:t>
      </w:r>
      <w:r w:rsidR="00A235EC">
        <w:t xml:space="preserve">F </w:t>
      </w:r>
      <w:r w:rsidR="00C42DF5">
        <w:t>B</w:t>
      </w:r>
      <w:r w:rsidR="00A235EC">
        <w:t>ands</w:t>
      </w:r>
      <w:bookmarkEnd w:id="28"/>
    </w:p>
    <w:p w14:paraId="7E59BF10" w14:textId="0527ACBA" w:rsidR="00100511" w:rsidRPr="00845F95" w:rsidDel="00467616" w:rsidRDefault="00100511" w:rsidP="009915A4">
      <w:pPr>
        <w:rPr>
          <w:del w:id="29" w:author="Julien Klein" w:date="2018-09-28T16:32:00Z"/>
        </w:rPr>
      </w:pPr>
    </w:p>
    <w:p w14:paraId="69E05FF5" w14:textId="0261A827" w:rsidR="0078137F" w:rsidRDefault="00100511" w:rsidP="00C372DE">
      <w:pPr>
        <w:rPr>
          <w:ins w:id="30" w:author="Julien Klein" w:date="2018-09-28T16:11:00Z"/>
        </w:rPr>
      </w:pPr>
      <w:r>
        <w:t>T</w:t>
      </w:r>
      <w:r w:rsidR="00E864C0">
        <w:t>he module is configured with some predefined bands enable</w:t>
      </w:r>
      <w:r>
        <w:t>d by default</w:t>
      </w:r>
      <w:r w:rsidR="00665862">
        <w:t>.</w:t>
      </w:r>
      <w:r>
        <w:t xml:space="preserve"> </w:t>
      </w:r>
      <w:r w:rsidR="006C36B5">
        <w:t>RF band customization is done</w:t>
      </w:r>
      <w:r>
        <w:t xml:space="preserve"> using command </w:t>
      </w:r>
      <w:r w:rsidR="006C36B5" w:rsidRPr="009915A4">
        <w:rPr>
          <w:rStyle w:val="Code"/>
        </w:rPr>
        <w:t>AT+KBNDCFG</w:t>
      </w:r>
      <w:r w:rsidRPr="009915A4">
        <w:t>.</w:t>
      </w:r>
      <w:r w:rsidR="00003161">
        <w:t xml:space="preserve"> Refer to document </w:t>
      </w:r>
      <w:r w:rsidR="00003161">
        <w:fldChar w:fldCharType="begin"/>
      </w:r>
      <w:r w:rsidR="00003161">
        <w:instrText xml:space="preserve"> REF _Ref522021239 \w \h </w:instrText>
      </w:r>
      <w:r w:rsidR="00003161">
        <w:fldChar w:fldCharType="separate"/>
      </w:r>
      <w:r w:rsidR="002F577A">
        <w:t>[1]</w:t>
      </w:r>
      <w:r w:rsidR="00003161">
        <w:fldChar w:fldCharType="end"/>
      </w:r>
      <w:r w:rsidR="00003161">
        <w:t xml:space="preserve"> </w:t>
      </w:r>
      <w:r w:rsidR="00003161">
        <w:fldChar w:fldCharType="begin"/>
      </w:r>
      <w:r w:rsidR="00003161">
        <w:instrText xml:space="preserve"> REF _Ref522021239 \h </w:instrText>
      </w:r>
      <w:r w:rsidR="00003161">
        <w:fldChar w:fldCharType="separate"/>
      </w:r>
      <w:r w:rsidR="002F577A" w:rsidRPr="009915A4">
        <w:rPr>
          <w:rFonts w:eastAsia="PMingLiU"/>
        </w:rPr>
        <w:t>AirPrime HL78xx AT Commands Interface Guide</w:t>
      </w:r>
      <w:r w:rsidR="00003161">
        <w:fldChar w:fldCharType="end"/>
      </w:r>
      <w:r w:rsidR="00003161">
        <w:t xml:space="preserve"> for details about this command.</w:t>
      </w:r>
    </w:p>
    <w:p w14:paraId="4B0022BC" w14:textId="5909324F" w:rsidR="00467616" w:rsidRDefault="00467616">
      <w:pPr>
        <w:pStyle w:val="Heading2"/>
        <w:keepNext w:val="0"/>
        <w:tabs>
          <w:tab w:val="clear" w:pos="576"/>
          <w:tab w:val="num" w:pos="720"/>
        </w:tabs>
        <w:spacing w:before="200" w:after="200"/>
        <w:ind w:left="720" w:hanging="720"/>
        <w:rPr>
          <w:ins w:id="31" w:author="Julien Klein" w:date="2018-09-28T16:32:00Z"/>
        </w:rPr>
        <w:pPrChange w:id="32" w:author="Julien Klein" w:date="2018-09-28T16:32:00Z">
          <w:pPr/>
        </w:pPrChange>
      </w:pPr>
      <w:bookmarkStart w:id="33" w:name="_Ref525915720"/>
      <w:ins w:id="34" w:author="Julien Klein" w:date="2018-09-28T16:32:00Z">
        <w:r>
          <w:t>Preliminary note and warning</w:t>
        </w:r>
        <w:bookmarkEnd w:id="33"/>
      </w:ins>
    </w:p>
    <w:p w14:paraId="6789960C" w14:textId="2ED20B16" w:rsidR="00544D55" w:rsidRDefault="002451B8" w:rsidP="00C372DE">
      <w:pPr>
        <w:rPr>
          <w:ins w:id="35" w:author="Julien Klein" w:date="2018-09-28T16:12:00Z"/>
        </w:rPr>
      </w:pPr>
      <w:ins w:id="36" w:author="Julien Klein" w:date="2018-09-28T16:11:00Z">
        <w:r>
          <w:t>Full band scanning can be very long, depending on the numbers of bands being enabled</w:t>
        </w:r>
      </w:ins>
      <w:ins w:id="37" w:author="Julien Klein" w:date="2018-09-28T16:14:00Z">
        <w:r w:rsidR="00D068B2">
          <w:t>.</w:t>
        </w:r>
      </w:ins>
      <w:ins w:id="38" w:author="Julien Klein" w:date="2018-09-28T16:15:00Z">
        <w:r w:rsidR="00D068B2">
          <w:t xml:space="preserve"> </w:t>
        </w:r>
        <w:r w:rsidR="00737EA9">
          <w:t>F</w:t>
        </w:r>
        <w:r w:rsidR="00D068B2">
          <w:t>ull band scanning</w:t>
        </w:r>
        <w:r w:rsidR="00737EA9">
          <w:t xml:space="preserve"> would </w:t>
        </w:r>
      </w:ins>
      <w:ins w:id="39" w:author="Julien Klein" w:date="2018-09-28T16:11:00Z">
        <w:r>
          <w:t>decrease the user experience</w:t>
        </w:r>
        <w:r w:rsidR="00544D55">
          <w:t xml:space="preserve"> and increase the power consumption. Even if some mechanisms have been </w:t>
        </w:r>
      </w:ins>
      <w:ins w:id="40" w:author="Julien Klein" w:date="2018-09-28T16:12:00Z">
        <w:r w:rsidR="00544D55">
          <w:t>added into the software to avoid full band scanning, this full band scanning may however happen, e.g.:</w:t>
        </w:r>
      </w:ins>
    </w:p>
    <w:p w14:paraId="0531CEDD" w14:textId="479EFDA0" w:rsidR="00544D55" w:rsidRDefault="00544845" w:rsidP="00544D55">
      <w:pPr>
        <w:pStyle w:val="ListParagraph"/>
        <w:numPr>
          <w:ilvl w:val="0"/>
          <w:numId w:val="54"/>
        </w:numPr>
        <w:rPr>
          <w:ins w:id="41" w:author="Julien Klein" w:date="2018-09-28T16:13:00Z"/>
        </w:rPr>
      </w:pPr>
      <w:ins w:id="42" w:author="Julien Klein" w:date="2018-09-28T16:12:00Z">
        <w:r>
          <w:t xml:space="preserve">During the </w:t>
        </w:r>
        <w:proofErr w:type="gramStart"/>
        <w:r>
          <w:t>first time</w:t>
        </w:r>
        <w:proofErr w:type="gramEnd"/>
        <w:r>
          <w:t xml:space="preserve"> activation, when the device has no pre</w:t>
        </w:r>
      </w:ins>
      <w:ins w:id="43" w:author="Julien Klein" w:date="2018-09-28T16:13:00Z">
        <w:r>
          <w:t xml:space="preserve">vious knowledge of the radio environment and the </w:t>
        </w:r>
        <w:proofErr w:type="spellStart"/>
        <w:r>
          <w:t>avaialble</w:t>
        </w:r>
        <w:proofErr w:type="spellEnd"/>
        <w:r>
          <w:t xml:space="preserve"> cells</w:t>
        </w:r>
      </w:ins>
    </w:p>
    <w:p w14:paraId="3974AB95" w14:textId="08B0185C" w:rsidR="00544845" w:rsidRDefault="005E1566" w:rsidP="00544D55">
      <w:pPr>
        <w:pStyle w:val="ListParagraph"/>
        <w:numPr>
          <w:ilvl w:val="0"/>
          <w:numId w:val="54"/>
        </w:numPr>
        <w:rPr>
          <w:ins w:id="44" w:author="Julien Klein" w:date="2018-09-28T16:13:00Z"/>
        </w:rPr>
      </w:pPr>
      <w:ins w:id="45" w:author="Julien Klein" w:date="2018-09-28T16:13:00Z">
        <w:r>
          <w:t>After long out-of-coverage periods</w:t>
        </w:r>
      </w:ins>
    </w:p>
    <w:p w14:paraId="66A348D4" w14:textId="7110A0C1" w:rsidR="005E1566" w:rsidRDefault="00EE7819" w:rsidP="00544D55">
      <w:pPr>
        <w:pStyle w:val="ListParagraph"/>
        <w:numPr>
          <w:ilvl w:val="0"/>
          <w:numId w:val="54"/>
        </w:numPr>
        <w:rPr>
          <w:ins w:id="46" w:author="Julien Klein" w:date="2018-09-28T16:14:00Z"/>
        </w:rPr>
      </w:pPr>
      <w:ins w:id="47" w:author="Julien Klein" w:date="2018-09-28T16:13:00Z">
        <w:r>
          <w:t>In roaming scenarios</w:t>
        </w:r>
      </w:ins>
    </w:p>
    <w:p w14:paraId="25F3FCBC" w14:textId="34360A30" w:rsidR="00EE7819" w:rsidRDefault="00EE7819" w:rsidP="004A267B">
      <w:ins w:id="48" w:author="Julien Klein" w:date="2018-09-28T16:14:00Z">
        <w:r>
          <w:t xml:space="preserve">It is therefore highly recommended to strictly limit the </w:t>
        </w:r>
        <w:r w:rsidR="00D068B2">
          <w:t xml:space="preserve">RF bands </w:t>
        </w:r>
      </w:ins>
      <w:ins w:id="49" w:author="Julien Klein" w:date="2018-09-28T16:15:00Z">
        <w:r w:rsidR="00737EA9">
          <w:t xml:space="preserve">being </w:t>
        </w:r>
      </w:ins>
      <w:ins w:id="50" w:author="Julien Klein" w:date="2018-09-28T16:14:00Z">
        <w:r w:rsidR="00D068B2">
          <w:t xml:space="preserve">enabled to </w:t>
        </w:r>
      </w:ins>
      <w:ins w:id="51" w:author="Julien Klein" w:date="2018-09-28T16:16:00Z">
        <w:r w:rsidR="004C349B">
          <w:t>only</w:t>
        </w:r>
        <w:r w:rsidR="005D7CAE">
          <w:t xml:space="preserve"> the ones in use </w:t>
        </w:r>
      </w:ins>
      <w:ins w:id="52" w:author="Julien Klein" w:date="2018-09-28T16:17:00Z">
        <w:r w:rsidR="004A267B">
          <w:t>by</w:t>
        </w:r>
      </w:ins>
      <w:ins w:id="53" w:author="Julien Klein" w:date="2018-09-28T16:16:00Z">
        <w:r w:rsidR="005D7CAE">
          <w:t xml:space="preserve"> the targeted network.</w:t>
        </w:r>
      </w:ins>
    </w:p>
    <w:p w14:paraId="7F4B5D77" w14:textId="481C27CC" w:rsidR="00C71667" w:rsidRDefault="001773B9" w:rsidP="001A09D6">
      <w:pPr>
        <w:pStyle w:val="Heading2"/>
        <w:keepNext w:val="0"/>
        <w:spacing w:before="200" w:after="200"/>
      </w:pPr>
      <w:bookmarkStart w:id="54" w:name="_Ref524011746"/>
      <w:r>
        <w:t>Check S</w:t>
      </w:r>
      <w:r w:rsidR="00C71667">
        <w:t xml:space="preserve">upported </w:t>
      </w:r>
      <w:r>
        <w:t>Bands</w:t>
      </w:r>
      <w:bookmarkEnd w:id="54"/>
    </w:p>
    <w:p w14:paraId="7CE7A733" w14:textId="2E4E782E" w:rsidR="00C372DE" w:rsidRDefault="00224BD9" w:rsidP="00C372DE">
      <w:r>
        <w:t>Send</w:t>
      </w:r>
      <w:r w:rsidR="00C372DE">
        <w:t xml:space="preserve"> </w:t>
      </w:r>
      <w:r w:rsidR="00C71667" w:rsidRPr="001A09D6">
        <w:rPr>
          <w:rStyle w:val="Code"/>
        </w:rPr>
        <w:t>AT+KBNDCFG=?</w:t>
      </w:r>
      <w:r w:rsidR="00C372DE" w:rsidRPr="001A09D6">
        <w:t xml:space="preserve"> to check all bands supported by the module.</w:t>
      </w:r>
      <w:r w:rsidR="00C372DE">
        <w:t xml:space="preserve"> The module will respond with</w:t>
      </w:r>
      <w:r>
        <w:t xml:space="preserve"> </w:t>
      </w:r>
      <w:r w:rsidR="00C372DE" w:rsidRPr="001A09D6">
        <w:rPr>
          <w:rStyle w:val="Code"/>
        </w:rPr>
        <w:t>+KBNDCFG: &lt;RAT</w:t>
      </w:r>
      <w:proofErr w:type="gramStart"/>
      <w:r w:rsidR="00C372DE" w:rsidRPr="001A09D6">
        <w:rPr>
          <w:rStyle w:val="Code"/>
        </w:rPr>
        <w:t>&gt;,(</w:t>
      </w:r>
      <w:proofErr w:type="gramEnd"/>
      <w:r w:rsidR="00C372DE" w:rsidRPr="001A09D6">
        <w:rPr>
          <w:rStyle w:val="Code"/>
        </w:rPr>
        <w:t>list of supported &lt;</w:t>
      </w:r>
      <w:proofErr w:type="spellStart"/>
      <w:r w:rsidR="00C372DE" w:rsidRPr="001A09D6">
        <w:rPr>
          <w:rStyle w:val="Code"/>
        </w:rPr>
        <w:t>bnd</w:t>
      </w:r>
      <w:proofErr w:type="spellEnd"/>
      <w:r w:rsidR="00C372DE" w:rsidRPr="001A09D6">
        <w:rPr>
          <w:rStyle w:val="Code"/>
        </w:rPr>
        <w:t xml:space="preserve"> bitmap&gt;s)</w:t>
      </w:r>
      <w:r w:rsidR="00C372DE" w:rsidRPr="00845F95">
        <w:t>.</w:t>
      </w:r>
      <w:r w:rsidR="00C372DE">
        <w:t xml:space="preserve"> The response is given for all supported</w:t>
      </w:r>
      <w:r w:rsidR="00845F95">
        <w:t xml:space="preserve"> radio access technologies</w:t>
      </w:r>
      <w:r w:rsidR="00C372DE">
        <w:t xml:space="preserve">, with supported bands per </w:t>
      </w:r>
      <w:r w:rsidR="00845F95" w:rsidRPr="001A09D6">
        <w:rPr>
          <w:rStyle w:val="Code"/>
        </w:rPr>
        <w:t>&lt;RAT&gt;</w:t>
      </w:r>
      <w:r w:rsidR="00845F95">
        <w:t xml:space="preserve"> </w:t>
      </w:r>
      <w:r w:rsidR="00C372DE">
        <w:t>as a bitmap.</w:t>
      </w:r>
      <w:r w:rsidR="00C60FDD">
        <w:t xml:space="preserve"> Refer to section </w:t>
      </w:r>
      <w:r w:rsidR="00C60FDD">
        <w:fldChar w:fldCharType="begin"/>
      </w:r>
      <w:r w:rsidR="00C60FDD">
        <w:instrText xml:space="preserve"> REF _Ref524013390 \w \h </w:instrText>
      </w:r>
      <w:r w:rsidR="00C60FDD">
        <w:fldChar w:fldCharType="separate"/>
      </w:r>
      <w:ins w:id="55" w:author="Julien Klein [2]" w:date="2018-11-23T10:27:00Z">
        <w:r w:rsidR="00BB07E7">
          <w:t>5.7</w:t>
        </w:r>
      </w:ins>
      <w:del w:id="56" w:author="Julien Klein [2]" w:date="2018-11-23T10:27:00Z">
        <w:r w:rsidR="00C82933" w:rsidDel="00BB07E7">
          <w:delText>5.7</w:delText>
        </w:r>
      </w:del>
      <w:del w:id="57" w:author="Julien Klein [2]" w:date="2018-11-23T10:24:00Z">
        <w:r w:rsidR="002F577A" w:rsidDel="00C82933">
          <w:delText>5.6</w:delText>
        </w:r>
      </w:del>
      <w:r w:rsidR="00C60FDD">
        <w:fldChar w:fldCharType="end"/>
      </w:r>
      <w:r w:rsidR="00C60FDD">
        <w:t xml:space="preserve"> </w:t>
      </w:r>
      <w:r w:rsidR="00C60FDD">
        <w:fldChar w:fldCharType="begin"/>
      </w:r>
      <w:r w:rsidR="00C60FDD">
        <w:instrText xml:space="preserve"> REF _Ref524013390 \h </w:instrText>
      </w:r>
      <w:r w:rsidR="00C60FDD">
        <w:fldChar w:fldCharType="separate"/>
      </w:r>
      <w:r w:rsidR="002F577A">
        <w:t>Bitmap Decoding Examples</w:t>
      </w:r>
      <w:r w:rsidR="00C60FDD">
        <w:fldChar w:fldCharType="end"/>
      </w:r>
      <w:r w:rsidR="00C60FDD">
        <w:t xml:space="preserve"> for more details regarding band bitmaps.</w:t>
      </w:r>
    </w:p>
    <w:p w14:paraId="7269BF92" w14:textId="54B468F9" w:rsidR="00C372DE" w:rsidRDefault="00C372DE" w:rsidP="00C372DE">
      <w:r>
        <w:t>Example:</w:t>
      </w:r>
    </w:p>
    <w:p w14:paraId="7267BA05" w14:textId="77777777" w:rsidR="00C71667" w:rsidRPr="001A09D6" w:rsidRDefault="00C71667" w:rsidP="001A09D6">
      <w:pPr>
        <w:pStyle w:val="Indented"/>
        <w:rPr>
          <w:rStyle w:val="Code"/>
        </w:rPr>
      </w:pPr>
      <w:r w:rsidRPr="001A09D6">
        <w:rPr>
          <w:rStyle w:val="Code"/>
        </w:rPr>
        <w:t>AT+KBNDCFG=?</w:t>
      </w:r>
    </w:p>
    <w:p w14:paraId="25C86D27" w14:textId="77777777" w:rsidR="00C71667" w:rsidRPr="001A09D6" w:rsidRDefault="00C71667" w:rsidP="001A09D6">
      <w:pPr>
        <w:pStyle w:val="Indented"/>
        <w:rPr>
          <w:rStyle w:val="Code"/>
        </w:rPr>
      </w:pPr>
      <w:r w:rsidRPr="001A09D6">
        <w:rPr>
          <w:rStyle w:val="Code"/>
        </w:rPr>
        <w:t>+KBNDCFG: 0,0000000000000A0E189F</w:t>
      </w:r>
    </w:p>
    <w:p w14:paraId="1510428B" w14:textId="77777777" w:rsidR="00C71667" w:rsidRPr="001A09D6" w:rsidRDefault="00C71667" w:rsidP="001A09D6">
      <w:pPr>
        <w:pStyle w:val="Indented"/>
        <w:rPr>
          <w:rStyle w:val="Code"/>
        </w:rPr>
      </w:pPr>
      <w:r w:rsidRPr="001A09D6">
        <w:rPr>
          <w:rStyle w:val="Code"/>
        </w:rPr>
        <w:t>+KBNDCFG: 1,0</w:t>
      </w:r>
    </w:p>
    <w:p w14:paraId="2BD58C04" w14:textId="77777777" w:rsidR="00C71667" w:rsidRPr="001A09D6" w:rsidRDefault="00C71667" w:rsidP="001A09D6">
      <w:pPr>
        <w:pStyle w:val="Indented"/>
        <w:rPr>
          <w:rStyle w:val="Code"/>
        </w:rPr>
      </w:pPr>
      <w:r w:rsidRPr="001A09D6">
        <w:rPr>
          <w:rStyle w:val="Code"/>
        </w:rPr>
        <w:t>+KBNDCFG: 2,0</w:t>
      </w:r>
    </w:p>
    <w:p w14:paraId="2C850A54" w14:textId="6A14022C" w:rsidR="00C71667" w:rsidRPr="001A09D6" w:rsidRDefault="00C71667" w:rsidP="001A09D6">
      <w:pPr>
        <w:pStyle w:val="Indented"/>
        <w:rPr>
          <w:rStyle w:val="Code"/>
        </w:rPr>
      </w:pPr>
      <w:r w:rsidRPr="001A09D6">
        <w:rPr>
          <w:rStyle w:val="Code"/>
        </w:rPr>
        <w:t>OK</w:t>
      </w:r>
    </w:p>
    <w:p w14:paraId="51EC96F7" w14:textId="77777777" w:rsidR="00C71667" w:rsidRDefault="00C71667" w:rsidP="001A09D6"/>
    <w:p w14:paraId="1CA43185" w14:textId="01C516F8" w:rsidR="00C71667" w:rsidRDefault="00C71667" w:rsidP="001A09D6">
      <w:r w:rsidRPr="00665862">
        <w:t xml:space="preserve">In </w:t>
      </w:r>
      <w:r w:rsidR="00C372DE">
        <w:t xml:space="preserve">the </w:t>
      </w:r>
      <w:r w:rsidRPr="00665862">
        <w:t>example</w:t>
      </w:r>
      <w:r w:rsidR="00C372DE">
        <w:t xml:space="preserve"> given above</w:t>
      </w:r>
      <w:r>
        <w:t>:</w:t>
      </w:r>
    </w:p>
    <w:p w14:paraId="7DD49D74" w14:textId="037D939C" w:rsidR="00C372DE" w:rsidRDefault="00C372DE" w:rsidP="00C372DE">
      <w:pPr>
        <w:pStyle w:val="Bulleted"/>
      </w:pPr>
      <w:r w:rsidRPr="0067681D">
        <w:t>Bands 1, 2, 3, 4, 5</w:t>
      </w:r>
      <w:r>
        <w:t xml:space="preserve">, 8, 12, 13, 18, 19, 20, 26 and 28 are supported for </w:t>
      </w:r>
      <w:r w:rsidRPr="0067681D">
        <w:t>CAT-M1</w:t>
      </w:r>
      <w:r>
        <w:t xml:space="preserve"> (</w:t>
      </w:r>
      <w:r w:rsidRPr="001A09D6">
        <w:rPr>
          <w:rStyle w:val="Code"/>
        </w:rPr>
        <w:t>&lt;RAT&gt;</w:t>
      </w:r>
      <w:r>
        <w:t xml:space="preserve"> = 0)</w:t>
      </w:r>
    </w:p>
    <w:p w14:paraId="0F1C5EA0" w14:textId="36E7D9B7" w:rsidR="00C71667" w:rsidRPr="00845F95" w:rsidRDefault="00C71667" w:rsidP="001A09D6">
      <w:pPr>
        <w:pStyle w:val="Bulleted"/>
      </w:pPr>
      <w:r>
        <w:t xml:space="preserve">No </w:t>
      </w:r>
      <w:r w:rsidR="00C372DE">
        <w:t xml:space="preserve">supported </w:t>
      </w:r>
      <w:r>
        <w:t xml:space="preserve">bands </w:t>
      </w:r>
      <w:r w:rsidRPr="00845F95">
        <w:t xml:space="preserve">for </w:t>
      </w:r>
      <w:r w:rsidRPr="001A09D6">
        <w:t>NB1</w:t>
      </w:r>
      <w:r w:rsidRPr="00845F95">
        <w:t xml:space="preserve"> </w:t>
      </w:r>
      <w:r w:rsidRPr="00A12799">
        <w:t>(</w:t>
      </w:r>
      <w:r w:rsidRPr="001A09D6">
        <w:rPr>
          <w:rStyle w:val="Code"/>
        </w:rPr>
        <w:t>&lt;RAT&gt;</w:t>
      </w:r>
      <w:r w:rsidR="00C372DE">
        <w:t xml:space="preserve"> = 1</w:t>
      </w:r>
      <w:r w:rsidRPr="00845F95">
        <w:t>)</w:t>
      </w:r>
    </w:p>
    <w:p w14:paraId="19D883C5" w14:textId="7FB8410E" w:rsidR="00C71667" w:rsidRDefault="00C71667" w:rsidP="00C372DE">
      <w:pPr>
        <w:pStyle w:val="Bulleted"/>
      </w:pPr>
      <w:r w:rsidRPr="00C372DE">
        <w:t xml:space="preserve">No </w:t>
      </w:r>
      <w:r w:rsidR="00C372DE">
        <w:t xml:space="preserve">supported </w:t>
      </w:r>
      <w:r w:rsidRPr="00845F95">
        <w:t xml:space="preserve">bands </w:t>
      </w:r>
      <w:r w:rsidRPr="00C372DE">
        <w:t xml:space="preserve">for </w:t>
      </w:r>
      <w:r w:rsidRPr="001A09D6">
        <w:t>GSM</w:t>
      </w:r>
      <w:r w:rsidRPr="00845F95">
        <w:t xml:space="preserve"> </w:t>
      </w:r>
      <w:r w:rsidRPr="00C372DE">
        <w:t>(</w:t>
      </w:r>
      <w:r w:rsidRPr="001A09D6">
        <w:rPr>
          <w:rStyle w:val="Code"/>
        </w:rPr>
        <w:t>&lt;RAT&gt;</w:t>
      </w:r>
      <w:r w:rsidR="00C372DE">
        <w:t xml:space="preserve"> = 2</w:t>
      </w:r>
      <w:r w:rsidRPr="00845F95">
        <w:t>)</w:t>
      </w:r>
    </w:p>
    <w:p w14:paraId="0F328EE8" w14:textId="2918E39A" w:rsidR="00C372DE" w:rsidRPr="00845F95" w:rsidRDefault="00C372DE" w:rsidP="001A09D6">
      <w:pPr>
        <w:pStyle w:val="Note"/>
      </w:pPr>
      <w:r>
        <w:t>Only CAT-M1 is supported by the HL7800-M. NB1 and GSM will be supported in future products.</w:t>
      </w:r>
    </w:p>
    <w:p w14:paraId="3B4408A8" w14:textId="7FE34B87" w:rsidR="00C71667" w:rsidRDefault="00C71667" w:rsidP="001A09D6">
      <w:pPr>
        <w:pStyle w:val="Heading2"/>
        <w:keepNext w:val="0"/>
        <w:spacing w:before="200" w:after="200"/>
      </w:pPr>
      <w:r>
        <w:t xml:space="preserve">Check </w:t>
      </w:r>
      <w:r w:rsidR="00C372DE">
        <w:t>E</w:t>
      </w:r>
      <w:r w:rsidR="00114043">
        <w:t xml:space="preserve">nabled </w:t>
      </w:r>
      <w:r w:rsidR="00C372DE">
        <w:t>Bands</w:t>
      </w:r>
    </w:p>
    <w:p w14:paraId="46135648" w14:textId="796FDBCB" w:rsidR="00C372DE" w:rsidRDefault="00224BD9" w:rsidP="00C372DE">
      <w:r>
        <w:t>Send</w:t>
      </w:r>
      <w:r w:rsidR="00C372DE">
        <w:t xml:space="preserve"> </w:t>
      </w:r>
      <w:r w:rsidR="00C372DE" w:rsidRPr="001A09D6">
        <w:rPr>
          <w:rStyle w:val="Code"/>
        </w:rPr>
        <w:t>AT+KBNDCFG?</w:t>
      </w:r>
      <w:r w:rsidR="00C71667">
        <w:t xml:space="preserve"> to check all </w:t>
      </w:r>
      <w:r w:rsidR="00943468">
        <w:t xml:space="preserve">enabled </w:t>
      </w:r>
      <w:r w:rsidR="00C71667">
        <w:t>bands</w:t>
      </w:r>
      <w:r w:rsidR="00C372DE">
        <w:t xml:space="preserve">. The module will respond with </w:t>
      </w:r>
      <w:r w:rsidR="00C372DE" w:rsidRPr="001A09D6">
        <w:rPr>
          <w:rStyle w:val="Code"/>
        </w:rPr>
        <w:t>+KBNDCFG: &lt;RAT</w:t>
      </w:r>
      <w:proofErr w:type="gramStart"/>
      <w:r w:rsidR="00C372DE" w:rsidRPr="001A09D6">
        <w:rPr>
          <w:rStyle w:val="Code"/>
        </w:rPr>
        <w:t>&gt;,(</w:t>
      </w:r>
      <w:proofErr w:type="gramEnd"/>
      <w:r w:rsidR="00C372DE" w:rsidRPr="001A09D6">
        <w:rPr>
          <w:rStyle w:val="Code"/>
        </w:rPr>
        <w:t>list of configured &lt;</w:t>
      </w:r>
      <w:proofErr w:type="spellStart"/>
      <w:r w:rsidR="00C372DE" w:rsidRPr="001A09D6">
        <w:rPr>
          <w:rStyle w:val="Code"/>
        </w:rPr>
        <w:t>bnd</w:t>
      </w:r>
      <w:proofErr w:type="spellEnd"/>
      <w:r w:rsidR="00C372DE" w:rsidRPr="001A09D6">
        <w:rPr>
          <w:rStyle w:val="Code"/>
        </w:rPr>
        <w:t xml:space="preserve"> bitmap&gt;s)</w:t>
      </w:r>
      <w:r w:rsidR="00C372DE" w:rsidRPr="00845F95">
        <w:t>.</w:t>
      </w:r>
      <w:r w:rsidR="00C372DE" w:rsidRPr="00C372DE">
        <w:t xml:space="preserve"> </w:t>
      </w:r>
      <w:r w:rsidR="00C372DE">
        <w:t xml:space="preserve">The response is given for all enabled </w:t>
      </w:r>
      <w:r w:rsidR="00C372DE" w:rsidRPr="001A09D6">
        <w:rPr>
          <w:rStyle w:val="Code"/>
        </w:rPr>
        <w:t>&lt;RAT&gt;</w:t>
      </w:r>
      <w:r w:rsidR="00C372DE">
        <w:t>s, with supported bands per radio access technology as a bitmap.</w:t>
      </w:r>
      <w:r w:rsidR="004314FA">
        <w:t xml:space="preserve"> Refer to section </w:t>
      </w:r>
      <w:r w:rsidR="004314FA">
        <w:fldChar w:fldCharType="begin"/>
      </w:r>
      <w:r w:rsidR="004314FA">
        <w:instrText xml:space="preserve"> REF _Ref524013390 \w \h </w:instrText>
      </w:r>
      <w:r w:rsidR="004314FA">
        <w:fldChar w:fldCharType="separate"/>
      </w:r>
      <w:ins w:id="58" w:author="Julien Klein [2]" w:date="2018-11-23T10:24:00Z">
        <w:r w:rsidR="00A06EE4">
          <w:t>5.7</w:t>
        </w:r>
      </w:ins>
      <w:del w:id="59" w:author="Julien Klein [2]" w:date="2018-11-23T10:24:00Z">
        <w:r w:rsidR="004314FA" w:rsidDel="00A06EE4">
          <w:delText>5.6</w:delText>
        </w:r>
      </w:del>
      <w:r w:rsidR="004314FA">
        <w:fldChar w:fldCharType="end"/>
      </w:r>
      <w:r w:rsidR="004314FA">
        <w:t xml:space="preserve"> </w:t>
      </w:r>
      <w:r w:rsidR="004314FA">
        <w:fldChar w:fldCharType="begin"/>
      </w:r>
      <w:r w:rsidR="004314FA">
        <w:instrText xml:space="preserve"> REF _Ref524013390 \h </w:instrText>
      </w:r>
      <w:r w:rsidR="004314FA">
        <w:fldChar w:fldCharType="separate"/>
      </w:r>
      <w:r w:rsidR="004314FA">
        <w:t>Bitmap Decoding Examples</w:t>
      </w:r>
      <w:r w:rsidR="004314FA">
        <w:fldChar w:fldCharType="end"/>
      </w:r>
      <w:r w:rsidR="004314FA">
        <w:t xml:space="preserve"> for more details regarding band bitmaps.</w:t>
      </w:r>
    </w:p>
    <w:p w14:paraId="709FC9A0" w14:textId="6BB316B1" w:rsidR="00C372DE" w:rsidRDefault="00C372DE" w:rsidP="00845F95">
      <w:r>
        <w:t>Example:</w:t>
      </w:r>
    </w:p>
    <w:p w14:paraId="7017A4A1" w14:textId="77777777" w:rsidR="00C71667" w:rsidRPr="001A09D6" w:rsidRDefault="00C71667" w:rsidP="001A09D6">
      <w:pPr>
        <w:pStyle w:val="Indented"/>
        <w:rPr>
          <w:rStyle w:val="Code"/>
        </w:rPr>
      </w:pPr>
      <w:r w:rsidRPr="001A09D6">
        <w:rPr>
          <w:rStyle w:val="Code"/>
        </w:rPr>
        <w:t>AT+KBNDCFG?</w:t>
      </w:r>
    </w:p>
    <w:p w14:paraId="4A083E81" w14:textId="77777777" w:rsidR="00C71667" w:rsidRPr="001A09D6" w:rsidRDefault="00C71667" w:rsidP="001A09D6">
      <w:pPr>
        <w:pStyle w:val="Indented"/>
        <w:rPr>
          <w:rStyle w:val="Code"/>
        </w:rPr>
      </w:pPr>
      <w:r w:rsidRPr="001A09D6">
        <w:rPr>
          <w:rStyle w:val="Code"/>
        </w:rPr>
        <w:lastRenderedPageBreak/>
        <w:t>+KBNDCFG: 0,00000000000000001004</w:t>
      </w:r>
    </w:p>
    <w:p w14:paraId="3952A80A" w14:textId="77777777" w:rsidR="00C71667" w:rsidRPr="001A09D6" w:rsidRDefault="00C71667" w:rsidP="001A09D6">
      <w:pPr>
        <w:pStyle w:val="Indented"/>
        <w:rPr>
          <w:rStyle w:val="Code"/>
        </w:rPr>
      </w:pPr>
      <w:r w:rsidRPr="001A09D6">
        <w:rPr>
          <w:rStyle w:val="Code"/>
        </w:rPr>
        <w:t>+KBNDCFG: 1,0</w:t>
      </w:r>
    </w:p>
    <w:p w14:paraId="330564EB" w14:textId="77777777" w:rsidR="00C71667" w:rsidRPr="001A09D6" w:rsidRDefault="00C71667" w:rsidP="001A09D6">
      <w:pPr>
        <w:pStyle w:val="Indented"/>
        <w:rPr>
          <w:rStyle w:val="Code"/>
        </w:rPr>
      </w:pPr>
      <w:r w:rsidRPr="001A09D6">
        <w:rPr>
          <w:rStyle w:val="Code"/>
        </w:rPr>
        <w:t>+KBNDCFG: 2,0</w:t>
      </w:r>
    </w:p>
    <w:p w14:paraId="639BC786" w14:textId="44F270D9" w:rsidR="00C71667" w:rsidRPr="001A09D6" w:rsidRDefault="00C71667" w:rsidP="001A09D6">
      <w:pPr>
        <w:pStyle w:val="Indented"/>
        <w:rPr>
          <w:rStyle w:val="Code"/>
        </w:rPr>
      </w:pPr>
      <w:r w:rsidRPr="001A09D6">
        <w:rPr>
          <w:rStyle w:val="Code"/>
        </w:rPr>
        <w:t>OK</w:t>
      </w:r>
    </w:p>
    <w:p w14:paraId="1903EDE0" w14:textId="77777777" w:rsidR="00C71667" w:rsidRDefault="00C71667" w:rsidP="001A09D6">
      <w:pPr>
        <w:jc w:val="both"/>
      </w:pPr>
    </w:p>
    <w:p w14:paraId="41D3B721" w14:textId="70A451FD" w:rsidR="00C71667" w:rsidRDefault="00C71667" w:rsidP="001A09D6">
      <w:pPr>
        <w:jc w:val="both"/>
      </w:pPr>
      <w:r w:rsidRPr="00665862">
        <w:t xml:space="preserve">In </w:t>
      </w:r>
      <w:r w:rsidR="00C372DE">
        <w:t>the example given above:</w:t>
      </w:r>
    </w:p>
    <w:p w14:paraId="1835036F" w14:textId="697411A3" w:rsidR="00C372DE" w:rsidRPr="00FA5C24" w:rsidRDefault="00C372DE" w:rsidP="00C372DE">
      <w:pPr>
        <w:pStyle w:val="Bulleted"/>
      </w:pPr>
      <w:r w:rsidRPr="00FA5C24">
        <w:t>Bands 3 and 13 are enabled for CAT-M1</w:t>
      </w:r>
      <w:r>
        <w:t xml:space="preserve"> </w:t>
      </w:r>
      <w:r w:rsidRPr="00FA5C24">
        <w:t>(</w:t>
      </w:r>
      <w:r w:rsidRPr="001A09D6">
        <w:rPr>
          <w:rStyle w:val="Code"/>
        </w:rPr>
        <w:t>&lt;RAT&gt;</w:t>
      </w:r>
      <w:r>
        <w:t xml:space="preserve"> = 0</w:t>
      </w:r>
      <w:r w:rsidRPr="00FA5C24">
        <w:t>)</w:t>
      </w:r>
    </w:p>
    <w:p w14:paraId="722542C7" w14:textId="53D6553B" w:rsidR="00C71667" w:rsidRPr="00845F95" w:rsidRDefault="00C71667" w:rsidP="001A09D6">
      <w:pPr>
        <w:pStyle w:val="Bulleted"/>
      </w:pPr>
      <w:r w:rsidRPr="00845F95">
        <w:t xml:space="preserve">No </w:t>
      </w:r>
      <w:r w:rsidR="00C372DE">
        <w:t xml:space="preserve">enabled </w:t>
      </w:r>
      <w:r w:rsidRPr="00845F95">
        <w:t xml:space="preserve">bands </w:t>
      </w:r>
      <w:r w:rsidRPr="006C01FE">
        <w:t xml:space="preserve">for </w:t>
      </w:r>
      <w:r w:rsidRPr="001A09D6">
        <w:t>NB1</w:t>
      </w:r>
      <w:r w:rsidRPr="00845F95">
        <w:t xml:space="preserve"> </w:t>
      </w:r>
      <w:r w:rsidRPr="00A12799">
        <w:t>(</w:t>
      </w:r>
      <w:r w:rsidRPr="001A09D6">
        <w:rPr>
          <w:rStyle w:val="Code"/>
        </w:rPr>
        <w:t>&lt;RAT&gt;</w:t>
      </w:r>
      <w:r w:rsidR="00C372DE">
        <w:t xml:space="preserve"> = 1</w:t>
      </w:r>
      <w:r w:rsidRPr="00845F95">
        <w:t>)</w:t>
      </w:r>
    </w:p>
    <w:p w14:paraId="1A7FCBAC" w14:textId="7E259BEB" w:rsidR="00C71667" w:rsidRPr="00845F95" w:rsidRDefault="00C71667" w:rsidP="001A09D6">
      <w:pPr>
        <w:pStyle w:val="Bulleted"/>
      </w:pPr>
      <w:r w:rsidRPr="00A12799">
        <w:t xml:space="preserve">No </w:t>
      </w:r>
      <w:r w:rsidR="00C372DE">
        <w:t xml:space="preserve">enabled </w:t>
      </w:r>
      <w:r w:rsidRPr="00845F95">
        <w:t xml:space="preserve">bands </w:t>
      </w:r>
      <w:r w:rsidRPr="006C01FE">
        <w:t xml:space="preserve">for </w:t>
      </w:r>
      <w:r w:rsidRPr="001A09D6">
        <w:t>GSM</w:t>
      </w:r>
      <w:r w:rsidRPr="00845F95">
        <w:t xml:space="preserve"> </w:t>
      </w:r>
      <w:r w:rsidRPr="00A12799">
        <w:t>(</w:t>
      </w:r>
      <w:r w:rsidRPr="001A09D6">
        <w:rPr>
          <w:rStyle w:val="Code"/>
        </w:rPr>
        <w:t>&lt;RAT&gt;</w:t>
      </w:r>
      <w:r w:rsidR="00C372DE">
        <w:t xml:space="preserve"> = 2</w:t>
      </w:r>
      <w:r w:rsidRPr="00845F95">
        <w:t>)</w:t>
      </w:r>
    </w:p>
    <w:p w14:paraId="30E4E412" w14:textId="188B1CD2" w:rsidR="00C71667" w:rsidRPr="00C372DE" w:rsidRDefault="00845F95" w:rsidP="001A09D6">
      <w:pPr>
        <w:pStyle w:val="Note"/>
      </w:pPr>
      <w:r>
        <w:t>E</w:t>
      </w:r>
      <w:r w:rsidR="00114043" w:rsidRPr="001A09D6">
        <w:t xml:space="preserve">nabled </w:t>
      </w:r>
      <w:r w:rsidR="00C71667" w:rsidRPr="001A09D6">
        <w:t>bands are a subset of the supported bands</w:t>
      </w:r>
      <w:r>
        <w:t xml:space="preserve"> for each RAT</w:t>
      </w:r>
      <w:r w:rsidR="00C372DE" w:rsidRPr="001A09D6">
        <w:t>.</w:t>
      </w:r>
    </w:p>
    <w:p w14:paraId="27770C19" w14:textId="2ABDD0BD" w:rsidR="00C71667" w:rsidRDefault="00C71667">
      <w:pPr>
        <w:pStyle w:val="Heading2"/>
        <w:spacing w:before="200" w:after="200"/>
      </w:pPr>
      <w:bookmarkStart w:id="60" w:name="_Ref524014427"/>
      <w:r w:rsidRPr="00C13408">
        <w:t xml:space="preserve">Set RF </w:t>
      </w:r>
      <w:r w:rsidR="00C372DE">
        <w:t>B</w:t>
      </w:r>
      <w:r w:rsidRPr="00C13408">
        <w:t xml:space="preserve">ands on </w:t>
      </w:r>
      <w:r w:rsidR="00C372DE">
        <w:t>w</w:t>
      </w:r>
      <w:r w:rsidRPr="00C13408">
        <w:t xml:space="preserve">hich </w:t>
      </w:r>
      <w:r w:rsidR="00C372DE">
        <w:t>to O</w:t>
      </w:r>
      <w:r w:rsidRPr="00C13408">
        <w:t>perate</w:t>
      </w:r>
      <w:bookmarkEnd w:id="60"/>
    </w:p>
    <w:p w14:paraId="49941888" w14:textId="2DA45D63" w:rsidR="00177990" w:rsidRDefault="00EE75E5">
      <w:pPr>
        <w:keepNext/>
      </w:pPr>
      <w:r>
        <w:t xml:space="preserve">It is </w:t>
      </w:r>
      <w:r w:rsidR="00114043">
        <w:t xml:space="preserve">necessary </w:t>
      </w:r>
      <w:r w:rsidR="00C71667">
        <w:t xml:space="preserve">to </w:t>
      </w:r>
      <w:r w:rsidR="00114043">
        <w:t xml:space="preserve">define </w:t>
      </w:r>
      <w:r w:rsidR="00C71667">
        <w:t>the RF bands on which the final product will operate.</w:t>
      </w:r>
      <w:r w:rsidR="00177990">
        <w:t xml:space="preserve"> (Prior to defining the RF bands, check the list of bands supported by the module. Refer to section </w:t>
      </w:r>
      <w:r w:rsidR="00177990">
        <w:fldChar w:fldCharType="begin"/>
      </w:r>
      <w:r w:rsidR="00177990">
        <w:instrText xml:space="preserve"> REF _Ref524011746 \w \h </w:instrText>
      </w:r>
      <w:r w:rsidR="00177990">
        <w:fldChar w:fldCharType="separate"/>
      </w:r>
      <w:ins w:id="61" w:author="Julien Klein [2]" w:date="2018-11-23T10:24:00Z">
        <w:r w:rsidR="00A06EE4">
          <w:t>5.2</w:t>
        </w:r>
      </w:ins>
      <w:del w:id="62" w:author="Julien Klein [2]" w:date="2018-11-23T10:24:00Z">
        <w:r w:rsidR="002F577A" w:rsidDel="00A06EE4">
          <w:delText>5.1</w:delText>
        </w:r>
      </w:del>
      <w:r w:rsidR="00177990">
        <w:fldChar w:fldCharType="end"/>
      </w:r>
      <w:r w:rsidR="00177990">
        <w:t xml:space="preserve"> </w:t>
      </w:r>
      <w:r w:rsidR="00177990">
        <w:fldChar w:fldCharType="begin"/>
      </w:r>
      <w:r w:rsidR="00177990">
        <w:instrText xml:space="preserve"> REF _Ref524011746 \h </w:instrText>
      </w:r>
      <w:r w:rsidR="00177990">
        <w:fldChar w:fldCharType="separate"/>
      </w:r>
      <w:r w:rsidR="002F577A">
        <w:t>Check Supported Bands</w:t>
      </w:r>
      <w:r w:rsidR="00177990">
        <w:fldChar w:fldCharType="end"/>
      </w:r>
      <w:r w:rsidR="00177990">
        <w:t xml:space="preserve"> for details.)</w:t>
      </w:r>
    </w:p>
    <w:p w14:paraId="61302D13" w14:textId="0B8E543E" w:rsidR="00EE75E5" w:rsidRPr="001A09D6" w:rsidRDefault="00EE75E5" w:rsidP="001A09D6">
      <w:pPr>
        <w:keepNext/>
      </w:pPr>
      <w:r>
        <w:t xml:space="preserve">To </w:t>
      </w:r>
      <w:r w:rsidR="00177990">
        <w:t>define RF bands on which to operate</w:t>
      </w:r>
      <w:r>
        <w:t xml:space="preserve">, </w:t>
      </w:r>
      <w:r w:rsidR="00224BD9">
        <w:t xml:space="preserve">send </w:t>
      </w:r>
      <w:r w:rsidRPr="001A09D6">
        <w:rPr>
          <w:rStyle w:val="Code"/>
        </w:rPr>
        <w:t>AT+KBNDCFG=&lt;RAT</w:t>
      </w:r>
      <w:proofErr w:type="gramStart"/>
      <w:r w:rsidRPr="001A09D6">
        <w:rPr>
          <w:rStyle w:val="Code"/>
        </w:rPr>
        <w:t>&gt;,&lt;</w:t>
      </w:r>
      <w:proofErr w:type="spellStart"/>
      <w:proofErr w:type="gramEnd"/>
      <w:r w:rsidRPr="001A09D6">
        <w:rPr>
          <w:rStyle w:val="Code"/>
        </w:rPr>
        <w:t>bnd</w:t>
      </w:r>
      <w:proofErr w:type="spellEnd"/>
      <w:r w:rsidRPr="001A09D6">
        <w:rPr>
          <w:rStyle w:val="Code"/>
        </w:rPr>
        <w:t xml:space="preserve"> bitmap&gt;</w:t>
      </w:r>
      <w:r>
        <w:t>.</w:t>
      </w:r>
    </w:p>
    <w:p w14:paraId="5C60461C" w14:textId="69D9B4A4" w:rsidR="00C71667" w:rsidRDefault="00EE75E5" w:rsidP="001A09D6">
      <w:pPr>
        <w:keepNext/>
      </w:pPr>
      <w:r>
        <w:t>Example:</w:t>
      </w:r>
    </w:p>
    <w:p w14:paraId="5796194E" w14:textId="1A66632E" w:rsidR="00EE75E5" w:rsidRDefault="00EE75E5" w:rsidP="001309D2">
      <w:pPr>
        <w:keepNext/>
      </w:pPr>
      <w:r>
        <w:t>I</w:t>
      </w:r>
      <w:r w:rsidR="00C71667">
        <w:t xml:space="preserve">f the final product is supposed to only </w:t>
      </w:r>
      <w:r>
        <w:t xml:space="preserve">work </w:t>
      </w:r>
      <w:r w:rsidR="00C71667">
        <w:t xml:space="preserve">on </w:t>
      </w:r>
      <w:r>
        <w:t>CAT-M1 B</w:t>
      </w:r>
      <w:r w:rsidR="00C71667">
        <w:t xml:space="preserve">and 3, </w:t>
      </w:r>
      <w:r w:rsidR="00224BD9">
        <w:t>send</w:t>
      </w:r>
      <w:r>
        <w:t xml:space="preserve"> </w:t>
      </w:r>
      <w:r w:rsidR="00C71667" w:rsidRPr="001A09D6">
        <w:rPr>
          <w:rStyle w:val="Code"/>
        </w:rPr>
        <w:t>AT+KBNDCFG=0,00000000000000000004</w:t>
      </w:r>
      <w:r w:rsidRPr="001A09D6">
        <w:t>.</w:t>
      </w:r>
    </w:p>
    <w:p w14:paraId="2FF92EE8" w14:textId="7019BAF6" w:rsidR="00C71667" w:rsidRDefault="00C71667" w:rsidP="001A09D6">
      <w:r w:rsidRPr="001A09D6">
        <w:rPr>
          <w:rStyle w:val="Code"/>
        </w:rPr>
        <w:t>ERROR</w:t>
      </w:r>
      <w:r>
        <w:t xml:space="preserve"> or </w:t>
      </w:r>
      <w:r w:rsidRPr="001A09D6">
        <w:rPr>
          <w:rStyle w:val="Code"/>
        </w:rPr>
        <w:t>+CME ERROR</w:t>
      </w:r>
      <w:r>
        <w:t xml:space="preserve"> will be returned if the entered configuration is not available</w:t>
      </w:r>
      <w:r w:rsidR="001170BF">
        <w:t xml:space="preserve"> (</w:t>
      </w:r>
      <w:proofErr w:type="spellStart"/>
      <w:r w:rsidR="001170BF">
        <w:t>e.g</w:t>
      </w:r>
      <w:proofErr w:type="spellEnd"/>
      <w:r w:rsidR="001170BF">
        <w:t xml:space="preserve"> if the band bitmap includes a band which is not supported by the module)</w:t>
      </w:r>
      <w:r w:rsidR="00EE75E5">
        <w:t>:</w:t>
      </w:r>
    </w:p>
    <w:p w14:paraId="5D81A679" w14:textId="77777777" w:rsidR="00C71667" w:rsidRPr="001A09D6" w:rsidRDefault="00C71667" w:rsidP="001A09D6">
      <w:pPr>
        <w:pStyle w:val="Indented"/>
        <w:rPr>
          <w:rStyle w:val="Code"/>
        </w:rPr>
      </w:pPr>
      <w:r w:rsidRPr="001A09D6">
        <w:rPr>
          <w:rStyle w:val="Code"/>
        </w:rPr>
        <w:t>AT+KBNDCFG=0,00000000000000000044</w:t>
      </w:r>
    </w:p>
    <w:p w14:paraId="1F636A93" w14:textId="5F3FB27F" w:rsidR="00C71667" w:rsidRPr="001A09D6" w:rsidRDefault="00C71667" w:rsidP="001A09D6">
      <w:pPr>
        <w:pStyle w:val="Indented"/>
      </w:pPr>
      <w:r w:rsidRPr="001A09D6">
        <w:rPr>
          <w:rStyle w:val="Code"/>
        </w:rPr>
        <w:t>+CME ERROR: 3</w:t>
      </w:r>
    </w:p>
    <w:p w14:paraId="27D54FC0" w14:textId="230CA37B" w:rsidR="00C71667" w:rsidRDefault="00C71667" w:rsidP="001A09D6">
      <w:r>
        <w:t xml:space="preserve">If the entered configuration is available, </w:t>
      </w:r>
      <w:r w:rsidRPr="001A09D6">
        <w:rPr>
          <w:rStyle w:val="Code"/>
        </w:rPr>
        <w:t>OK</w:t>
      </w:r>
      <w:r>
        <w:t xml:space="preserve"> will be returned along with the current configuration</w:t>
      </w:r>
      <w:r w:rsidR="00EE75E5">
        <w:t>:</w:t>
      </w:r>
    </w:p>
    <w:p w14:paraId="0E742E04" w14:textId="77777777" w:rsidR="00C71667" w:rsidRPr="001A09D6" w:rsidRDefault="00C71667" w:rsidP="001A09D6">
      <w:pPr>
        <w:pStyle w:val="Indented"/>
        <w:rPr>
          <w:rStyle w:val="Code"/>
        </w:rPr>
      </w:pPr>
      <w:r w:rsidRPr="001A09D6">
        <w:rPr>
          <w:rStyle w:val="Code"/>
        </w:rPr>
        <w:t>AT+KBNDCFG=0,00000000000000000004</w:t>
      </w:r>
    </w:p>
    <w:p w14:paraId="5B02248B" w14:textId="77777777" w:rsidR="00C71667" w:rsidRPr="001A09D6" w:rsidRDefault="00C71667" w:rsidP="001A09D6">
      <w:pPr>
        <w:pStyle w:val="Indented"/>
        <w:rPr>
          <w:rStyle w:val="Code"/>
        </w:rPr>
      </w:pPr>
      <w:r w:rsidRPr="001A09D6">
        <w:rPr>
          <w:rStyle w:val="Code"/>
        </w:rPr>
        <w:t>+KBNDCFG: 0,00000000000000000004</w:t>
      </w:r>
    </w:p>
    <w:p w14:paraId="36B52E63" w14:textId="2508863B" w:rsidR="00D61BC8" w:rsidRPr="001A09D6" w:rsidRDefault="00C71667" w:rsidP="001A09D6">
      <w:pPr>
        <w:pStyle w:val="Indented"/>
        <w:rPr>
          <w:rStyle w:val="Code"/>
        </w:rPr>
      </w:pPr>
      <w:r w:rsidRPr="001A09D6">
        <w:rPr>
          <w:rStyle w:val="Code"/>
        </w:rPr>
        <w:t>OK</w:t>
      </w:r>
    </w:p>
    <w:p w14:paraId="1680C57E" w14:textId="645C8784" w:rsidR="00CC19E9" w:rsidRDefault="00CC19E9" w:rsidP="001A09D6">
      <w:pPr>
        <w:pStyle w:val="Heading2"/>
        <w:keepNext w:val="0"/>
        <w:spacing w:before="200" w:after="200"/>
      </w:pPr>
      <w:bookmarkStart w:id="63" w:name="_Ref518313783"/>
      <w:r>
        <w:t xml:space="preserve">Applicability of </w:t>
      </w:r>
      <w:r w:rsidR="00965080">
        <w:t xml:space="preserve">New Band </w:t>
      </w:r>
      <w:r w:rsidR="00EE75E5">
        <w:t>C</w:t>
      </w:r>
      <w:r>
        <w:t>onfiguration</w:t>
      </w:r>
      <w:bookmarkEnd w:id="63"/>
    </w:p>
    <w:p w14:paraId="01063CE2" w14:textId="77777777" w:rsidR="00105BF2" w:rsidRDefault="00D61BC8">
      <w:pPr>
        <w:rPr>
          <w:ins w:id="64" w:author="Julien Klein [2]" w:date="2018-11-23T10:28:00Z"/>
        </w:rPr>
      </w:pPr>
      <w:del w:id="65" w:author="Julien Klein [2]" w:date="2018-11-23T09:43:00Z">
        <w:r w:rsidRPr="0025438A" w:rsidDel="00F5667D">
          <w:delText>Sta</w:delText>
        </w:r>
        <w:r w:rsidDel="00F5667D">
          <w:delText xml:space="preserve">rting from </w:delText>
        </w:r>
        <w:r w:rsidR="00003161" w:rsidDel="00F5667D">
          <w:delText xml:space="preserve">software </w:delText>
        </w:r>
        <w:r w:rsidDel="00F5667D">
          <w:delText xml:space="preserve">release </w:delText>
        </w:r>
        <w:r w:rsidR="007E0160" w:rsidDel="00F5667D">
          <w:delText>1.5.1</w:delText>
        </w:r>
        <w:r w:rsidDel="00F5667D">
          <w:delText>,</w:delText>
        </w:r>
      </w:del>
      <w:ins w:id="66" w:author="Julien Klein [2]" w:date="2018-11-23T09:43:00Z">
        <w:r w:rsidR="00F5667D">
          <w:t>N</w:t>
        </w:r>
      </w:ins>
      <w:del w:id="67" w:author="Julien Klein [2]" w:date="2018-11-23T09:43:00Z">
        <w:r w:rsidDel="00F5667D">
          <w:delText xml:space="preserve"> n</w:delText>
        </w:r>
      </w:del>
      <w:r>
        <w:t xml:space="preserve">ew </w:t>
      </w:r>
      <w:r w:rsidR="00CC19E9">
        <w:t xml:space="preserve">band </w:t>
      </w:r>
      <w:r>
        <w:t xml:space="preserve">configuration </w:t>
      </w:r>
      <w:r w:rsidR="00CC19E9">
        <w:t>set</w:t>
      </w:r>
      <w:r>
        <w:t xml:space="preserve"> with </w:t>
      </w:r>
      <w:r w:rsidRPr="001A09D6">
        <w:rPr>
          <w:rStyle w:val="Code"/>
        </w:rPr>
        <w:t>AT+KBNDCFG=&lt;RAT</w:t>
      </w:r>
      <w:proofErr w:type="gramStart"/>
      <w:r w:rsidRPr="001A09D6">
        <w:rPr>
          <w:rStyle w:val="Code"/>
        </w:rPr>
        <w:t>&gt;,&lt;</w:t>
      </w:r>
      <w:proofErr w:type="spellStart"/>
      <w:proofErr w:type="gramEnd"/>
      <w:r w:rsidRPr="001A09D6">
        <w:rPr>
          <w:rStyle w:val="Code"/>
        </w:rPr>
        <w:t>bnd</w:t>
      </w:r>
      <w:proofErr w:type="spellEnd"/>
      <w:r w:rsidRPr="001A09D6">
        <w:rPr>
          <w:rStyle w:val="Code"/>
        </w:rPr>
        <w:t xml:space="preserve"> bitmap&gt;</w:t>
      </w:r>
      <w:r>
        <w:t xml:space="preserve"> is </w:t>
      </w:r>
      <w:r w:rsidR="005D1B06">
        <w:t xml:space="preserve">automatically </w:t>
      </w:r>
      <w:r>
        <w:t>saved in</w:t>
      </w:r>
      <w:r w:rsidR="005D1B06">
        <w:t xml:space="preserve"> </w:t>
      </w:r>
      <w:r>
        <w:t>NV memory.</w:t>
      </w:r>
      <w:r w:rsidR="00C60FDD">
        <w:t xml:space="preserve"> </w:t>
      </w:r>
    </w:p>
    <w:p w14:paraId="23F4C63B" w14:textId="09F7C326" w:rsidR="00C71667" w:rsidDel="00E34AF4" w:rsidRDefault="00C60FDD" w:rsidP="001A09D6">
      <w:pPr>
        <w:rPr>
          <w:del w:id="68" w:author="Julien Klein [2]" w:date="2018-11-23T09:43:00Z"/>
        </w:rPr>
      </w:pPr>
      <w:del w:id="69" w:author="Julien Klein [2]" w:date="2018-11-23T09:43:00Z">
        <w:r w:rsidDel="00E34AF4">
          <w:delText xml:space="preserve">Software release 1.5.0 or older requires </w:delText>
        </w:r>
        <w:r w:rsidRPr="00C41D95" w:rsidDel="00E34AF4">
          <w:rPr>
            <w:rStyle w:val="Code"/>
          </w:rPr>
          <w:delText>AT+CFUN=1,1</w:delText>
        </w:r>
        <w:r w:rsidDel="00E34AF4">
          <w:delText xml:space="preserve"> for the </w:delText>
        </w:r>
        <w:r w:rsidRPr="00C41D95" w:rsidDel="00E34AF4">
          <w:delText xml:space="preserve">new band configuration to be saved </w:delText>
        </w:r>
        <w:r w:rsidDel="00E34AF4">
          <w:delText>in</w:delText>
        </w:r>
        <w:r w:rsidRPr="00C41D95" w:rsidDel="00E34AF4">
          <w:delText xml:space="preserve"> NV memory</w:delText>
        </w:r>
        <w:r w:rsidDel="00E34AF4">
          <w:delText>.</w:delText>
        </w:r>
      </w:del>
      <w:ins w:id="70" w:author="Julien Klein [2]" w:date="2018-11-23T09:43:00Z">
        <w:r w:rsidR="00E34AF4">
          <w:t xml:space="preserve">However, </w:t>
        </w:r>
      </w:ins>
    </w:p>
    <w:p w14:paraId="63917E0B" w14:textId="4F08A831" w:rsidR="00C60FDD" w:rsidRDefault="005D1B06">
      <w:del w:id="71" w:author="Julien Klein [2]" w:date="2018-11-23T09:43:00Z">
        <w:r w:rsidDel="00E34AF4">
          <w:delText>Regardless of release,</w:delText>
        </w:r>
      </w:del>
      <w:del w:id="72" w:author="Julien Klein [2]" w:date="2018-11-23T09:44:00Z">
        <w:r w:rsidDel="00E34AF4">
          <w:delText xml:space="preserve"> </w:delText>
        </w:r>
      </w:del>
      <w:r w:rsidR="00C0501B">
        <w:t>t</w:t>
      </w:r>
      <w:r w:rsidR="00D61BC8">
        <w:t xml:space="preserve">he new </w:t>
      </w:r>
      <w:r w:rsidR="00CC19E9">
        <w:t xml:space="preserve">band </w:t>
      </w:r>
      <w:r w:rsidR="00D61BC8">
        <w:t xml:space="preserve">configuration will </w:t>
      </w:r>
      <w:r>
        <w:t xml:space="preserve">only </w:t>
      </w:r>
      <w:r w:rsidR="00D61BC8">
        <w:t xml:space="preserve">be </w:t>
      </w:r>
      <w:proofErr w:type="gramStart"/>
      <w:r w:rsidR="00D61BC8">
        <w:t>taken into account</w:t>
      </w:r>
      <w:proofErr w:type="gramEnd"/>
      <w:r w:rsidR="00D61BC8">
        <w:t xml:space="preserve"> after reset.</w:t>
      </w:r>
    </w:p>
    <w:p w14:paraId="69234929" w14:textId="2D1C3CAC" w:rsidR="002F577A" w:rsidDel="00DB632D" w:rsidRDefault="002F577A">
      <w:pPr>
        <w:rPr>
          <w:del w:id="73" w:author="Julien Klein [2]" w:date="2018-11-23T10:24:00Z"/>
        </w:rPr>
      </w:pPr>
      <w:del w:id="74" w:author="Julien Klein [2]" w:date="2018-11-23T10:24:00Z">
        <w:r w:rsidDel="00DB632D">
          <w:delText xml:space="preserve">Refer to section </w:delText>
        </w:r>
        <w:r w:rsidDel="00DB632D">
          <w:fldChar w:fldCharType="begin"/>
        </w:r>
        <w:r w:rsidDel="00DB632D">
          <w:delInstrText xml:space="preserve"> REF _Ref524017865 \w \h </w:delInstrText>
        </w:r>
        <w:r w:rsidDel="00DB632D">
          <w:fldChar w:fldCharType="separate"/>
        </w:r>
        <w:r w:rsidR="007435A7" w:rsidDel="00DB632D">
          <w:delText>5.8</w:delText>
        </w:r>
      </w:del>
      <w:del w:id="75" w:author="Julien Klein [2]" w:date="2018-11-23T09:44:00Z">
        <w:r w:rsidDel="007435A7">
          <w:delText>5.7</w:delText>
        </w:r>
      </w:del>
      <w:del w:id="76" w:author="Julien Klein [2]" w:date="2018-11-23T10:24:00Z">
        <w:r w:rsidDel="00DB632D">
          <w:fldChar w:fldCharType="end"/>
        </w:r>
        <w:r w:rsidDel="00DB632D">
          <w:delText xml:space="preserve"> for a summary of configuration effectivity.</w:delText>
        </w:r>
      </w:del>
    </w:p>
    <w:p w14:paraId="02C6B36B" w14:textId="6834C525" w:rsidR="00C71667" w:rsidRDefault="00C71667">
      <w:pPr>
        <w:pStyle w:val="Heading2"/>
        <w:keepNext w:val="0"/>
        <w:spacing w:before="200" w:after="200"/>
      </w:pPr>
      <w:r w:rsidRPr="009F6BD6">
        <w:t xml:space="preserve">Status after </w:t>
      </w:r>
      <w:r w:rsidR="005D1B06">
        <w:t>P</w:t>
      </w:r>
      <w:r w:rsidRPr="009F6BD6">
        <w:t xml:space="preserve">ower </w:t>
      </w:r>
      <w:r w:rsidR="005D1B06">
        <w:t>C</w:t>
      </w:r>
      <w:r w:rsidR="005D1B06" w:rsidRPr="009F6BD6">
        <w:t xml:space="preserve">ycle </w:t>
      </w:r>
      <w:r w:rsidRPr="009F6BD6">
        <w:t xml:space="preserve">and </w:t>
      </w:r>
      <w:r w:rsidR="005D1B06">
        <w:t>S</w:t>
      </w:r>
      <w:r w:rsidR="005D1B06" w:rsidRPr="009F6BD6">
        <w:t xml:space="preserve">oftware </w:t>
      </w:r>
      <w:r w:rsidR="005D1B06">
        <w:t>U</w:t>
      </w:r>
      <w:r w:rsidR="005D1B06" w:rsidRPr="009F6BD6">
        <w:t>pgrade</w:t>
      </w:r>
    </w:p>
    <w:p w14:paraId="274D785B" w14:textId="46C4C275" w:rsidR="002F577A" w:rsidDel="00041E44" w:rsidRDefault="002F577A" w:rsidP="002F577A">
      <w:pPr>
        <w:rPr>
          <w:del w:id="77" w:author="Julien Klein [2]" w:date="2018-11-23T09:54:00Z"/>
        </w:rPr>
      </w:pPr>
      <w:del w:id="78" w:author="Julien Klein [2]" w:date="2018-11-23T09:54:00Z">
        <w:r w:rsidDel="00041E44">
          <w:delText xml:space="preserve">Refer to section </w:delText>
        </w:r>
        <w:r w:rsidDel="00041E44">
          <w:fldChar w:fldCharType="begin"/>
        </w:r>
        <w:r w:rsidDel="00041E44">
          <w:delInstrText xml:space="preserve"> REF _Ref524017865 \w \h </w:delInstrText>
        </w:r>
        <w:r w:rsidDel="00041E44">
          <w:fldChar w:fldCharType="separate"/>
        </w:r>
      </w:del>
      <w:del w:id="79" w:author="Julien Klein [2]" w:date="2018-11-23T09:53:00Z">
        <w:r w:rsidDel="00041E44">
          <w:delText>5.7</w:delText>
        </w:r>
      </w:del>
      <w:del w:id="80" w:author="Julien Klein [2]" w:date="2018-11-23T09:54:00Z">
        <w:r w:rsidDel="00041E44">
          <w:fldChar w:fldCharType="end"/>
        </w:r>
        <w:r w:rsidDel="00041E44">
          <w:delText xml:space="preserve"> for a summary of module status.</w:delText>
        </w:r>
      </w:del>
    </w:p>
    <w:p w14:paraId="41CEC96B" w14:textId="048B85CC" w:rsidR="00C71667" w:rsidRDefault="00C71667" w:rsidP="001A09D6">
      <w:pPr>
        <w:pStyle w:val="Heading3"/>
        <w:spacing w:before="200" w:after="200"/>
      </w:pPr>
      <w:r>
        <w:t xml:space="preserve">Power </w:t>
      </w:r>
      <w:r w:rsidR="009727C3">
        <w:t>C</w:t>
      </w:r>
      <w:r>
        <w:t>ycle</w:t>
      </w:r>
    </w:p>
    <w:p w14:paraId="651385F1" w14:textId="4D31173E" w:rsidR="001037A3" w:rsidRDefault="0078137F" w:rsidP="001A09D6">
      <w:r>
        <w:t>N</w:t>
      </w:r>
      <w:r w:rsidR="001037A3">
        <w:t xml:space="preserve">ew </w:t>
      </w:r>
      <w:r w:rsidR="00CC19E9">
        <w:t xml:space="preserve">band </w:t>
      </w:r>
      <w:r w:rsidR="001037A3">
        <w:t xml:space="preserve">configuration </w:t>
      </w:r>
      <w:r w:rsidR="00CC19E9">
        <w:t>set</w:t>
      </w:r>
      <w:r w:rsidR="00D61BC8">
        <w:t xml:space="preserve"> with </w:t>
      </w:r>
      <w:r w:rsidR="00D61BC8" w:rsidRPr="001A09D6">
        <w:rPr>
          <w:rStyle w:val="Code"/>
        </w:rPr>
        <w:t>AT+KBNDCFG=&lt;RAT</w:t>
      </w:r>
      <w:proofErr w:type="gramStart"/>
      <w:r w:rsidR="00D61BC8" w:rsidRPr="001A09D6">
        <w:rPr>
          <w:rStyle w:val="Code"/>
        </w:rPr>
        <w:t>&gt;,&lt;</w:t>
      </w:r>
      <w:proofErr w:type="spellStart"/>
      <w:proofErr w:type="gramEnd"/>
      <w:r w:rsidR="00D61BC8" w:rsidRPr="001A09D6">
        <w:rPr>
          <w:rStyle w:val="Code"/>
        </w:rPr>
        <w:t>bnd</w:t>
      </w:r>
      <w:proofErr w:type="spellEnd"/>
      <w:r w:rsidR="00D61BC8" w:rsidRPr="001A09D6">
        <w:rPr>
          <w:rStyle w:val="Code"/>
        </w:rPr>
        <w:t xml:space="preserve"> bitmap&gt;</w:t>
      </w:r>
      <w:r w:rsidR="00D61BC8">
        <w:t xml:space="preserve"> </w:t>
      </w:r>
      <w:r w:rsidR="001037A3">
        <w:t xml:space="preserve">is </w:t>
      </w:r>
      <w:r w:rsidR="00752F96">
        <w:t xml:space="preserve">applied </w:t>
      </w:r>
      <w:r w:rsidR="001037A3">
        <w:t xml:space="preserve">after </w:t>
      </w:r>
      <w:r w:rsidR="00003161">
        <w:t xml:space="preserve">the </w:t>
      </w:r>
      <w:r w:rsidR="00506036">
        <w:t xml:space="preserve">next </w:t>
      </w:r>
      <w:r w:rsidR="001037A3">
        <w:t>reset</w:t>
      </w:r>
      <w:r w:rsidR="00C0501B">
        <w:t>.</w:t>
      </w:r>
      <w:r w:rsidR="00003161">
        <w:t xml:space="preserve"> </w:t>
      </w:r>
      <w:r w:rsidR="00506036">
        <w:t>Configuration is retained after future power cycles.</w:t>
      </w:r>
    </w:p>
    <w:p w14:paraId="49C63FB5" w14:textId="165A4828" w:rsidR="00C71667" w:rsidRDefault="00C71667" w:rsidP="001A09D6">
      <w:pPr>
        <w:pStyle w:val="Heading3"/>
        <w:spacing w:before="200" w:after="200"/>
      </w:pPr>
      <w:bookmarkStart w:id="81" w:name="_Ref524014456"/>
      <w:r>
        <w:t xml:space="preserve">Software </w:t>
      </w:r>
      <w:r w:rsidR="009727C3">
        <w:t>U</w:t>
      </w:r>
      <w:r>
        <w:t>pgrade</w:t>
      </w:r>
      <w:bookmarkEnd w:id="81"/>
    </w:p>
    <w:p w14:paraId="34B8DBCA" w14:textId="00935A24" w:rsidR="00C0501B" w:rsidRDefault="00003161">
      <w:r>
        <w:t>N</w:t>
      </w:r>
      <w:r w:rsidR="00C0501B">
        <w:t xml:space="preserve">ew band configuration set with </w:t>
      </w:r>
      <w:r w:rsidR="00C0501B" w:rsidRPr="001A09D6">
        <w:rPr>
          <w:rStyle w:val="Code"/>
        </w:rPr>
        <w:t>AT+KBNDCFG=&lt;RAT</w:t>
      </w:r>
      <w:proofErr w:type="gramStart"/>
      <w:r w:rsidR="00C0501B" w:rsidRPr="001A09D6">
        <w:rPr>
          <w:rStyle w:val="Code"/>
        </w:rPr>
        <w:t>&gt;,&lt;</w:t>
      </w:r>
      <w:proofErr w:type="spellStart"/>
      <w:proofErr w:type="gramEnd"/>
      <w:r w:rsidR="00C0501B" w:rsidRPr="001A09D6">
        <w:rPr>
          <w:rStyle w:val="Code"/>
        </w:rPr>
        <w:t>bnd</w:t>
      </w:r>
      <w:proofErr w:type="spellEnd"/>
      <w:r w:rsidR="00C0501B" w:rsidRPr="001A09D6">
        <w:rPr>
          <w:rStyle w:val="Code"/>
        </w:rPr>
        <w:t xml:space="preserve"> bitmap&gt;</w:t>
      </w:r>
      <w:r w:rsidR="00C0501B">
        <w:t xml:space="preserve"> is </w:t>
      </w:r>
      <w:r w:rsidR="004E4E6A">
        <w:t xml:space="preserve">retained </w:t>
      </w:r>
      <w:r w:rsidR="00C0501B">
        <w:t>after software upgrade</w:t>
      </w:r>
      <w:del w:id="82" w:author="Julien Klein [2]" w:date="2018-11-23T09:46:00Z">
        <w:r w:rsidR="00C96CEF" w:rsidDel="00411C21">
          <w:delText xml:space="preserve"> depending on release version</w:delText>
        </w:r>
      </w:del>
      <w:r w:rsidR="00C96CEF">
        <w:t xml:space="preserve">. </w:t>
      </w:r>
      <w:del w:id="83" w:author="Julien Klein [2]" w:date="2018-11-23T10:25:00Z">
        <w:r w:rsidR="00C96CEF" w:rsidDel="00DB632D">
          <w:delText xml:space="preserve">Refer to section </w:delText>
        </w:r>
        <w:r w:rsidR="00C96CEF" w:rsidDel="00DB632D">
          <w:fldChar w:fldCharType="begin"/>
        </w:r>
        <w:r w:rsidR="00C96CEF" w:rsidDel="00DB632D">
          <w:delInstrText xml:space="preserve"> REF _Ref518313783 \w \h </w:delInstrText>
        </w:r>
        <w:r w:rsidR="00C96CEF" w:rsidDel="00DB632D">
          <w:fldChar w:fldCharType="separate"/>
        </w:r>
      </w:del>
      <w:del w:id="84" w:author="Julien Klein [2]" w:date="2018-11-23T09:48:00Z">
        <w:r w:rsidR="002F577A" w:rsidDel="00DD427A">
          <w:delText>5.4</w:delText>
        </w:r>
      </w:del>
      <w:del w:id="85" w:author="Julien Klein [2]" w:date="2018-11-23T10:25:00Z">
        <w:r w:rsidR="00C96CEF" w:rsidDel="00DB632D">
          <w:fldChar w:fldCharType="end"/>
        </w:r>
        <w:r w:rsidR="00C96CEF" w:rsidDel="00DB632D">
          <w:delText xml:space="preserve"> </w:delText>
        </w:r>
        <w:r w:rsidR="00C96CEF" w:rsidDel="00DB632D">
          <w:fldChar w:fldCharType="begin"/>
        </w:r>
        <w:r w:rsidR="00C96CEF" w:rsidDel="00DB632D">
          <w:delInstrText xml:space="preserve"> REF _Ref518313783 \h </w:delInstrText>
        </w:r>
        <w:r w:rsidR="00C96CEF" w:rsidDel="00DB632D">
          <w:fldChar w:fldCharType="separate"/>
        </w:r>
        <w:r w:rsidR="002F577A" w:rsidDel="00DB632D">
          <w:delText>Applicability of New Band Configuration</w:delText>
        </w:r>
        <w:r w:rsidR="00C96CEF" w:rsidDel="00DB632D">
          <w:fldChar w:fldCharType="end"/>
        </w:r>
        <w:r w:rsidR="00C96CEF" w:rsidDel="00DB632D">
          <w:delText xml:space="preserve"> for details</w:delText>
        </w:r>
        <w:r w:rsidR="00C0501B" w:rsidDel="00DB632D">
          <w:delText>.</w:delText>
        </w:r>
      </w:del>
    </w:p>
    <w:p w14:paraId="6F5FA7F3" w14:textId="43BB1495" w:rsidR="00C60FDD" w:rsidRDefault="00C60FDD" w:rsidP="009915A4">
      <w:r>
        <w:t>This is applicable for both local upgrade</w:t>
      </w:r>
      <w:del w:id="86" w:author="Julien Klein [2]" w:date="2018-11-23T10:31:00Z">
        <w:r w:rsidDel="00E02967">
          <w:delText>s</w:delText>
        </w:r>
      </w:del>
      <w:r>
        <w:t xml:space="preserve"> using </w:t>
      </w:r>
      <w:r w:rsidRPr="00D707C1">
        <w:rPr>
          <w:rStyle w:val="Code"/>
        </w:rPr>
        <w:t>AT+WDSD</w:t>
      </w:r>
      <w:r>
        <w:t xml:space="preserve"> and FOTA using AirVantage.</w:t>
      </w:r>
    </w:p>
    <w:p w14:paraId="3F8341CE" w14:textId="0114749C" w:rsidR="00146DF2" w:rsidRDefault="00146DF2" w:rsidP="001A09D6">
      <w:pPr>
        <w:pStyle w:val="Heading2"/>
        <w:keepNext w:val="0"/>
        <w:spacing w:before="200" w:after="200"/>
      </w:pPr>
      <w:bookmarkStart w:id="87" w:name="_Ref524013390"/>
      <w:r>
        <w:t xml:space="preserve">Bitmap </w:t>
      </w:r>
      <w:r w:rsidR="009727C3">
        <w:t>D</w:t>
      </w:r>
      <w:r>
        <w:t xml:space="preserve">ecoding </w:t>
      </w:r>
      <w:r w:rsidR="009727C3">
        <w:t>Examples</w:t>
      </w:r>
      <w:bookmarkEnd w:id="87"/>
    </w:p>
    <w:p w14:paraId="2015A636" w14:textId="0E877216" w:rsidR="00E134D3" w:rsidRDefault="00387838" w:rsidP="001A09D6">
      <w:r>
        <w:t>Band bitmap displayed</w:t>
      </w:r>
      <w:r w:rsidR="00003161">
        <w:t xml:space="preserve"> and used</w:t>
      </w:r>
      <w:r>
        <w:t xml:space="preserve"> </w:t>
      </w:r>
      <w:r w:rsidR="00D51E90">
        <w:t>i</w:t>
      </w:r>
      <w:r>
        <w:t>n</w:t>
      </w:r>
      <w:r w:rsidR="00E45ADD">
        <w:t xml:space="preserve"> </w:t>
      </w:r>
      <w:r w:rsidR="00003161" w:rsidRPr="001A09D6">
        <w:rPr>
          <w:rStyle w:val="Code"/>
        </w:rPr>
        <w:t>AT+KBNDCFG</w:t>
      </w:r>
      <w:r w:rsidR="00003161">
        <w:t xml:space="preserve"> </w:t>
      </w:r>
      <w:r w:rsidR="00E134D3">
        <w:t>are not easy to read or define.</w:t>
      </w:r>
      <w:r w:rsidR="00003161">
        <w:t xml:space="preserve"> As explained in document </w:t>
      </w:r>
      <w:r w:rsidR="00003161">
        <w:fldChar w:fldCharType="begin"/>
      </w:r>
      <w:r w:rsidR="00003161">
        <w:instrText xml:space="preserve"> REF _Ref522021239 \w \h </w:instrText>
      </w:r>
      <w:r w:rsidR="00003161">
        <w:fldChar w:fldCharType="separate"/>
      </w:r>
      <w:r w:rsidR="002F577A">
        <w:t>[1]</w:t>
      </w:r>
      <w:r w:rsidR="00003161">
        <w:fldChar w:fldCharType="end"/>
      </w:r>
      <w:r w:rsidR="00003161">
        <w:t xml:space="preserve"> </w:t>
      </w:r>
      <w:r w:rsidR="00003161">
        <w:fldChar w:fldCharType="begin"/>
      </w:r>
      <w:r w:rsidR="00003161">
        <w:instrText xml:space="preserve"> REF _Ref522021239 \h </w:instrText>
      </w:r>
      <w:r w:rsidR="00003161">
        <w:fldChar w:fldCharType="separate"/>
      </w:r>
      <w:r w:rsidR="002F577A" w:rsidRPr="001A09D6">
        <w:rPr>
          <w:rFonts w:eastAsia="PMingLiU"/>
        </w:rPr>
        <w:t>AirPrime HL78xx AT Commands Interface Guide</w:t>
      </w:r>
      <w:r w:rsidR="00003161">
        <w:fldChar w:fldCharType="end"/>
      </w:r>
      <w:r w:rsidR="00003161">
        <w:t xml:space="preserve">, </w:t>
      </w:r>
      <w:r w:rsidR="00E134D3" w:rsidRPr="001A09D6">
        <w:rPr>
          <w:rStyle w:val="Code"/>
        </w:rPr>
        <w:t>&lt;</w:t>
      </w:r>
      <w:proofErr w:type="spellStart"/>
      <w:r w:rsidR="00E134D3" w:rsidRPr="001A09D6">
        <w:rPr>
          <w:rStyle w:val="Code"/>
        </w:rPr>
        <w:t>bnd_bitmap</w:t>
      </w:r>
      <w:proofErr w:type="spellEnd"/>
      <w:r w:rsidR="00E134D3" w:rsidRPr="001A09D6">
        <w:rPr>
          <w:rStyle w:val="Code"/>
        </w:rPr>
        <w:t>&gt;</w:t>
      </w:r>
      <w:r w:rsidR="00E134D3">
        <w:t xml:space="preserve"> is the band bitmap in hexadecimal format, without </w:t>
      </w:r>
      <w:r w:rsidR="00003161">
        <w:t xml:space="preserve">a </w:t>
      </w:r>
      <w:r w:rsidR="00E134D3" w:rsidRPr="001A09D6">
        <w:t>0x</w:t>
      </w:r>
      <w:r w:rsidR="00E134D3">
        <w:t xml:space="preserve"> prefix. </w:t>
      </w:r>
    </w:p>
    <w:p w14:paraId="5CBEF413" w14:textId="4602E9FD" w:rsidR="00E134D3" w:rsidRDefault="00E134D3" w:rsidP="001A09D6">
      <w:r>
        <w:lastRenderedPageBreak/>
        <w:t xml:space="preserve">For CAT-M1, each bit within the bitmap represents one LTE </w:t>
      </w:r>
      <w:r w:rsidR="00003161">
        <w:t>b</w:t>
      </w:r>
      <w:r>
        <w:t>and:</w:t>
      </w:r>
    </w:p>
    <w:p w14:paraId="5DD8E0DF" w14:textId="2556202C" w:rsidR="00E134D3" w:rsidRPr="00845F95" w:rsidRDefault="00E134D3" w:rsidP="001A09D6">
      <w:pPr>
        <w:pStyle w:val="Bulleted"/>
      </w:pPr>
      <w:r w:rsidRPr="00845F95">
        <w:t>Bit 1 gives the status on LTE Band 1</w:t>
      </w:r>
    </w:p>
    <w:p w14:paraId="5B20E604" w14:textId="200E8E7E" w:rsidR="00E134D3" w:rsidRPr="00A12799" w:rsidRDefault="00E134D3" w:rsidP="001A09D6">
      <w:pPr>
        <w:pStyle w:val="Bulleted"/>
      </w:pPr>
      <w:r w:rsidRPr="00A12799">
        <w:t>Bit 2 gives the status on LTE Band 2</w:t>
      </w:r>
    </w:p>
    <w:p w14:paraId="75054146" w14:textId="14A01CC0" w:rsidR="00E134D3" w:rsidRPr="006C01FE" w:rsidRDefault="00E134D3" w:rsidP="001A09D6">
      <w:pPr>
        <w:pStyle w:val="Bulleted"/>
      </w:pPr>
      <w:r w:rsidRPr="006C01FE">
        <w:t>Bit n gives the status on LTE Band n</w:t>
      </w:r>
    </w:p>
    <w:p w14:paraId="18122E56" w14:textId="77777777" w:rsidR="00003161" w:rsidRDefault="00003161" w:rsidP="0025438A">
      <w:pPr>
        <w:jc w:val="both"/>
      </w:pPr>
    </w:p>
    <w:p w14:paraId="50DD125C" w14:textId="4169B518" w:rsidR="00003161" w:rsidRDefault="00E134D3" w:rsidP="00003161">
      <w:r>
        <w:t xml:space="preserve">A </w:t>
      </w:r>
      <w:r w:rsidR="00003161">
        <w:t>“</w:t>
      </w:r>
      <w:r w:rsidRPr="001A09D6">
        <w:t>1</w:t>
      </w:r>
      <w:r w:rsidR="00003161">
        <w:t>”</w:t>
      </w:r>
      <w:r>
        <w:t xml:space="preserve"> at bit position n indicates </w:t>
      </w:r>
      <w:r w:rsidR="00003161">
        <w:t xml:space="preserve">that </w:t>
      </w:r>
      <w:r>
        <w:t>LTE Band n is configured</w:t>
      </w:r>
      <w:r w:rsidR="00003161">
        <w:t>, and a</w:t>
      </w:r>
      <w:r>
        <w:t xml:space="preserve"> </w:t>
      </w:r>
      <w:r w:rsidR="00003161">
        <w:t>“</w:t>
      </w:r>
      <w:r w:rsidRPr="001A09D6">
        <w:t>0</w:t>
      </w:r>
      <w:r w:rsidR="00003161">
        <w:t>”</w:t>
      </w:r>
      <w:r>
        <w:t xml:space="preserve"> at bit position n indicates </w:t>
      </w:r>
      <w:r w:rsidR="00003161">
        <w:t xml:space="preserve">that </w:t>
      </w:r>
      <w:r>
        <w:t>LTE Band n is not configured</w:t>
      </w:r>
      <w:r w:rsidR="00003161">
        <w:t>. Refer to the following table for examples.</w:t>
      </w:r>
    </w:p>
    <w:p w14:paraId="0D5B4A7E" w14:textId="0F5539EE" w:rsidR="001170BF" w:rsidRDefault="00003161" w:rsidP="001A09D6">
      <w:pPr>
        <w:pStyle w:val="TableCaption"/>
      </w:pPr>
      <w:r>
        <w:t>Band Bitmap Example</w:t>
      </w:r>
    </w:p>
    <w:tbl>
      <w:tblPr>
        <w:tblStyle w:val="TableSWI"/>
        <w:tblW w:w="5000" w:type="pct"/>
        <w:tblLayout w:type="fixed"/>
        <w:tblLook w:val="04A0" w:firstRow="1" w:lastRow="0" w:firstColumn="1" w:lastColumn="0" w:noHBand="0" w:noVBand="1"/>
      </w:tblPr>
      <w:tblGrid>
        <w:gridCol w:w="3057"/>
        <w:gridCol w:w="3508"/>
        <w:gridCol w:w="3522"/>
      </w:tblGrid>
      <w:tr w:rsidR="00003161" w:rsidRPr="00003161" w14:paraId="184A7955" w14:textId="5AB9EEAC" w:rsidTr="001A09D6">
        <w:trPr>
          <w:cnfStyle w:val="100000000000" w:firstRow="1" w:lastRow="0" w:firstColumn="0" w:lastColumn="0" w:oddVBand="0" w:evenVBand="0" w:oddHBand="0" w:evenHBand="0" w:firstRowFirstColumn="0" w:firstRowLastColumn="0" w:lastRowFirstColumn="0" w:lastRowLastColumn="0"/>
        </w:trPr>
        <w:tc>
          <w:tcPr>
            <w:tcW w:w="1515" w:type="pct"/>
          </w:tcPr>
          <w:p w14:paraId="7780EAFB" w14:textId="26DCC3DC" w:rsidR="00E134D3" w:rsidRPr="001A09D6" w:rsidRDefault="00AB7CCA" w:rsidP="00845F95">
            <w:pPr>
              <w:pStyle w:val="TableColumnHead"/>
            </w:pPr>
            <w:r w:rsidRPr="00845F95">
              <w:t>Bitmap (</w:t>
            </w:r>
            <w:r w:rsidR="00003161">
              <w:t>H</w:t>
            </w:r>
            <w:r w:rsidRPr="00845F95">
              <w:t xml:space="preserve">exadecimal </w:t>
            </w:r>
            <w:r w:rsidR="00003161">
              <w:t>F</w:t>
            </w:r>
            <w:r w:rsidRPr="00845F95">
              <w:t>ormat)</w:t>
            </w:r>
          </w:p>
        </w:tc>
        <w:tc>
          <w:tcPr>
            <w:tcW w:w="1739" w:type="pct"/>
          </w:tcPr>
          <w:p w14:paraId="27C3A981" w14:textId="416971CF" w:rsidR="00E134D3" w:rsidRPr="001A09D6" w:rsidRDefault="00AB7CCA" w:rsidP="00845F95">
            <w:pPr>
              <w:pStyle w:val="TableColumnHead"/>
            </w:pPr>
            <w:r w:rsidRPr="00845F95">
              <w:t>Bitmap (</w:t>
            </w:r>
            <w:r w:rsidR="00003161">
              <w:t>B</w:t>
            </w:r>
            <w:r w:rsidRPr="00845F95">
              <w:t xml:space="preserve">inary </w:t>
            </w:r>
            <w:r w:rsidR="00003161">
              <w:t>F</w:t>
            </w:r>
            <w:r w:rsidR="00003161" w:rsidRPr="00845F95">
              <w:t>ormat</w:t>
            </w:r>
            <w:r w:rsidRPr="00845F95">
              <w:t>)</w:t>
            </w:r>
          </w:p>
        </w:tc>
        <w:tc>
          <w:tcPr>
            <w:tcW w:w="0" w:type="pct"/>
          </w:tcPr>
          <w:p w14:paraId="2A061A72" w14:textId="053FEB71" w:rsidR="00E134D3" w:rsidRPr="001A09D6" w:rsidRDefault="00AB7CCA">
            <w:pPr>
              <w:pStyle w:val="TableColumnHead"/>
            </w:pPr>
            <w:r w:rsidRPr="00845F95">
              <w:t xml:space="preserve">Bands </w:t>
            </w:r>
            <w:r w:rsidR="00003161">
              <w:t>C</w:t>
            </w:r>
            <w:r w:rsidRPr="00845F95">
              <w:t>onfigured</w:t>
            </w:r>
          </w:p>
        </w:tc>
      </w:tr>
      <w:tr w:rsidR="00003161" w:rsidRPr="00003161" w14:paraId="0DF1F03F" w14:textId="77777777" w:rsidTr="001A09D6">
        <w:tc>
          <w:tcPr>
            <w:tcW w:w="1515" w:type="pct"/>
          </w:tcPr>
          <w:p w14:paraId="771737BC" w14:textId="11188540" w:rsidR="00AB7CCA" w:rsidRPr="001A09D6" w:rsidRDefault="00AB7CCA" w:rsidP="00845F95">
            <w:pPr>
              <w:pStyle w:val="TableBody"/>
            </w:pPr>
            <w:r w:rsidRPr="001A09D6">
              <w:t>00000000000000000001</w:t>
            </w:r>
          </w:p>
        </w:tc>
        <w:tc>
          <w:tcPr>
            <w:tcW w:w="1739" w:type="pct"/>
          </w:tcPr>
          <w:p w14:paraId="50C22780" w14:textId="22206E9B" w:rsidR="00AB7CCA" w:rsidRPr="001A09D6" w:rsidRDefault="00AB7CCA">
            <w:pPr>
              <w:pStyle w:val="TableBody"/>
            </w:pPr>
            <w:r w:rsidRPr="001A09D6">
              <w:t>000…0000000000000000000000000001</w:t>
            </w:r>
          </w:p>
        </w:tc>
        <w:tc>
          <w:tcPr>
            <w:tcW w:w="1746" w:type="pct"/>
          </w:tcPr>
          <w:p w14:paraId="43722B3F" w14:textId="20A79FEF" w:rsidR="00AB7CCA" w:rsidRPr="00845F95" w:rsidRDefault="00AB7CCA">
            <w:pPr>
              <w:pStyle w:val="TableBody"/>
            </w:pPr>
            <w:r w:rsidRPr="00845F95">
              <w:t>1</w:t>
            </w:r>
          </w:p>
        </w:tc>
      </w:tr>
      <w:tr w:rsidR="00003161" w:rsidRPr="00003161" w14:paraId="377476D1" w14:textId="473158B6" w:rsidTr="001A09D6">
        <w:tc>
          <w:tcPr>
            <w:tcW w:w="1515" w:type="pct"/>
          </w:tcPr>
          <w:p w14:paraId="7C1D5F95" w14:textId="31784691" w:rsidR="00E134D3" w:rsidRPr="00845F95" w:rsidRDefault="00E134D3" w:rsidP="00845F95">
            <w:pPr>
              <w:pStyle w:val="TableBody"/>
            </w:pPr>
            <w:r w:rsidRPr="001A09D6">
              <w:t>00000000000000000004</w:t>
            </w:r>
          </w:p>
        </w:tc>
        <w:tc>
          <w:tcPr>
            <w:tcW w:w="1739" w:type="pct"/>
          </w:tcPr>
          <w:p w14:paraId="0DE8CFB1" w14:textId="27136264" w:rsidR="00E134D3" w:rsidRPr="00845F95" w:rsidRDefault="00AB7CCA" w:rsidP="00845F95">
            <w:pPr>
              <w:pStyle w:val="TableBody"/>
            </w:pPr>
            <w:r w:rsidRPr="001A09D6">
              <w:t>000…0000000000000000000000000100</w:t>
            </w:r>
          </w:p>
        </w:tc>
        <w:tc>
          <w:tcPr>
            <w:tcW w:w="1746" w:type="pct"/>
          </w:tcPr>
          <w:p w14:paraId="4B251B07" w14:textId="0A7F1ECA" w:rsidR="00E134D3" w:rsidRPr="00003161" w:rsidRDefault="00AB7CCA">
            <w:pPr>
              <w:pStyle w:val="TableBody"/>
            </w:pPr>
            <w:r w:rsidRPr="00003161">
              <w:t>3</w:t>
            </w:r>
          </w:p>
        </w:tc>
      </w:tr>
      <w:tr w:rsidR="00003161" w:rsidRPr="00003161" w14:paraId="0FAB83F0" w14:textId="77777777" w:rsidTr="001A09D6">
        <w:tc>
          <w:tcPr>
            <w:tcW w:w="1515" w:type="pct"/>
          </w:tcPr>
          <w:p w14:paraId="5EB1F198" w14:textId="689C5581" w:rsidR="00AB7CCA" w:rsidRPr="001A09D6" w:rsidRDefault="00AB7CCA" w:rsidP="00845F95">
            <w:pPr>
              <w:pStyle w:val="TableBody"/>
            </w:pPr>
            <w:r w:rsidRPr="001A09D6">
              <w:t>00000000000000001004</w:t>
            </w:r>
          </w:p>
        </w:tc>
        <w:tc>
          <w:tcPr>
            <w:tcW w:w="1739" w:type="pct"/>
          </w:tcPr>
          <w:p w14:paraId="6B8E3D0B" w14:textId="34CE70E3" w:rsidR="00AB7CCA" w:rsidRPr="001A09D6" w:rsidRDefault="00AB7CCA">
            <w:pPr>
              <w:pStyle w:val="TableBody"/>
            </w:pPr>
            <w:r w:rsidRPr="001A09D6">
              <w:t>000…0000000000000001000000000100</w:t>
            </w:r>
          </w:p>
        </w:tc>
        <w:tc>
          <w:tcPr>
            <w:tcW w:w="1746" w:type="pct"/>
          </w:tcPr>
          <w:p w14:paraId="4AC8AD41" w14:textId="3490E631" w:rsidR="00AB7CCA" w:rsidRPr="00845F95" w:rsidRDefault="00AB7CCA">
            <w:pPr>
              <w:pStyle w:val="TableBody"/>
            </w:pPr>
            <w:r w:rsidRPr="00845F95">
              <w:t>3,</w:t>
            </w:r>
            <w:r w:rsidR="00003161">
              <w:t xml:space="preserve"> </w:t>
            </w:r>
            <w:r w:rsidRPr="00845F95">
              <w:t>13</w:t>
            </w:r>
          </w:p>
        </w:tc>
      </w:tr>
      <w:tr w:rsidR="00003161" w:rsidRPr="00003161" w14:paraId="1665CEA9" w14:textId="698ABE5F" w:rsidTr="001A09D6">
        <w:tc>
          <w:tcPr>
            <w:tcW w:w="1515" w:type="pct"/>
          </w:tcPr>
          <w:p w14:paraId="09FF0EA4" w14:textId="311D301C" w:rsidR="00E134D3" w:rsidRPr="00845F95" w:rsidRDefault="00E134D3" w:rsidP="00845F95">
            <w:pPr>
              <w:pStyle w:val="TableBody"/>
            </w:pPr>
            <w:r w:rsidRPr="001A09D6">
              <w:t>0000000000000A0E189F</w:t>
            </w:r>
          </w:p>
        </w:tc>
        <w:tc>
          <w:tcPr>
            <w:tcW w:w="1739" w:type="pct"/>
          </w:tcPr>
          <w:p w14:paraId="18E14D79" w14:textId="3E3DF6AB" w:rsidR="00E134D3" w:rsidRPr="001A09D6" w:rsidRDefault="00E134D3" w:rsidP="00845F95">
            <w:pPr>
              <w:pStyle w:val="TableBody"/>
            </w:pPr>
            <w:r w:rsidRPr="001A09D6">
              <w:t>000…1010000011100001100010011111</w:t>
            </w:r>
          </w:p>
        </w:tc>
        <w:tc>
          <w:tcPr>
            <w:tcW w:w="1746" w:type="pct"/>
          </w:tcPr>
          <w:p w14:paraId="0AB632C2" w14:textId="2FC276CC" w:rsidR="00E134D3" w:rsidRPr="00845F95" w:rsidRDefault="00AB7CCA">
            <w:pPr>
              <w:pStyle w:val="TableBody"/>
            </w:pPr>
            <w:r w:rsidRPr="00845F95">
              <w:t>1,</w:t>
            </w:r>
            <w:r w:rsidR="00003161">
              <w:t xml:space="preserve"> </w:t>
            </w:r>
            <w:r w:rsidRPr="00845F95">
              <w:t>2,</w:t>
            </w:r>
            <w:r w:rsidR="00003161">
              <w:t xml:space="preserve"> </w:t>
            </w:r>
            <w:r w:rsidRPr="00845F95">
              <w:t>3,</w:t>
            </w:r>
            <w:r w:rsidR="00003161">
              <w:t xml:space="preserve"> </w:t>
            </w:r>
            <w:r w:rsidRPr="00845F95">
              <w:t>4,</w:t>
            </w:r>
            <w:r w:rsidR="00003161">
              <w:t xml:space="preserve"> </w:t>
            </w:r>
            <w:r w:rsidRPr="00845F95">
              <w:t>5,</w:t>
            </w:r>
            <w:r w:rsidR="00003161">
              <w:t xml:space="preserve"> </w:t>
            </w:r>
            <w:r w:rsidRPr="00845F95">
              <w:t>8,</w:t>
            </w:r>
            <w:r w:rsidR="00003161">
              <w:t xml:space="preserve"> </w:t>
            </w:r>
            <w:r w:rsidRPr="00845F95">
              <w:t>12,</w:t>
            </w:r>
            <w:r w:rsidR="00003161">
              <w:t xml:space="preserve"> </w:t>
            </w:r>
            <w:r w:rsidRPr="00845F95">
              <w:t>13,</w:t>
            </w:r>
            <w:r w:rsidR="00003161">
              <w:t xml:space="preserve"> </w:t>
            </w:r>
            <w:r w:rsidRPr="00845F95">
              <w:t>18,</w:t>
            </w:r>
            <w:r w:rsidR="00003161">
              <w:t xml:space="preserve"> </w:t>
            </w:r>
            <w:r w:rsidRPr="00845F95">
              <w:t>19,</w:t>
            </w:r>
            <w:r w:rsidR="00003161">
              <w:t xml:space="preserve"> </w:t>
            </w:r>
            <w:r w:rsidRPr="00845F95">
              <w:t>20,</w:t>
            </w:r>
            <w:r w:rsidR="00003161">
              <w:t xml:space="preserve"> </w:t>
            </w:r>
            <w:r w:rsidRPr="00845F95">
              <w:t>26,</w:t>
            </w:r>
            <w:r w:rsidR="00003161">
              <w:t xml:space="preserve"> </w:t>
            </w:r>
            <w:r w:rsidRPr="00845F95">
              <w:t>28</w:t>
            </w:r>
          </w:p>
        </w:tc>
      </w:tr>
    </w:tbl>
    <w:p w14:paraId="72A1C9DD" w14:textId="635024D3" w:rsidR="002F577A" w:rsidDel="009A5B99" w:rsidRDefault="002F577A" w:rsidP="001A09D6">
      <w:pPr>
        <w:pStyle w:val="Heading2"/>
        <w:rPr>
          <w:del w:id="88" w:author="Julien Klein [2]" w:date="2018-11-23T09:45:00Z"/>
        </w:rPr>
      </w:pPr>
      <w:bookmarkStart w:id="89" w:name="_Ref524017865"/>
      <w:del w:id="90" w:author="Julien Klein [2]" w:date="2018-11-23T09:45:00Z">
        <w:r w:rsidDel="009A5B99">
          <w:delText>Summary</w:delText>
        </w:r>
      </w:del>
      <w:bookmarkEnd w:id="89"/>
      <w:ins w:id="91" w:author="Julien Klein" w:date="2018-10-09T10:11:00Z">
        <w:del w:id="92" w:author="Julien Klein [2]" w:date="2018-11-23T09:45:00Z">
          <w:r w:rsidR="00996F85" w:rsidDel="009A5B99">
            <w:delText>Configuration applicability - Summary</w:delText>
          </w:r>
        </w:del>
      </w:ins>
    </w:p>
    <w:tbl>
      <w:tblPr>
        <w:tblStyle w:val="TableSWI"/>
        <w:tblW w:w="0" w:type="auto"/>
        <w:tblLook w:val="04A0" w:firstRow="1" w:lastRow="0" w:firstColumn="1" w:lastColumn="0" w:noHBand="0" w:noVBand="1"/>
      </w:tblPr>
      <w:tblGrid>
        <w:gridCol w:w="1436"/>
        <w:gridCol w:w="2430"/>
        <w:gridCol w:w="1530"/>
        <w:gridCol w:w="2673"/>
        <w:gridCol w:w="2018"/>
      </w:tblGrid>
      <w:tr w:rsidR="002F577A" w:rsidRPr="0078137F" w:rsidDel="009A5B99" w14:paraId="42A8222F" w14:textId="714F9B4D" w:rsidTr="00D707C1">
        <w:trPr>
          <w:cnfStyle w:val="100000000000" w:firstRow="1" w:lastRow="0" w:firstColumn="0" w:lastColumn="0" w:oddVBand="0" w:evenVBand="0" w:oddHBand="0" w:evenHBand="0" w:firstRowFirstColumn="0" w:firstRowLastColumn="0" w:lastRowFirstColumn="0" w:lastRowLastColumn="0"/>
          <w:del w:id="93" w:author="Julien Klein [2]" w:date="2018-11-23T09:45:00Z"/>
        </w:trPr>
        <w:tc>
          <w:tcPr>
            <w:tcW w:w="1437" w:type="dxa"/>
          </w:tcPr>
          <w:p w14:paraId="43CA1434" w14:textId="16E7B4CF" w:rsidR="002F577A" w:rsidRPr="00845F95" w:rsidDel="009A5B99" w:rsidRDefault="002F577A" w:rsidP="00D707C1">
            <w:pPr>
              <w:pStyle w:val="TableColumnHead"/>
              <w:rPr>
                <w:del w:id="94" w:author="Julien Klein [2]" w:date="2018-11-23T09:45:00Z"/>
              </w:rPr>
            </w:pPr>
            <w:del w:id="95" w:author="Julien Klein [2]" w:date="2018-11-23T09:45:00Z">
              <w:r w:rsidRPr="00845F95" w:rsidDel="009A5B99">
                <w:delText>SW Release</w:delText>
              </w:r>
            </w:del>
          </w:p>
        </w:tc>
        <w:tc>
          <w:tcPr>
            <w:tcW w:w="2430" w:type="dxa"/>
          </w:tcPr>
          <w:p w14:paraId="3A75DE8A" w14:textId="6ABD5A04" w:rsidR="002F577A" w:rsidRPr="00845F95" w:rsidDel="009A5B99" w:rsidRDefault="002F577A" w:rsidP="00D707C1">
            <w:pPr>
              <w:pStyle w:val="TableColumnHead"/>
              <w:rPr>
                <w:del w:id="96" w:author="Julien Klein [2]" w:date="2018-11-23T09:45:00Z"/>
              </w:rPr>
            </w:pPr>
            <w:del w:id="97" w:author="Julien Klein [2]" w:date="2018-11-23T09:45:00Z">
              <w:r w:rsidRPr="00D707C1" w:rsidDel="009A5B99">
                <w:delText>Band C</w:delText>
              </w:r>
              <w:r w:rsidRPr="00845F95" w:rsidDel="009A5B99">
                <w:delText xml:space="preserve">onfiguration </w:delText>
              </w:r>
              <w:r w:rsidRPr="00D707C1" w:rsidDel="009A5B99">
                <w:delText>S</w:delText>
              </w:r>
              <w:r w:rsidRPr="00845F95" w:rsidDel="009A5B99">
                <w:delText>aved in</w:delText>
              </w:r>
              <w:r w:rsidRPr="00D707C1" w:rsidDel="009A5B99">
                <w:delText xml:space="preserve"> NV P</w:delText>
              </w:r>
              <w:r w:rsidRPr="00845F95" w:rsidDel="009A5B99">
                <w:delText>arameters</w:delText>
              </w:r>
            </w:del>
          </w:p>
        </w:tc>
        <w:tc>
          <w:tcPr>
            <w:tcW w:w="1530" w:type="dxa"/>
          </w:tcPr>
          <w:p w14:paraId="56E73131" w14:textId="24E2C801" w:rsidR="002F577A" w:rsidRPr="00845F95" w:rsidDel="009A5B99" w:rsidRDefault="002F577A" w:rsidP="00D707C1">
            <w:pPr>
              <w:pStyle w:val="TableColumnHead"/>
              <w:rPr>
                <w:del w:id="98" w:author="Julien Klein [2]" w:date="2018-11-23T09:45:00Z"/>
              </w:rPr>
            </w:pPr>
            <w:del w:id="99" w:author="Julien Klein [2]" w:date="2018-11-23T09:45:00Z">
              <w:r w:rsidRPr="00D707C1" w:rsidDel="009A5B99">
                <w:delText>New RF B</w:delText>
              </w:r>
              <w:r w:rsidRPr="00845F95" w:rsidDel="009A5B99">
                <w:delText xml:space="preserve">and </w:delText>
              </w:r>
              <w:r w:rsidRPr="00D707C1" w:rsidDel="009A5B99">
                <w:delText>C</w:delText>
              </w:r>
              <w:r w:rsidRPr="00845F95" w:rsidDel="009A5B99">
                <w:delText xml:space="preserve">onfiguration </w:delText>
              </w:r>
              <w:r w:rsidRPr="00D707C1" w:rsidDel="009A5B99">
                <w:delText>E</w:delText>
              </w:r>
              <w:r w:rsidRPr="00845F95" w:rsidDel="009A5B99">
                <w:delText>ffectiv</w:delText>
              </w:r>
              <w:r w:rsidRPr="00D707C1" w:rsidDel="009A5B99">
                <w:delText>ity</w:delText>
              </w:r>
            </w:del>
          </w:p>
        </w:tc>
        <w:tc>
          <w:tcPr>
            <w:tcW w:w="2673" w:type="dxa"/>
          </w:tcPr>
          <w:p w14:paraId="7E571590" w14:textId="1644F9F3" w:rsidR="002F577A" w:rsidRPr="00845F95" w:rsidDel="009A5B99" w:rsidRDefault="002F577A" w:rsidP="00D707C1">
            <w:pPr>
              <w:pStyle w:val="TableColumnHead"/>
              <w:rPr>
                <w:del w:id="100" w:author="Julien Klein [2]" w:date="2018-11-23T09:45:00Z"/>
              </w:rPr>
            </w:pPr>
            <w:del w:id="101" w:author="Julien Klein [2]" w:date="2018-11-23T09:45:00Z">
              <w:r w:rsidRPr="00845F95" w:rsidDel="009A5B99">
                <w:delText xml:space="preserve">Status </w:delText>
              </w:r>
              <w:r w:rsidRPr="00D707C1" w:rsidDel="009A5B99">
                <w:delText>a</w:delText>
              </w:r>
              <w:r w:rsidRPr="00845F95" w:rsidDel="009A5B99">
                <w:delText xml:space="preserve">fter </w:delText>
              </w:r>
              <w:r w:rsidRPr="00D707C1" w:rsidDel="009A5B99">
                <w:delText>P</w:delText>
              </w:r>
              <w:r w:rsidRPr="00845F95" w:rsidDel="009A5B99">
                <w:delText xml:space="preserve">ower </w:delText>
              </w:r>
              <w:r w:rsidRPr="00D707C1" w:rsidDel="009A5B99">
                <w:delText>C</w:delText>
              </w:r>
              <w:r w:rsidRPr="00845F95" w:rsidDel="009A5B99">
                <w:delText>ycle</w:delText>
              </w:r>
            </w:del>
          </w:p>
        </w:tc>
        <w:tc>
          <w:tcPr>
            <w:tcW w:w="2018" w:type="dxa"/>
          </w:tcPr>
          <w:p w14:paraId="6DE343AC" w14:textId="5FEF1042" w:rsidR="002F577A" w:rsidRPr="00845F95" w:rsidDel="009A5B99" w:rsidRDefault="002F577A" w:rsidP="00D707C1">
            <w:pPr>
              <w:pStyle w:val="TableColumnHead"/>
              <w:rPr>
                <w:del w:id="102" w:author="Julien Klein [2]" w:date="2018-11-23T09:45:00Z"/>
              </w:rPr>
            </w:pPr>
            <w:del w:id="103" w:author="Julien Klein [2]" w:date="2018-11-23T09:45:00Z">
              <w:r w:rsidRPr="00D707C1" w:rsidDel="009A5B99">
                <w:delText>Status a</w:delText>
              </w:r>
              <w:r w:rsidRPr="00845F95" w:rsidDel="009A5B99">
                <w:delText xml:space="preserve">fter </w:delText>
              </w:r>
              <w:r w:rsidRPr="00D707C1" w:rsidDel="009A5B99">
                <w:delText>Software U</w:delText>
              </w:r>
              <w:r w:rsidRPr="00845F95" w:rsidDel="009A5B99">
                <w:delText>pgrade</w:delText>
              </w:r>
            </w:del>
          </w:p>
        </w:tc>
      </w:tr>
      <w:tr w:rsidR="002F577A" w:rsidRPr="0078137F" w:rsidDel="009A5B99" w14:paraId="14103A9C" w14:textId="41F169B7" w:rsidTr="00D707C1">
        <w:trPr>
          <w:del w:id="104" w:author="Julien Klein [2]" w:date="2018-11-23T09:45:00Z"/>
        </w:trPr>
        <w:tc>
          <w:tcPr>
            <w:tcW w:w="1437" w:type="dxa"/>
          </w:tcPr>
          <w:p w14:paraId="473432ED" w14:textId="766FA770" w:rsidR="002F577A" w:rsidRPr="00D707C1" w:rsidDel="009A5B99" w:rsidRDefault="002F577A" w:rsidP="00D707C1">
            <w:pPr>
              <w:pStyle w:val="TableBody"/>
              <w:rPr>
                <w:del w:id="105" w:author="Julien Klein [2]" w:date="2018-11-23T09:45:00Z"/>
              </w:rPr>
            </w:pPr>
            <w:del w:id="106" w:author="Julien Klein [2]" w:date="2018-11-23T09:45:00Z">
              <w:r w:rsidRPr="00A12799" w:rsidDel="009A5B99">
                <w:delText>Before 1.5.0</w:delText>
              </w:r>
            </w:del>
          </w:p>
        </w:tc>
        <w:tc>
          <w:tcPr>
            <w:tcW w:w="2430" w:type="dxa"/>
          </w:tcPr>
          <w:p w14:paraId="38927D5F" w14:textId="0DCC4FFB" w:rsidR="002F577A" w:rsidRPr="00845F95" w:rsidDel="009A5B99" w:rsidRDefault="002F577A" w:rsidP="00D707C1">
            <w:pPr>
              <w:pStyle w:val="TableBody"/>
              <w:rPr>
                <w:del w:id="107" w:author="Julien Klein [2]" w:date="2018-11-23T09:45:00Z"/>
              </w:rPr>
            </w:pPr>
            <w:del w:id="108" w:author="Julien Klein [2]" w:date="2018-11-23T09:45:00Z">
              <w:r w:rsidRPr="00D707C1" w:rsidDel="009A5B99">
                <w:delText xml:space="preserve">Configuration is only saved after </w:delText>
              </w:r>
              <w:r w:rsidRPr="00D707C1" w:rsidDel="009A5B99">
                <w:rPr>
                  <w:rStyle w:val="Code"/>
                </w:rPr>
                <w:delText>AT+CFUN=1,1</w:delText>
              </w:r>
              <w:r w:rsidRPr="00845F95" w:rsidDel="009A5B99">
                <w:delText xml:space="preserve"> </w:delText>
              </w:r>
            </w:del>
          </w:p>
        </w:tc>
        <w:tc>
          <w:tcPr>
            <w:tcW w:w="1530" w:type="dxa"/>
          </w:tcPr>
          <w:p w14:paraId="66E08618" w14:textId="195D510A" w:rsidR="002F577A" w:rsidRPr="00D707C1" w:rsidDel="009A5B99" w:rsidRDefault="002F577A" w:rsidP="00D707C1">
            <w:pPr>
              <w:pStyle w:val="TableBody"/>
              <w:rPr>
                <w:del w:id="109" w:author="Julien Klein [2]" w:date="2018-11-23T09:45:00Z"/>
              </w:rPr>
            </w:pPr>
            <w:del w:id="110" w:author="Julien Klein [2]" w:date="2018-11-23T09:45:00Z">
              <w:r w:rsidRPr="00A12799" w:rsidDel="009A5B99">
                <w:delText xml:space="preserve">After </w:delText>
              </w:r>
              <w:r w:rsidRPr="00D707C1" w:rsidDel="009A5B99">
                <w:delText>reset</w:delText>
              </w:r>
            </w:del>
          </w:p>
        </w:tc>
        <w:tc>
          <w:tcPr>
            <w:tcW w:w="2673" w:type="dxa"/>
          </w:tcPr>
          <w:p w14:paraId="4E8525BA" w14:textId="47DD4F5B" w:rsidR="002F577A" w:rsidRPr="00D707C1" w:rsidDel="009A5B99" w:rsidRDefault="002F577A" w:rsidP="00D707C1">
            <w:pPr>
              <w:pStyle w:val="TableBody"/>
              <w:rPr>
                <w:del w:id="111" w:author="Julien Klein [2]" w:date="2018-11-23T09:45:00Z"/>
              </w:rPr>
            </w:pPr>
            <w:del w:id="112" w:author="Julien Klein [2]" w:date="2018-11-23T09:45:00Z">
              <w:r w:rsidRPr="00D707C1" w:rsidDel="009A5B99">
                <w:delText>Configuration is applied after next reset; configuration is retained after future resets</w:delText>
              </w:r>
            </w:del>
          </w:p>
        </w:tc>
        <w:tc>
          <w:tcPr>
            <w:tcW w:w="0" w:type="dxa"/>
          </w:tcPr>
          <w:p w14:paraId="650536B2" w14:textId="20B45A1A" w:rsidR="002F577A" w:rsidRPr="00D707C1" w:rsidDel="009A5B99" w:rsidRDefault="002F577A" w:rsidP="00D707C1">
            <w:pPr>
              <w:pStyle w:val="TableBody"/>
              <w:rPr>
                <w:del w:id="113" w:author="Julien Klein [2]" w:date="2018-11-23T09:45:00Z"/>
              </w:rPr>
            </w:pPr>
            <w:del w:id="114" w:author="Julien Klein [2]" w:date="2018-11-23T09:45:00Z">
              <w:r w:rsidRPr="00D707C1" w:rsidDel="009A5B99">
                <w:delText>Configuration is retained</w:delText>
              </w:r>
            </w:del>
          </w:p>
        </w:tc>
      </w:tr>
      <w:tr w:rsidR="002F577A" w:rsidRPr="0078137F" w:rsidDel="009A5B99" w14:paraId="56FDD668" w14:textId="4A58364F" w:rsidTr="00D707C1">
        <w:trPr>
          <w:del w:id="115" w:author="Julien Klein [2]" w:date="2018-11-23T09:45:00Z"/>
        </w:trPr>
        <w:tc>
          <w:tcPr>
            <w:tcW w:w="1437" w:type="dxa"/>
          </w:tcPr>
          <w:p w14:paraId="4DA53462" w14:textId="4DB89D3C" w:rsidR="002F577A" w:rsidRPr="00D707C1" w:rsidDel="009A5B99" w:rsidRDefault="002F577A" w:rsidP="00D707C1">
            <w:pPr>
              <w:pStyle w:val="TableBody"/>
              <w:rPr>
                <w:del w:id="116" w:author="Julien Klein [2]" w:date="2018-11-23T09:45:00Z"/>
              </w:rPr>
            </w:pPr>
            <w:del w:id="117" w:author="Julien Klein [2]" w:date="2018-11-23T09:45:00Z">
              <w:r w:rsidRPr="00A12799" w:rsidDel="009A5B99">
                <w:delText xml:space="preserve">1.5.1 or newer </w:delText>
              </w:r>
            </w:del>
          </w:p>
        </w:tc>
        <w:tc>
          <w:tcPr>
            <w:tcW w:w="2430" w:type="dxa"/>
          </w:tcPr>
          <w:p w14:paraId="55D778E7" w14:textId="31590C0A" w:rsidR="002F577A" w:rsidRPr="00D707C1" w:rsidDel="009A5B99" w:rsidRDefault="002F577A" w:rsidP="00D707C1">
            <w:pPr>
              <w:pStyle w:val="TableBody"/>
              <w:rPr>
                <w:del w:id="118" w:author="Julien Klein [2]" w:date="2018-11-23T09:45:00Z"/>
              </w:rPr>
            </w:pPr>
            <w:del w:id="119" w:author="Julien Klein [2]" w:date="2018-11-23T09:45:00Z">
              <w:r w:rsidRPr="00D707C1" w:rsidDel="009A5B99">
                <w:delText>Configuration is saved immediately</w:delText>
              </w:r>
            </w:del>
          </w:p>
        </w:tc>
        <w:tc>
          <w:tcPr>
            <w:tcW w:w="1530" w:type="dxa"/>
          </w:tcPr>
          <w:p w14:paraId="464625F0" w14:textId="7D04C628" w:rsidR="002F577A" w:rsidRPr="00D707C1" w:rsidDel="009A5B99" w:rsidRDefault="002F577A" w:rsidP="00D707C1">
            <w:pPr>
              <w:pStyle w:val="TableBody"/>
              <w:rPr>
                <w:del w:id="120" w:author="Julien Klein [2]" w:date="2018-11-23T09:45:00Z"/>
              </w:rPr>
            </w:pPr>
            <w:del w:id="121" w:author="Julien Klein [2]" w:date="2018-11-23T09:45:00Z">
              <w:r w:rsidRPr="00D707C1" w:rsidDel="009A5B99">
                <w:delText>After reset</w:delText>
              </w:r>
            </w:del>
          </w:p>
        </w:tc>
        <w:tc>
          <w:tcPr>
            <w:tcW w:w="2673" w:type="dxa"/>
          </w:tcPr>
          <w:p w14:paraId="0C2A30DF" w14:textId="2C715175" w:rsidR="002F577A" w:rsidRPr="00D707C1" w:rsidDel="009A5B99" w:rsidRDefault="002F577A" w:rsidP="00D707C1">
            <w:pPr>
              <w:pStyle w:val="TableBody"/>
              <w:rPr>
                <w:del w:id="122" w:author="Julien Klein [2]" w:date="2018-11-23T09:45:00Z"/>
              </w:rPr>
            </w:pPr>
            <w:del w:id="123" w:author="Julien Klein [2]" w:date="2018-11-23T09:45:00Z">
              <w:r w:rsidRPr="00D707C1" w:rsidDel="009A5B99">
                <w:delText>Configuration is applied after next reset; configuration is retained after future resets</w:delText>
              </w:r>
            </w:del>
          </w:p>
        </w:tc>
        <w:tc>
          <w:tcPr>
            <w:tcW w:w="0" w:type="dxa"/>
          </w:tcPr>
          <w:p w14:paraId="49A195D5" w14:textId="6F988CA3" w:rsidR="002F577A" w:rsidRPr="00D707C1" w:rsidDel="009A5B99" w:rsidRDefault="002F577A" w:rsidP="00D707C1">
            <w:pPr>
              <w:pStyle w:val="TableBody"/>
              <w:rPr>
                <w:del w:id="124" w:author="Julien Klein [2]" w:date="2018-11-23T09:45:00Z"/>
              </w:rPr>
            </w:pPr>
            <w:del w:id="125" w:author="Julien Klein [2]" w:date="2018-11-23T09:45:00Z">
              <w:r w:rsidRPr="00D707C1" w:rsidDel="009A5B99">
                <w:delText>Configuration is retained</w:delText>
              </w:r>
            </w:del>
          </w:p>
        </w:tc>
      </w:tr>
    </w:tbl>
    <w:p w14:paraId="5302E252" w14:textId="538BD4BC" w:rsidR="004022A2" w:rsidRDefault="004022A2" w:rsidP="004022A2">
      <w:pPr>
        <w:pStyle w:val="Heading2"/>
        <w:rPr>
          <w:ins w:id="126" w:author="Julien Klein" w:date="2018-10-09T10:08:00Z"/>
        </w:rPr>
      </w:pPr>
      <w:bookmarkStart w:id="127" w:name="_Ref526843801"/>
      <w:ins w:id="128" w:author="Julien Klein" w:date="2018-10-09T10:08:00Z">
        <w:r>
          <w:t>RF Bands configuration required by main operators</w:t>
        </w:r>
        <w:bookmarkEnd w:id="127"/>
      </w:ins>
    </w:p>
    <w:p w14:paraId="1875406C" w14:textId="4DDE76C8" w:rsidR="004022A2" w:rsidRDefault="004022A2" w:rsidP="004022A2">
      <w:pPr>
        <w:rPr>
          <w:ins w:id="129" w:author="Julien Klein" w:date="2018-10-09T10:10:00Z"/>
        </w:rPr>
      </w:pPr>
      <w:proofErr w:type="gramStart"/>
      <w:ins w:id="130" w:author="Julien Klein" w:date="2018-10-09T10:08:00Z">
        <w:r>
          <w:t>In order to</w:t>
        </w:r>
        <w:proofErr w:type="gramEnd"/>
        <w:r>
          <w:t xml:space="preserve"> ease</w:t>
        </w:r>
        <w:r w:rsidR="009202E3">
          <w:t xml:space="preserve"> device </w:t>
        </w:r>
      </w:ins>
      <w:ins w:id="131" w:author="Julien Klein" w:date="2018-10-09T10:09:00Z">
        <w:r w:rsidR="009202E3">
          <w:t>configuration related to RF bands, bands support requested by main operators is given</w:t>
        </w:r>
      </w:ins>
      <w:ins w:id="132" w:author="Julien Klein" w:date="2018-10-09T10:10:00Z">
        <w:r w:rsidR="00AC24F9">
          <w:t xml:space="preserve"> in the table below.</w:t>
        </w:r>
      </w:ins>
    </w:p>
    <w:tbl>
      <w:tblPr>
        <w:tblStyle w:val="TableSWI"/>
        <w:tblW w:w="5000" w:type="pct"/>
        <w:tblLayout w:type="fixed"/>
        <w:tblLook w:val="04A0" w:firstRow="1" w:lastRow="0" w:firstColumn="1" w:lastColumn="0" w:noHBand="0" w:noVBand="1"/>
      </w:tblPr>
      <w:tblGrid>
        <w:gridCol w:w="3057"/>
        <w:gridCol w:w="3508"/>
        <w:gridCol w:w="3522"/>
      </w:tblGrid>
      <w:tr w:rsidR="00AC24F9" w:rsidRPr="00003161" w14:paraId="533A3ACD" w14:textId="77777777" w:rsidTr="008577F0">
        <w:trPr>
          <w:cnfStyle w:val="100000000000" w:firstRow="1" w:lastRow="0" w:firstColumn="0" w:lastColumn="0" w:oddVBand="0" w:evenVBand="0" w:oddHBand="0" w:evenHBand="0" w:firstRowFirstColumn="0" w:firstRowLastColumn="0" w:lastRowFirstColumn="0" w:lastRowLastColumn="0"/>
          <w:ins w:id="133" w:author="Julien Klein" w:date="2018-10-09T10:10:00Z"/>
        </w:trPr>
        <w:tc>
          <w:tcPr>
            <w:tcW w:w="1515" w:type="pct"/>
          </w:tcPr>
          <w:p w14:paraId="11965FDD" w14:textId="0C75B7DD" w:rsidR="00AC24F9" w:rsidRPr="00537747" w:rsidRDefault="00AC24F9" w:rsidP="00537747">
            <w:pPr>
              <w:pStyle w:val="TableColumnHead"/>
              <w:rPr>
                <w:ins w:id="134" w:author="Julien Klein" w:date="2018-10-09T10:10:00Z"/>
              </w:rPr>
            </w:pPr>
            <w:ins w:id="135" w:author="Julien Klein" w:date="2018-10-09T10:10:00Z">
              <w:r>
                <w:t>Operator</w:t>
              </w:r>
            </w:ins>
          </w:p>
        </w:tc>
        <w:tc>
          <w:tcPr>
            <w:tcW w:w="1739" w:type="pct"/>
          </w:tcPr>
          <w:p w14:paraId="50E86971" w14:textId="23B15A65" w:rsidR="00AC24F9" w:rsidRPr="00537747" w:rsidRDefault="00F27F3F" w:rsidP="00537747">
            <w:pPr>
              <w:pStyle w:val="TableColumnHead"/>
              <w:rPr>
                <w:ins w:id="136" w:author="Julien Klein" w:date="2018-10-09T10:10:00Z"/>
              </w:rPr>
            </w:pPr>
            <w:ins w:id="137" w:author="Julien Klein" w:date="2018-10-09T10:10:00Z">
              <w:r w:rsidRPr="00F27F3F">
                <w:t xml:space="preserve">Cat-M1 Frequency bands availability (Oct. </w:t>
              </w:r>
              <w:proofErr w:type="gramStart"/>
              <w:r w:rsidRPr="00F27F3F">
                <w:t>2018)*</w:t>
              </w:r>
              <w:proofErr w:type="gramEnd"/>
            </w:ins>
          </w:p>
        </w:tc>
        <w:tc>
          <w:tcPr>
            <w:tcW w:w="1746" w:type="pct"/>
          </w:tcPr>
          <w:p w14:paraId="7F21EAD0" w14:textId="7F3D2BE1" w:rsidR="00AC24F9" w:rsidRPr="00537747" w:rsidRDefault="00996F85" w:rsidP="00537747">
            <w:pPr>
              <w:pStyle w:val="TableColumnHead"/>
              <w:rPr>
                <w:ins w:id="138" w:author="Julien Klein" w:date="2018-10-09T10:10:00Z"/>
              </w:rPr>
            </w:pPr>
            <w:ins w:id="139" w:author="Julien Klein" w:date="2018-10-09T10:11:00Z">
              <w:r w:rsidRPr="00996F85">
                <w:t>Cat-M1 Frequency bands to come</w:t>
              </w:r>
            </w:ins>
            <w:ins w:id="140" w:author="Julien Klein" w:date="2018-10-09T10:20:00Z">
              <w:r w:rsidR="00D272F4">
                <w:t xml:space="preserve"> in the future*</w:t>
              </w:r>
            </w:ins>
          </w:p>
        </w:tc>
      </w:tr>
      <w:tr w:rsidR="00AC24F9" w:rsidRPr="00003161" w14:paraId="7A5C3A1E" w14:textId="77777777" w:rsidTr="00537747">
        <w:trPr>
          <w:ins w:id="141" w:author="Julien Klein" w:date="2018-10-09T10:10:00Z"/>
        </w:trPr>
        <w:tc>
          <w:tcPr>
            <w:tcW w:w="1515" w:type="pct"/>
          </w:tcPr>
          <w:p w14:paraId="7BEEB372" w14:textId="79A15F8A" w:rsidR="00AC24F9" w:rsidRPr="00537747" w:rsidRDefault="00AD245C" w:rsidP="00537747">
            <w:pPr>
              <w:pStyle w:val="TableBody"/>
              <w:rPr>
                <w:ins w:id="142" w:author="Julien Klein" w:date="2018-10-09T10:10:00Z"/>
              </w:rPr>
            </w:pPr>
            <w:ins w:id="143" w:author="Julien Klein" w:date="2018-10-09T10:12:00Z">
              <w:r>
                <w:t>KDDI</w:t>
              </w:r>
            </w:ins>
          </w:p>
        </w:tc>
        <w:tc>
          <w:tcPr>
            <w:tcW w:w="1739" w:type="pct"/>
          </w:tcPr>
          <w:p w14:paraId="0F67089D" w14:textId="690BB6C4" w:rsidR="00AC24F9" w:rsidRPr="00537747" w:rsidRDefault="00670A03" w:rsidP="00537747">
            <w:pPr>
              <w:pStyle w:val="TableBody"/>
              <w:rPr>
                <w:ins w:id="144" w:author="Julien Klein" w:date="2018-10-09T10:10:00Z"/>
              </w:rPr>
            </w:pPr>
            <w:ins w:id="145" w:author="Julien Klein" w:date="2018-10-09T10:19:00Z">
              <w:del w:id="146" w:author="Julien Klein [2]" w:date="2018-11-23T09:45:00Z">
                <w:r w:rsidDel="009A5B99">
                  <w:delText>B</w:delText>
                </w:r>
              </w:del>
              <w:r w:rsidR="002A256A">
                <w:t xml:space="preserve">18, </w:t>
              </w:r>
              <w:del w:id="147" w:author="Julien Klein [2]" w:date="2018-11-23T09:45:00Z">
                <w:r w:rsidR="002A256A" w:rsidDel="009A5B99">
                  <w:delText>B</w:delText>
                </w:r>
              </w:del>
              <w:r w:rsidR="002A256A">
                <w:t>26</w:t>
              </w:r>
            </w:ins>
          </w:p>
        </w:tc>
        <w:tc>
          <w:tcPr>
            <w:tcW w:w="1746" w:type="pct"/>
          </w:tcPr>
          <w:p w14:paraId="7EC22D99" w14:textId="27368669" w:rsidR="00AC24F9" w:rsidRPr="00845F95" w:rsidRDefault="002A256A" w:rsidP="00537747">
            <w:pPr>
              <w:pStyle w:val="TableBody"/>
              <w:rPr>
                <w:ins w:id="148" w:author="Julien Klein" w:date="2018-10-09T10:10:00Z"/>
              </w:rPr>
            </w:pPr>
            <w:ins w:id="149" w:author="Julien Klein" w:date="2018-10-09T10:19:00Z">
              <w:r>
                <w:t>N/A</w:t>
              </w:r>
            </w:ins>
          </w:p>
        </w:tc>
      </w:tr>
      <w:tr w:rsidR="00AC24F9" w:rsidRPr="00003161" w14:paraId="5075D4E1" w14:textId="77777777" w:rsidTr="00537747">
        <w:trPr>
          <w:ins w:id="150" w:author="Julien Klein" w:date="2018-10-09T10:10:00Z"/>
        </w:trPr>
        <w:tc>
          <w:tcPr>
            <w:tcW w:w="1515" w:type="pct"/>
          </w:tcPr>
          <w:p w14:paraId="3F2E94B3" w14:textId="08518A84" w:rsidR="00AC24F9" w:rsidRPr="00845F95" w:rsidRDefault="00AD245C" w:rsidP="00537747">
            <w:pPr>
              <w:pStyle w:val="TableBody"/>
              <w:rPr>
                <w:ins w:id="151" w:author="Julien Klein" w:date="2018-10-09T10:10:00Z"/>
              </w:rPr>
            </w:pPr>
            <w:ins w:id="152" w:author="Julien Klein" w:date="2018-10-09T10:12:00Z">
              <w:r>
                <w:t>Telstra</w:t>
              </w:r>
            </w:ins>
          </w:p>
        </w:tc>
        <w:tc>
          <w:tcPr>
            <w:tcW w:w="1739" w:type="pct"/>
          </w:tcPr>
          <w:p w14:paraId="790B5DFB" w14:textId="289BC4F6" w:rsidR="00AC24F9" w:rsidRPr="00845F95" w:rsidRDefault="002A256A" w:rsidP="00537747">
            <w:pPr>
              <w:pStyle w:val="TableBody"/>
              <w:rPr>
                <w:ins w:id="153" w:author="Julien Klein" w:date="2018-10-09T10:10:00Z"/>
              </w:rPr>
            </w:pPr>
            <w:ins w:id="154" w:author="Julien Klein" w:date="2018-10-09T10:19:00Z">
              <w:del w:id="155" w:author="Julien Klein [2]" w:date="2018-11-23T09:45:00Z">
                <w:r w:rsidDel="009A5B99">
                  <w:delText>B</w:delText>
                </w:r>
              </w:del>
              <w:r>
                <w:t xml:space="preserve">3, </w:t>
              </w:r>
              <w:del w:id="156" w:author="Julien Klein [2]" w:date="2018-11-23T09:45:00Z">
                <w:r w:rsidDel="009A5B99">
                  <w:delText>B</w:delText>
                </w:r>
              </w:del>
              <w:r>
                <w:t>28</w:t>
              </w:r>
            </w:ins>
          </w:p>
        </w:tc>
        <w:tc>
          <w:tcPr>
            <w:tcW w:w="1746" w:type="pct"/>
          </w:tcPr>
          <w:p w14:paraId="442166E9" w14:textId="4B285EC9" w:rsidR="00AC24F9" w:rsidRPr="00003161" w:rsidRDefault="002A256A" w:rsidP="00537747">
            <w:pPr>
              <w:pStyle w:val="TableBody"/>
              <w:rPr>
                <w:ins w:id="157" w:author="Julien Klein" w:date="2018-10-09T10:10:00Z"/>
              </w:rPr>
            </w:pPr>
            <w:ins w:id="158" w:author="Julien Klein" w:date="2018-10-09T10:19:00Z">
              <w:r>
                <w:t>N/A</w:t>
              </w:r>
            </w:ins>
          </w:p>
        </w:tc>
      </w:tr>
      <w:tr w:rsidR="00AC24F9" w:rsidRPr="00003161" w14:paraId="39CFF5BE" w14:textId="77777777" w:rsidTr="00537747">
        <w:trPr>
          <w:ins w:id="159" w:author="Julien Klein" w:date="2018-10-09T10:10:00Z"/>
        </w:trPr>
        <w:tc>
          <w:tcPr>
            <w:tcW w:w="1515" w:type="pct"/>
          </w:tcPr>
          <w:p w14:paraId="5374AC94" w14:textId="352F6DBC" w:rsidR="00AC24F9" w:rsidRPr="00537747" w:rsidRDefault="00AD245C" w:rsidP="00537747">
            <w:pPr>
              <w:pStyle w:val="TableBody"/>
              <w:rPr>
                <w:ins w:id="160" w:author="Julien Klein" w:date="2018-10-09T10:10:00Z"/>
              </w:rPr>
            </w:pPr>
            <w:ins w:id="161" w:author="Julien Klein" w:date="2018-10-09T10:12:00Z">
              <w:r>
                <w:t>Verizon</w:t>
              </w:r>
            </w:ins>
          </w:p>
        </w:tc>
        <w:tc>
          <w:tcPr>
            <w:tcW w:w="1739" w:type="pct"/>
          </w:tcPr>
          <w:p w14:paraId="3E0D98BC" w14:textId="7ADFDBEB" w:rsidR="00AC24F9" w:rsidRPr="00537747" w:rsidRDefault="002A256A" w:rsidP="00537747">
            <w:pPr>
              <w:pStyle w:val="TableBody"/>
              <w:rPr>
                <w:ins w:id="162" w:author="Julien Klein" w:date="2018-10-09T10:10:00Z"/>
              </w:rPr>
            </w:pPr>
            <w:ins w:id="163" w:author="Julien Klein" w:date="2018-10-09T10:19:00Z">
              <w:del w:id="164" w:author="Julien Klein [2]" w:date="2018-11-23T09:45:00Z">
                <w:r w:rsidDel="009A5B99">
                  <w:delText>B</w:delText>
                </w:r>
              </w:del>
              <w:r>
                <w:t>13</w:t>
              </w:r>
            </w:ins>
          </w:p>
        </w:tc>
        <w:tc>
          <w:tcPr>
            <w:tcW w:w="1746" w:type="pct"/>
          </w:tcPr>
          <w:p w14:paraId="2AA93E83" w14:textId="3B5B34AC" w:rsidR="00AC24F9" w:rsidRPr="00845F95" w:rsidRDefault="002A256A" w:rsidP="00537747">
            <w:pPr>
              <w:pStyle w:val="TableBody"/>
              <w:rPr>
                <w:ins w:id="165" w:author="Julien Klein" w:date="2018-10-09T10:10:00Z"/>
              </w:rPr>
            </w:pPr>
            <w:ins w:id="166" w:author="Julien Klein" w:date="2018-10-09T10:19:00Z">
              <w:r>
                <w:t>B4</w:t>
              </w:r>
            </w:ins>
          </w:p>
        </w:tc>
      </w:tr>
      <w:tr w:rsidR="00AC24F9" w:rsidRPr="00003161" w14:paraId="2E785DD0" w14:textId="77777777" w:rsidTr="00537747">
        <w:trPr>
          <w:ins w:id="167" w:author="Julien Klein" w:date="2018-10-09T10:10:00Z"/>
        </w:trPr>
        <w:tc>
          <w:tcPr>
            <w:tcW w:w="1515" w:type="pct"/>
          </w:tcPr>
          <w:p w14:paraId="7A133ECE" w14:textId="119802B2" w:rsidR="00AC24F9" w:rsidRPr="00845F95" w:rsidRDefault="00AD245C" w:rsidP="00537747">
            <w:pPr>
              <w:pStyle w:val="TableBody"/>
              <w:rPr>
                <w:ins w:id="168" w:author="Julien Klein" w:date="2018-10-09T10:10:00Z"/>
              </w:rPr>
            </w:pPr>
            <w:ins w:id="169" w:author="Julien Klein" w:date="2018-10-09T10:12:00Z">
              <w:r>
                <w:t>AT</w:t>
              </w:r>
            </w:ins>
            <w:ins w:id="170" w:author="Julien Klein" w:date="2018-10-09T10:13:00Z">
              <w:r>
                <w:t>&amp;T</w:t>
              </w:r>
            </w:ins>
          </w:p>
        </w:tc>
        <w:tc>
          <w:tcPr>
            <w:tcW w:w="1739" w:type="pct"/>
          </w:tcPr>
          <w:p w14:paraId="4F5D5B4C" w14:textId="03674081" w:rsidR="00AC24F9" w:rsidRPr="002A256A" w:rsidRDefault="002A256A" w:rsidP="00537747">
            <w:pPr>
              <w:pStyle w:val="TableBody"/>
              <w:rPr>
                <w:ins w:id="171" w:author="Julien Klein" w:date="2018-10-09T10:10:00Z"/>
                <w:highlight w:val="yellow"/>
                <w:rPrChange w:id="172" w:author="Julien Klein" w:date="2018-10-09T10:19:00Z">
                  <w:rPr>
                    <w:ins w:id="173" w:author="Julien Klein" w:date="2018-10-09T10:10:00Z"/>
                  </w:rPr>
                </w:rPrChange>
              </w:rPr>
            </w:pPr>
            <w:ins w:id="174" w:author="Julien Klein" w:date="2018-10-09T10:19:00Z">
              <w:del w:id="175" w:author="Julien Klein [2]" w:date="2018-10-31T16:25:00Z">
                <w:r w:rsidRPr="00717222" w:rsidDel="00717222">
                  <w:delText>To be completed</w:delText>
                </w:r>
              </w:del>
            </w:ins>
            <w:ins w:id="176" w:author="Julien Klein [2]" w:date="2018-10-31T16:25:00Z">
              <w:r w:rsidR="00717222">
                <w:t>2,</w:t>
              </w:r>
              <w:r w:rsidR="00C30D4B">
                <w:t xml:space="preserve"> </w:t>
              </w:r>
            </w:ins>
            <w:ins w:id="177" w:author="Julien Klein [2]" w:date="2018-11-05T10:43:00Z">
              <w:r w:rsidR="001744FF">
                <w:t>4</w:t>
              </w:r>
            </w:ins>
            <w:ins w:id="178" w:author="Julien Klein [2]" w:date="2018-11-05T10:44:00Z">
              <w:r w:rsidR="001744FF">
                <w:t xml:space="preserve">, </w:t>
              </w:r>
            </w:ins>
            <w:ins w:id="179" w:author="Julien Klein [2]" w:date="2018-10-31T16:25:00Z">
              <w:r w:rsidR="00C30D4B">
                <w:t>12</w:t>
              </w:r>
            </w:ins>
          </w:p>
        </w:tc>
        <w:tc>
          <w:tcPr>
            <w:tcW w:w="1746" w:type="pct"/>
          </w:tcPr>
          <w:p w14:paraId="4B845331" w14:textId="4D2A3F67" w:rsidR="00AC24F9" w:rsidRPr="002A256A" w:rsidRDefault="002A256A" w:rsidP="00537747">
            <w:pPr>
              <w:pStyle w:val="TableBody"/>
              <w:rPr>
                <w:ins w:id="180" w:author="Julien Klein" w:date="2018-10-09T10:10:00Z"/>
                <w:highlight w:val="yellow"/>
                <w:rPrChange w:id="181" w:author="Julien Klein" w:date="2018-10-09T10:19:00Z">
                  <w:rPr>
                    <w:ins w:id="182" w:author="Julien Klein" w:date="2018-10-09T10:10:00Z"/>
                  </w:rPr>
                </w:rPrChange>
              </w:rPr>
            </w:pPr>
            <w:ins w:id="183" w:author="Julien Klein" w:date="2018-10-09T10:19:00Z">
              <w:del w:id="184" w:author="Julien Klein [2]" w:date="2018-10-31T16:25:00Z">
                <w:r w:rsidRPr="00C30D4B" w:rsidDel="00C30D4B">
                  <w:delText>To be completed</w:delText>
                </w:r>
              </w:del>
            </w:ins>
            <w:ins w:id="185" w:author="Julien Klein [2]" w:date="2018-11-05T10:44:00Z">
              <w:r w:rsidR="001744FF">
                <w:t>N/A</w:t>
              </w:r>
            </w:ins>
          </w:p>
        </w:tc>
      </w:tr>
    </w:tbl>
    <w:p w14:paraId="4F47A965" w14:textId="60BF9341" w:rsidR="008577F0" w:rsidRDefault="008577F0" w:rsidP="008577F0">
      <w:pPr>
        <w:rPr>
          <w:ins w:id="186" w:author="Julien Klein" w:date="2018-10-09T10:12:00Z"/>
          <w:rFonts w:ascii="Calibri" w:hAnsi="Calibri"/>
          <w:color w:val="auto"/>
          <w:sz w:val="22"/>
          <w:szCs w:val="22"/>
        </w:rPr>
      </w:pPr>
      <w:ins w:id="187" w:author="Julien Klein" w:date="2018-10-09T10:12:00Z">
        <w:r>
          <w:t>* Cat-M1 frequency bands availability on different network</w:t>
        </w:r>
      </w:ins>
      <w:ins w:id="188" w:author="Julien Klein [2]" w:date="2018-11-23T10:29:00Z">
        <w:r w:rsidR="001B0932">
          <w:t>s</w:t>
        </w:r>
      </w:ins>
      <w:ins w:id="189" w:author="Julien Klein" w:date="2018-10-09T10:12:00Z">
        <w:r>
          <w:t xml:space="preserve"> is evolving. It is </w:t>
        </w:r>
      </w:ins>
      <w:ins w:id="190" w:author="Julien Klein [2]" w:date="2018-11-23T10:29:00Z">
        <w:r w:rsidR="003902A2">
          <w:t xml:space="preserve">up </w:t>
        </w:r>
      </w:ins>
      <w:ins w:id="191" w:author="Julien Klein" w:date="2018-10-09T10:12:00Z">
        <w:r>
          <w:t>to customer</w:t>
        </w:r>
        <w:del w:id="192" w:author="Julien Klein [2]" w:date="2018-11-23T10:29:00Z">
          <w:r w:rsidDel="003902A2">
            <w:delText>s</w:delText>
          </w:r>
        </w:del>
        <w:r>
          <w:t xml:space="preserve"> to check frequency bands to be enabled in its end-product</w:t>
        </w:r>
      </w:ins>
      <w:ins w:id="193" w:author="Michael Boutboul" w:date="2018-10-09T10:59:00Z">
        <w:r w:rsidR="009A61D3">
          <w:t xml:space="preserve"> depending also on international roaming</w:t>
        </w:r>
      </w:ins>
      <w:ins w:id="194" w:author="Julien Klein" w:date="2018-10-09T10:12:00Z">
        <w:del w:id="195" w:author="Michael Boutboul" w:date="2018-10-09T10:59:00Z">
          <w:r w:rsidDel="009A61D3">
            <w:delText>.</w:delText>
          </w:r>
        </w:del>
      </w:ins>
    </w:p>
    <w:p w14:paraId="6A7FB836" w14:textId="77777777" w:rsidR="00AC24F9" w:rsidRPr="00AC514C" w:rsidRDefault="00AC24F9">
      <w:pPr>
        <w:rPr>
          <w:ins w:id="196" w:author="Julien Klein" w:date="2018-10-09T10:08:00Z"/>
        </w:rPr>
        <w:pPrChange w:id="197" w:author="Julien Klein" w:date="2018-10-09T10:08:00Z">
          <w:pPr>
            <w:pStyle w:val="Heading1"/>
            <w:spacing w:before="200" w:after="200"/>
            <w:ind w:left="0" w:firstLine="0"/>
          </w:pPr>
        </w:pPrChange>
      </w:pPr>
    </w:p>
    <w:p w14:paraId="0401C8E5" w14:textId="469E097A" w:rsidR="00C71667" w:rsidRDefault="0078137F" w:rsidP="001A09D6">
      <w:pPr>
        <w:pStyle w:val="Heading1"/>
        <w:spacing w:before="200" w:after="200"/>
        <w:ind w:left="0" w:firstLine="0"/>
      </w:pPr>
      <w:r>
        <w:t>Customiz</w:t>
      </w:r>
      <w:r w:rsidR="00003161">
        <w:t>ing</w:t>
      </w:r>
      <w:r>
        <w:t xml:space="preserve"> </w:t>
      </w:r>
      <w:r w:rsidR="00003161">
        <w:t xml:space="preserve">the </w:t>
      </w:r>
      <w:r w:rsidR="00C71667">
        <w:t>Operator</w:t>
      </w:r>
    </w:p>
    <w:p w14:paraId="16876B33" w14:textId="28648C12" w:rsidR="00C71667" w:rsidRDefault="00003161" w:rsidP="001A09D6">
      <w:r>
        <w:t xml:space="preserve">MNOs </w:t>
      </w:r>
      <w:r w:rsidR="00C71667">
        <w:t>may have specific requirements either on modem behavior (timer value, number of retries,</w:t>
      </w:r>
      <w:r>
        <w:t xml:space="preserve"> etc.</w:t>
      </w:r>
      <w:r w:rsidR="00C71667">
        <w:t>) or on general product configuration (</w:t>
      </w:r>
      <w:r w:rsidR="00C75E20">
        <w:t>PDN configuration</w:t>
      </w:r>
      <w:r w:rsidR="00C71667">
        <w:t>, features configuration,</w:t>
      </w:r>
      <w:r>
        <w:t xml:space="preserve"> etc.</w:t>
      </w:r>
      <w:r w:rsidR="00C71667">
        <w:t xml:space="preserve">) </w:t>
      </w:r>
    </w:p>
    <w:p w14:paraId="1D8F427B" w14:textId="2BA4E9E0" w:rsidR="00C71667" w:rsidRDefault="00C71667" w:rsidP="001A09D6">
      <w:proofErr w:type="gramStart"/>
      <w:r>
        <w:t>In order to</w:t>
      </w:r>
      <w:proofErr w:type="gramEnd"/>
      <w:r>
        <w:t xml:space="preserve"> comply with these requirements, it is necessary to carefully set the operator</w:t>
      </w:r>
      <w:r w:rsidR="00C75E20">
        <w:t xml:space="preserve"> on which</w:t>
      </w:r>
      <w:r>
        <w:t xml:space="preserve"> the product will operate.</w:t>
      </w:r>
    </w:p>
    <w:p w14:paraId="7BAA2458" w14:textId="6167FA7A" w:rsidR="00C71667" w:rsidRDefault="00C71667" w:rsidP="001A09D6">
      <w:pPr>
        <w:rPr>
          <w:ins w:id="198" w:author="Julien Klein [2]" w:date="2018-11-23T14:42:00Z"/>
        </w:rPr>
      </w:pPr>
      <w:r>
        <w:t xml:space="preserve">Operator customization is done </w:t>
      </w:r>
      <w:r w:rsidR="00003161">
        <w:t xml:space="preserve">using command </w:t>
      </w:r>
      <w:r w:rsidRPr="001A09D6">
        <w:rPr>
          <w:rStyle w:val="Code"/>
        </w:rPr>
        <w:t>AT+KCARRIERCFG</w:t>
      </w:r>
      <w:r w:rsidR="00003161">
        <w:t xml:space="preserve">. Refer to document </w:t>
      </w:r>
      <w:r w:rsidR="00003161">
        <w:fldChar w:fldCharType="begin"/>
      </w:r>
      <w:r w:rsidR="00003161">
        <w:instrText xml:space="preserve"> REF _Ref522021239 \w \h  \* MERGEFORMAT </w:instrText>
      </w:r>
      <w:r w:rsidR="00003161">
        <w:fldChar w:fldCharType="separate"/>
      </w:r>
      <w:r w:rsidR="002F577A">
        <w:t>[1]</w:t>
      </w:r>
      <w:r w:rsidR="00003161">
        <w:fldChar w:fldCharType="end"/>
      </w:r>
      <w:r w:rsidR="00003161">
        <w:t xml:space="preserve"> </w:t>
      </w:r>
      <w:r w:rsidR="00003161">
        <w:fldChar w:fldCharType="begin"/>
      </w:r>
      <w:r w:rsidR="00003161">
        <w:instrText xml:space="preserve"> REF _Ref522021239 \h  \* MERGEFORMAT </w:instrText>
      </w:r>
      <w:r w:rsidR="00003161">
        <w:fldChar w:fldCharType="separate"/>
      </w:r>
      <w:r w:rsidR="002F577A" w:rsidRPr="001A09D6">
        <w:rPr>
          <w:rFonts w:eastAsia="PMingLiU"/>
        </w:rPr>
        <w:t>AirPrime HL78xx AT Commands Interface Guide</w:t>
      </w:r>
      <w:r w:rsidR="00003161">
        <w:fldChar w:fldCharType="end"/>
      </w:r>
      <w:r w:rsidR="00003161">
        <w:t xml:space="preserve"> for details about this command.</w:t>
      </w:r>
    </w:p>
    <w:p w14:paraId="5095B962" w14:textId="77777777" w:rsidR="00C65584" w:rsidRDefault="00C65584" w:rsidP="001A09D6">
      <w:pPr>
        <w:rPr>
          <w:ins w:id="199" w:author="Julien Klein [2]" w:date="2018-11-23T14:41:00Z"/>
        </w:rPr>
      </w:pPr>
    </w:p>
    <w:p w14:paraId="2F53B998" w14:textId="50AACE5A" w:rsidR="009D6630" w:rsidRPr="00C372DE" w:rsidRDefault="009D6630" w:rsidP="009D6630">
      <w:pPr>
        <w:pStyle w:val="Note"/>
        <w:rPr>
          <w:ins w:id="200" w:author="Julien Klein [2]" w:date="2018-11-23T14:41:00Z"/>
        </w:rPr>
      </w:pPr>
      <w:ins w:id="201" w:author="Julien Klein [2]" w:date="2018-11-23T14:42:00Z">
        <w:r>
          <w:t xml:space="preserve">Even if operators are </w:t>
        </w:r>
      </w:ins>
      <w:ins w:id="202" w:author="Julien Klein [2]" w:date="2018-11-23T14:46:00Z">
        <w:r w:rsidR="00B10844">
          <w:t xml:space="preserve">indicated as </w:t>
        </w:r>
      </w:ins>
      <w:ins w:id="203" w:author="Julien Klein [2]" w:date="2018-11-23T14:42:00Z">
        <w:r>
          <w:t xml:space="preserve">supported </w:t>
        </w:r>
      </w:ins>
      <w:ins w:id="204" w:author="Julien Klein [2]" w:date="2018-11-23T14:46:00Z">
        <w:r w:rsidR="00136A14">
          <w:t>at</w:t>
        </w:r>
      </w:ins>
      <w:ins w:id="205" w:author="Julien Klein [2]" w:date="2018-11-23T14:42:00Z">
        <w:r>
          <w:t xml:space="preserve"> </w:t>
        </w:r>
        <w:proofErr w:type="spellStart"/>
        <w:r>
          <w:t>AT</w:t>
        </w:r>
        <w:proofErr w:type="spellEnd"/>
        <w:r>
          <w:t xml:space="preserve"> commands level, </w:t>
        </w:r>
        <w:r w:rsidR="00C65584">
          <w:t>an operator certification may be needed. Please refer to Customer Release Notes to check relevant cert</w:t>
        </w:r>
      </w:ins>
      <w:ins w:id="206" w:author="Julien Klein [2]" w:date="2018-11-23T14:44:00Z">
        <w:r w:rsidR="00427698">
          <w:t>i</w:t>
        </w:r>
      </w:ins>
      <w:ins w:id="207" w:author="Julien Klein [2]" w:date="2018-11-23T14:42:00Z">
        <w:r w:rsidR="00C65584">
          <w:t>fications.</w:t>
        </w:r>
      </w:ins>
    </w:p>
    <w:p w14:paraId="3AAA38D9" w14:textId="77777777" w:rsidR="009D6630" w:rsidRDefault="009D6630" w:rsidP="001A09D6"/>
    <w:p w14:paraId="651845A1" w14:textId="53679262" w:rsidR="007124A9" w:rsidRDefault="007124A9" w:rsidP="001A09D6">
      <w:pPr>
        <w:pStyle w:val="Heading2"/>
        <w:spacing w:before="200" w:after="200"/>
      </w:pPr>
      <w:bookmarkStart w:id="208" w:name="_Ref525915778"/>
      <w:r>
        <w:t xml:space="preserve">Check </w:t>
      </w:r>
      <w:r w:rsidR="00003161">
        <w:t>S</w:t>
      </w:r>
      <w:r>
        <w:t xml:space="preserve">upported </w:t>
      </w:r>
      <w:r w:rsidR="00003161">
        <w:t>Operators</w:t>
      </w:r>
      <w:bookmarkEnd w:id="208"/>
    </w:p>
    <w:p w14:paraId="2C8AB8BA" w14:textId="6601FA18" w:rsidR="00C03F5A" w:rsidRDefault="00224BD9">
      <w:pPr>
        <w:pPrChange w:id="209" w:author="Elaine Baricante" w:date="2018-08-14T15:38:00Z">
          <w:pPr>
            <w:keepNext/>
            <w:jc w:val="both"/>
          </w:pPr>
        </w:pPrChange>
      </w:pPr>
      <w:r>
        <w:t>Send</w:t>
      </w:r>
      <w:r w:rsidR="00003161">
        <w:t xml:space="preserve"> </w:t>
      </w:r>
      <w:r w:rsidR="00003161" w:rsidRPr="001A09D6">
        <w:rPr>
          <w:rStyle w:val="Code"/>
        </w:rPr>
        <w:t>AT+KCARRIERCFG=?</w:t>
      </w:r>
      <w:r w:rsidR="00003161">
        <w:t xml:space="preserve"> </w:t>
      </w:r>
      <w:r w:rsidR="007124A9">
        <w:t>to get the list of supported operators</w:t>
      </w:r>
      <w:r w:rsidR="00003161">
        <w:t xml:space="preserve">. The module will respond with </w:t>
      </w:r>
      <w:r w:rsidR="00C03F5A">
        <w:t xml:space="preserve">a range (or several ranges) of integers, which are indexes </w:t>
      </w:r>
      <w:r w:rsidR="00003161">
        <w:t xml:space="preserve">that correspond </w:t>
      </w:r>
      <w:r w:rsidR="00C03F5A">
        <w:t>to available operators.</w:t>
      </w:r>
      <w:r w:rsidR="003475CD">
        <w:t xml:space="preserve"> Corresponding indexes and operator names are defined in document </w:t>
      </w:r>
      <w:r w:rsidR="003475CD">
        <w:fldChar w:fldCharType="begin"/>
      </w:r>
      <w:r w:rsidR="003475CD">
        <w:instrText xml:space="preserve"> REF _Ref522021239 \w \h  \* MERGEFORMAT </w:instrText>
      </w:r>
      <w:r w:rsidR="003475CD">
        <w:fldChar w:fldCharType="separate"/>
      </w:r>
      <w:r w:rsidR="002F577A">
        <w:t>[1]</w:t>
      </w:r>
      <w:r w:rsidR="003475CD">
        <w:fldChar w:fldCharType="end"/>
      </w:r>
      <w:r w:rsidR="003475CD">
        <w:t xml:space="preserve"> </w:t>
      </w:r>
      <w:r w:rsidR="003475CD">
        <w:fldChar w:fldCharType="begin"/>
      </w:r>
      <w:r w:rsidR="003475CD">
        <w:instrText xml:space="preserve"> REF _Ref522021239 \h  \* MERGEFORMAT </w:instrText>
      </w:r>
      <w:r w:rsidR="003475CD">
        <w:fldChar w:fldCharType="separate"/>
      </w:r>
      <w:r w:rsidR="002F577A" w:rsidRPr="001A09D6">
        <w:rPr>
          <w:rFonts w:eastAsia="PMingLiU"/>
        </w:rPr>
        <w:t>AirPrime HL78xx AT Commands Interface Guide</w:t>
      </w:r>
      <w:r w:rsidR="003475CD">
        <w:fldChar w:fldCharType="end"/>
      </w:r>
      <w:r w:rsidR="003475CD">
        <w:t>.</w:t>
      </w:r>
    </w:p>
    <w:p w14:paraId="5EDE5FA5" w14:textId="74E464ED" w:rsidR="00C03F5A" w:rsidRDefault="00003161">
      <w:pPr>
        <w:pPrChange w:id="210" w:author="Elaine Baricante" w:date="2018-08-14T15:37:00Z">
          <w:pPr>
            <w:keepNext/>
            <w:jc w:val="both"/>
          </w:pPr>
        </w:pPrChange>
      </w:pPr>
      <w:r>
        <w:lastRenderedPageBreak/>
        <w:t>E</w:t>
      </w:r>
      <w:r w:rsidR="00C03F5A">
        <w:t>xample:</w:t>
      </w:r>
    </w:p>
    <w:p w14:paraId="3FAC7C82" w14:textId="77777777" w:rsidR="00C03F5A" w:rsidRPr="001A09D6" w:rsidRDefault="00C03F5A">
      <w:pPr>
        <w:pStyle w:val="Indented"/>
        <w:rPr>
          <w:rStyle w:val="Code"/>
        </w:rPr>
        <w:pPrChange w:id="211" w:author="Elaine Baricante" w:date="2018-08-14T15:38:00Z">
          <w:pPr>
            <w:keepNext/>
            <w:jc w:val="both"/>
          </w:pPr>
        </w:pPrChange>
      </w:pPr>
      <w:r w:rsidRPr="001A09D6">
        <w:rPr>
          <w:rStyle w:val="Code"/>
        </w:rPr>
        <w:t>AT+KCARRIERCFG=?</w:t>
      </w:r>
    </w:p>
    <w:p w14:paraId="1D377169" w14:textId="2A166E9E" w:rsidR="00C03F5A" w:rsidRPr="001A09D6" w:rsidRDefault="00C03F5A">
      <w:pPr>
        <w:pStyle w:val="Indented"/>
        <w:rPr>
          <w:rStyle w:val="Code"/>
        </w:rPr>
        <w:pPrChange w:id="212" w:author="Elaine Baricante" w:date="2018-08-14T15:38:00Z">
          <w:pPr>
            <w:keepNext/>
            <w:jc w:val="both"/>
          </w:pPr>
        </w:pPrChange>
      </w:pPr>
      <w:r w:rsidRPr="001A09D6">
        <w:rPr>
          <w:rStyle w:val="Code"/>
        </w:rPr>
        <w:t>+KCARRIERCFG: (0-1</w:t>
      </w:r>
      <w:ins w:id="213" w:author="Julien Klein" w:date="2018-09-28T16:19:00Z">
        <w:r w:rsidR="00AC1C6E">
          <w:rPr>
            <w:rStyle w:val="Code"/>
          </w:rPr>
          <w:t>3</w:t>
        </w:r>
      </w:ins>
      <w:del w:id="214" w:author="Julien Klein" w:date="2018-09-28T16:19:00Z">
        <w:r w:rsidRPr="001A09D6" w:rsidDel="00AC1C6E">
          <w:rPr>
            <w:rStyle w:val="Code"/>
          </w:rPr>
          <w:delText>2</w:delText>
        </w:r>
      </w:del>
      <w:r w:rsidRPr="001A09D6">
        <w:rPr>
          <w:rStyle w:val="Code"/>
        </w:rPr>
        <w:t>)</w:t>
      </w:r>
    </w:p>
    <w:p w14:paraId="491541C9" w14:textId="77777777" w:rsidR="00C03F5A" w:rsidRPr="001A09D6" w:rsidRDefault="00C03F5A">
      <w:pPr>
        <w:pStyle w:val="Indented"/>
        <w:rPr>
          <w:rStyle w:val="Code"/>
        </w:rPr>
        <w:pPrChange w:id="215" w:author="Elaine Baricante" w:date="2018-08-14T15:38:00Z">
          <w:pPr>
            <w:keepNext/>
            <w:jc w:val="both"/>
          </w:pPr>
        </w:pPrChange>
      </w:pPr>
      <w:r w:rsidRPr="001A09D6">
        <w:rPr>
          <w:rStyle w:val="Code"/>
        </w:rPr>
        <w:t>OK</w:t>
      </w:r>
    </w:p>
    <w:p w14:paraId="6F293820" w14:textId="747A3092" w:rsidR="00003161" w:rsidRDefault="00003161">
      <w:pPr>
        <w:pPrChange w:id="216" w:author="Elaine Baricante" w:date="2018-08-14T15:37:00Z">
          <w:pPr>
            <w:keepNext/>
            <w:jc w:val="both"/>
          </w:pPr>
        </w:pPrChange>
      </w:pPr>
    </w:p>
    <w:p w14:paraId="31B44B99" w14:textId="4B0A98F6" w:rsidR="001F201A" w:rsidRDefault="00003161">
      <w:pPr>
        <w:pPrChange w:id="217" w:author="Elaine Baricante" w:date="2018-08-14T15:37:00Z">
          <w:pPr>
            <w:keepNext/>
            <w:jc w:val="both"/>
          </w:pPr>
        </w:pPrChange>
      </w:pPr>
      <w:r>
        <w:t>T</w:t>
      </w:r>
      <w:r w:rsidR="001F201A">
        <w:t xml:space="preserve">he list of supported operators on software release </w:t>
      </w:r>
      <w:r w:rsidR="007E0160">
        <w:t>1.</w:t>
      </w:r>
      <w:ins w:id="218" w:author="Julien Klein" w:date="2018-09-28T16:19:00Z">
        <w:r w:rsidR="00AC1C6E">
          <w:t>7.</w:t>
        </w:r>
      </w:ins>
      <w:ins w:id="219" w:author="Julien Klein [2]" w:date="2018-11-23T09:54:00Z">
        <w:r w:rsidR="00871C6C">
          <w:t>1</w:t>
        </w:r>
      </w:ins>
      <w:ins w:id="220" w:author="Julien Klein [2]" w:date="2018-11-23T11:03:00Z">
        <w:r w:rsidR="00665213">
          <w:t>2</w:t>
        </w:r>
      </w:ins>
      <w:ins w:id="221" w:author="Julien Klein" w:date="2018-09-28T16:19:00Z">
        <w:del w:id="222" w:author="Julien Klein [2]" w:date="2018-11-23T09:54:00Z">
          <w:r w:rsidR="00AC1C6E" w:rsidDel="00871C6C">
            <w:delText>5</w:delText>
          </w:r>
        </w:del>
        <w:del w:id="223" w:author="Julien Klein [2]" w:date="2018-11-23T09:55:00Z">
          <w:r w:rsidR="00AC1C6E" w:rsidDel="00871C6C">
            <w:delText>.0</w:delText>
          </w:r>
        </w:del>
      </w:ins>
      <w:del w:id="224" w:author="Julien Klein" w:date="2018-09-28T16:19:00Z">
        <w:r w:rsidR="007E0160" w:rsidDel="00AC1C6E">
          <w:delText>5.1</w:delText>
        </w:r>
      </w:del>
      <w:r>
        <w:t xml:space="preserve"> are as follows:</w:t>
      </w:r>
    </w:p>
    <w:p w14:paraId="095BA45E" w14:textId="72DB4493" w:rsidR="003475CD" w:rsidRDefault="003475CD" w:rsidP="00003161">
      <w:pPr>
        <w:pStyle w:val="Bulleted"/>
      </w:pPr>
      <w:r>
        <w:t>DEFAULT</w:t>
      </w:r>
    </w:p>
    <w:p w14:paraId="17003DD3" w14:textId="29BD4E65" w:rsidR="00003161" w:rsidRDefault="00815EC8" w:rsidP="00003161">
      <w:pPr>
        <w:pStyle w:val="Bulleted"/>
      </w:pPr>
      <w:r>
        <w:t>VERIZON</w:t>
      </w:r>
    </w:p>
    <w:p w14:paraId="1BCD16C2" w14:textId="5E754591" w:rsidR="00003161" w:rsidRDefault="00815EC8" w:rsidP="00003161">
      <w:pPr>
        <w:pStyle w:val="Bulleted"/>
      </w:pPr>
      <w:r>
        <w:t>CMCC</w:t>
      </w:r>
    </w:p>
    <w:p w14:paraId="02A8EE45" w14:textId="53FAB373" w:rsidR="00003161" w:rsidRDefault="00815EC8" w:rsidP="00003161">
      <w:pPr>
        <w:pStyle w:val="Bulleted"/>
      </w:pPr>
      <w:r>
        <w:t>RJIL</w:t>
      </w:r>
    </w:p>
    <w:p w14:paraId="2CEFE0F2" w14:textId="53C33292" w:rsidR="00003161" w:rsidRDefault="00815EC8" w:rsidP="00003161">
      <w:pPr>
        <w:pStyle w:val="Bulleted"/>
      </w:pPr>
      <w:r>
        <w:t>KDDI</w:t>
      </w:r>
    </w:p>
    <w:p w14:paraId="7638A144" w14:textId="0277E52F" w:rsidR="00003161" w:rsidRDefault="00815EC8" w:rsidP="00003161">
      <w:pPr>
        <w:pStyle w:val="Bulleted"/>
      </w:pPr>
      <w:r>
        <w:t>AT&amp;T</w:t>
      </w:r>
    </w:p>
    <w:p w14:paraId="22B2A96F" w14:textId="4C9FDCE4" w:rsidR="00003161" w:rsidRDefault="00815EC8" w:rsidP="00003161">
      <w:pPr>
        <w:pStyle w:val="Bulleted"/>
      </w:pPr>
      <w:r>
        <w:t>USCC</w:t>
      </w:r>
    </w:p>
    <w:p w14:paraId="634F2241" w14:textId="2BEA061A" w:rsidR="00003161" w:rsidRDefault="00815EC8" w:rsidP="00003161">
      <w:pPr>
        <w:pStyle w:val="Bulleted"/>
      </w:pPr>
      <w:r>
        <w:t>DOCOMO</w:t>
      </w:r>
    </w:p>
    <w:p w14:paraId="408F7F2E" w14:textId="4BF8D3CF" w:rsidR="00003161" w:rsidRDefault="00815EC8" w:rsidP="00003161">
      <w:pPr>
        <w:pStyle w:val="Bulleted"/>
      </w:pPr>
      <w:r>
        <w:t>SOFTBANK</w:t>
      </w:r>
    </w:p>
    <w:p w14:paraId="64101281" w14:textId="23E2872A" w:rsidR="00003161" w:rsidRDefault="00815EC8" w:rsidP="00003161">
      <w:pPr>
        <w:pStyle w:val="Bulleted"/>
      </w:pPr>
      <w:r>
        <w:t>LGU+</w:t>
      </w:r>
    </w:p>
    <w:p w14:paraId="18C401C7" w14:textId="44681D5D" w:rsidR="00003161" w:rsidRDefault="00815EC8" w:rsidP="00003161">
      <w:pPr>
        <w:pStyle w:val="Bulleted"/>
      </w:pPr>
      <w:r>
        <w:t>KT</w:t>
      </w:r>
    </w:p>
    <w:p w14:paraId="44D91752" w14:textId="693B6115" w:rsidR="00003161" w:rsidRDefault="00815EC8" w:rsidP="00003161">
      <w:pPr>
        <w:pStyle w:val="Bulleted"/>
      </w:pPr>
      <w:r>
        <w:t>T-MOBILE</w:t>
      </w:r>
    </w:p>
    <w:p w14:paraId="3A5A9B1D" w14:textId="26085CD7" w:rsidR="002A03A6" w:rsidRDefault="00815EC8">
      <w:pPr>
        <w:pStyle w:val="Bulleted"/>
        <w:rPr>
          <w:ins w:id="225" w:author="Julien Klein" w:date="2018-09-28T16:19:00Z"/>
        </w:rPr>
      </w:pPr>
      <w:r>
        <w:t>SKT</w:t>
      </w:r>
    </w:p>
    <w:p w14:paraId="3428B767" w14:textId="6D916973" w:rsidR="00AC1C6E" w:rsidRDefault="00AC1C6E" w:rsidP="001A09D6">
      <w:pPr>
        <w:pStyle w:val="Bulleted"/>
      </w:pPr>
      <w:ins w:id="226" w:author="Julien Klein" w:date="2018-09-28T16:19:00Z">
        <w:r>
          <w:t>TELSTRA</w:t>
        </w:r>
      </w:ins>
    </w:p>
    <w:p w14:paraId="530954DA" w14:textId="21B9FA08" w:rsidR="00C03F5A" w:rsidRDefault="001F201A">
      <w:pPr>
        <w:pStyle w:val="Note"/>
        <w:pPrChange w:id="227" w:author="Elaine Baricante" w:date="2018-08-14T15:41:00Z">
          <w:pPr>
            <w:pStyle w:val="Note"/>
            <w:keepNext/>
            <w:ind w:left="900" w:hanging="900"/>
            <w:jc w:val="both"/>
          </w:pPr>
        </w:pPrChange>
      </w:pPr>
      <w:r>
        <w:t xml:space="preserve"> </w:t>
      </w:r>
      <w:r w:rsidR="00003161">
        <w:t xml:space="preserve">This list </w:t>
      </w:r>
      <w:r w:rsidR="00C03F5A">
        <w:rPr>
          <w:lang w:eastAsia="zh-CN"/>
        </w:rPr>
        <w:t>may evolve in future releases</w:t>
      </w:r>
      <w:r w:rsidR="00003161">
        <w:rPr>
          <w:lang w:eastAsia="zh-CN"/>
        </w:rPr>
        <w:t>.</w:t>
      </w:r>
    </w:p>
    <w:p w14:paraId="26CACD53" w14:textId="4D2C6B3B" w:rsidR="00C130C1" w:rsidRDefault="00C130C1" w:rsidP="001A09D6">
      <w:pPr>
        <w:pStyle w:val="Heading2"/>
        <w:spacing w:before="200" w:after="200"/>
      </w:pPr>
      <w:r>
        <w:t>Check</w:t>
      </w:r>
      <w:r w:rsidR="00003161">
        <w:t xml:space="preserve"> C</w:t>
      </w:r>
      <w:r>
        <w:t xml:space="preserve">urrent </w:t>
      </w:r>
      <w:r w:rsidR="00003161">
        <w:t>Operator</w:t>
      </w:r>
    </w:p>
    <w:p w14:paraId="2CADB8DD" w14:textId="6905F797" w:rsidR="003475CD" w:rsidRDefault="00224BD9" w:rsidP="003475CD">
      <w:r>
        <w:t>Send</w:t>
      </w:r>
      <w:r w:rsidR="003475CD">
        <w:t xml:space="preserve"> </w:t>
      </w:r>
      <w:r w:rsidR="003475CD" w:rsidRPr="001A09D6">
        <w:rPr>
          <w:rStyle w:val="Code"/>
        </w:rPr>
        <w:t>AT+KCARRIERCFG?</w:t>
      </w:r>
      <w:r w:rsidR="003475CD">
        <w:t xml:space="preserve"> </w:t>
      </w:r>
      <w:r w:rsidR="00C130C1">
        <w:t>to check the current operator</w:t>
      </w:r>
      <w:r w:rsidR="003475CD">
        <w:t xml:space="preserve">. The module will respond with </w:t>
      </w:r>
      <w:r w:rsidR="00C130C1">
        <w:t xml:space="preserve">an integer value, which is an index </w:t>
      </w:r>
      <w:r w:rsidR="003475CD">
        <w:t xml:space="preserve">that corresponds to </w:t>
      </w:r>
      <w:r w:rsidR="00C130C1">
        <w:t xml:space="preserve">the operator currently set on the </w:t>
      </w:r>
      <w:r w:rsidR="003475CD">
        <w:t xml:space="preserve">module. Corresponding indexes and operator names are defined in document </w:t>
      </w:r>
      <w:r w:rsidR="003475CD">
        <w:fldChar w:fldCharType="begin"/>
      </w:r>
      <w:r w:rsidR="003475CD">
        <w:instrText xml:space="preserve"> REF _Ref522021239 \w \h  \* MERGEFORMAT </w:instrText>
      </w:r>
      <w:r w:rsidR="003475CD">
        <w:fldChar w:fldCharType="separate"/>
      </w:r>
      <w:r w:rsidR="002F577A">
        <w:t>[1]</w:t>
      </w:r>
      <w:r w:rsidR="003475CD">
        <w:fldChar w:fldCharType="end"/>
      </w:r>
      <w:r w:rsidR="003475CD">
        <w:t xml:space="preserve"> </w:t>
      </w:r>
      <w:r w:rsidR="003475CD">
        <w:fldChar w:fldCharType="begin"/>
      </w:r>
      <w:r w:rsidR="003475CD">
        <w:instrText xml:space="preserve"> REF _Ref522021239 \h  \* MERGEFORMAT </w:instrText>
      </w:r>
      <w:r w:rsidR="003475CD">
        <w:fldChar w:fldCharType="separate"/>
      </w:r>
      <w:r w:rsidR="002F577A" w:rsidRPr="001A09D6">
        <w:rPr>
          <w:rFonts w:eastAsia="PMingLiU"/>
        </w:rPr>
        <w:t>AirPrime HL78xx AT Commands Interface Guide</w:t>
      </w:r>
      <w:r w:rsidR="003475CD">
        <w:fldChar w:fldCharType="end"/>
      </w:r>
      <w:r w:rsidR="003475CD">
        <w:t>.</w:t>
      </w:r>
    </w:p>
    <w:p w14:paraId="5121FD64" w14:textId="3E1D692A" w:rsidR="00C130C1" w:rsidRDefault="003475CD" w:rsidP="001A09D6">
      <w:r>
        <w:t>E</w:t>
      </w:r>
      <w:r w:rsidR="00C130C1">
        <w:t>xample:</w:t>
      </w:r>
    </w:p>
    <w:p w14:paraId="2002B594" w14:textId="77777777" w:rsidR="00C130C1" w:rsidRPr="001A09D6" w:rsidRDefault="00C130C1" w:rsidP="001A09D6">
      <w:pPr>
        <w:pStyle w:val="Indented"/>
        <w:rPr>
          <w:rStyle w:val="Code"/>
        </w:rPr>
      </w:pPr>
      <w:r w:rsidRPr="001A09D6">
        <w:rPr>
          <w:rStyle w:val="Code"/>
        </w:rPr>
        <w:t>AT+KCARRIERCFG?</w:t>
      </w:r>
    </w:p>
    <w:p w14:paraId="22FCB6D9" w14:textId="77777777" w:rsidR="00C130C1" w:rsidRPr="001A09D6" w:rsidRDefault="00C130C1" w:rsidP="001A09D6">
      <w:pPr>
        <w:pStyle w:val="Indented"/>
        <w:rPr>
          <w:rStyle w:val="Code"/>
        </w:rPr>
      </w:pPr>
      <w:r w:rsidRPr="001A09D6">
        <w:rPr>
          <w:rStyle w:val="Code"/>
        </w:rPr>
        <w:t>+KCARRIERCFG: 0</w:t>
      </w:r>
    </w:p>
    <w:p w14:paraId="53FF72A1" w14:textId="095848C0" w:rsidR="00C130C1" w:rsidRPr="001A09D6" w:rsidRDefault="00C130C1" w:rsidP="001A09D6">
      <w:pPr>
        <w:pStyle w:val="Indented"/>
        <w:rPr>
          <w:rStyle w:val="Code"/>
        </w:rPr>
      </w:pPr>
      <w:r w:rsidRPr="001A09D6">
        <w:rPr>
          <w:rStyle w:val="Code"/>
        </w:rPr>
        <w:t>OK</w:t>
      </w:r>
    </w:p>
    <w:p w14:paraId="5AFD798D" w14:textId="77777777" w:rsidR="003475CD" w:rsidRDefault="003475CD" w:rsidP="00003161"/>
    <w:p w14:paraId="09DD757D" w14:textId="5F8EBD78" w:rsidR="00C130C1" w:rsidRDefault="00C130C1" w:rsidP="001A09D6">
      <w:r>
        <w:t xml:space="preserve">In </w:t>
      </w:r>
      <w:r w:rsidR="003475CD">
        <w:t xml:space="preserve">the </w:t>
      </w:r>
      <w:r>
        <w:t>example</w:t>
      </w:r>
      <w:r w:rsidR="003475CD">
        <w:t xml:space="preserve"> given above</w:t>
      </w:r>
      <w:r>
        <w:t xml:space="preserve">, operator </w:t>
      </w:r>
      <w:r w:rsidRPr="001A09D6">
        <w:t>DEFAULT</w:t>
      </w:r>
      <w:r>
        <w:t xml:space="preserve"> is </w:t>
      </w:r>
      <w:r w:rsidR="003475CD">
        <w:t xml:space="preserve">currently </w:t>
      </w:r>
      <w:r>
        <w:t>set on the device.</w:t>
      </w:r>
    </w:p>
    <w:p w14:paraId="0FF0FE93" w14:textId="26E72816" w:rsidR="00C130C1" w:rsidRPr="003475CD" w:rsidRDefault="003475CD" w:rsidP="001A09D6">
      <w:pPr>
        <w:pStyle w:val="Note"/>
      </w:pPr>
      <w:r w:rsidRPr="003475CD">
        <w:t>O</w:t>
      </w:r>
      <w:r w:rsidR="00C130C1" w:rsidRPr="001A09D6">
        <w:t>perator</w:t>
      </w:r>
      <w:r w:rsidRPr="003475CD">
        <w:t xml:space="preserve"> is set to DEFAULT at the end of the Sierra Wireless production line.</w:t>
      </w:r>
    </w:p>
    <w:p w14:paraId="247F7751" w14:textId="7792F2CE" w:rsidR="00DC1963" w:rsidRDefault="00C03F5A" w:rsidP="001A09D6">
      <w:pPr>
        <w:pStyle w:val="Heading2"/>
        <w:spacing w:before="200" w:after="200"/>
      </w:pPr>
      <w:r>
        <w:t xml:space="preserve">Set the </w:t>
      </w:r>
      <w:r w:rsidR="003475CD">
        <w:t>Operator</w:t>
      </w:r>
    </w:p>
    <w:p w14:paraId="4039F2D6" w14:textId="4233AC46" w:rsidR="00B9223C" w:rsidRDefault="00B9223C" w:rsidP="001A09D6">
      <w:pPr>
        <w:pStyle w:val="Heading3"/>
        <w:spacing w:before="200" w:after="200"/>
      </w:pPr>
      <w:r>
        <w:t xml:space="preserve">Operator </w:t>
      </w:r>
      <w:r w:rsidR="003475CD">
        <w:t>A</w:t>
      </w:r>
      <w:r>
        <w:t xml:space="preserve">vailable in the </w:t>
      </w:r>
      <w:r w:rsidR="003475CD">
        <w:t xml:space="preserve">List </w:t>
      </w:r>
      <w:r>
        <w:t xml:space="preserve">of </w:t>
      </w:r>
      <w:r w:rsidR="003475CD">
        <w:t>S</w:t>
      </w:r>
      <w:r>
        <w:t xml:space="preserve">upported </w:t>
      </w:r>
      <w:r w:rsidR="003475CD">
        <w:t>Operators</w:t>
      </w:r>
    </w:p>
    <w:p w14:paraId="3A1A803C" w14:textId="00C25E8C" w:rsidR="00DC1963" w:rsidRDefault="00224BD9" w:rsidP="003475CD">
      <w:r>
        <w:t>Send</w:t>
      </w:r>
      <w:r w:rsidR="003475CD">
        <w:t xml:space="preserve"> </w:t>
      </w:r>
      <w:r w:rsidR="003475CD" w:rsidRPr="001A09D6">
        <w:rPr>
          <w:rStyle w:val="Code"/>
        </w:rPr>
        <w:t>AT+KCARRIERCFG=&lt;</w:t>
      </w:r>
      <w:proofErr w:type="spellStart"/>
      <w:r w:rsidR="003475CD" w:rsidRPr="001A09D6">
        <w:rPr>
          <w:rStyle w:val="Code"/>
        </w:rPr>
        <w:t>operator_idx</w:t>
      </w:r>
      <w:proofErr w:type="spellEnd"/>
      <w:r w:rsidR="003475CD" w:rsidRPr="001A09D6">
        <w:rPr>
          <w:rStyle w:val="Code"/>
        </w:rPr>
        <w:t>&gt;</w:t>
      </w:r>
      <w:r w:rsidR="003475CD">
        <w:t xml:space="preserve"> </w:t>
      </w:r>
      <w:r w:rsidR="00DC1963">
        <w:t>to set a specific operator</w:t>
      </w:r>
      <w:r w:rsidR="003475CD">
        <w:t xml:space="preserve">. </w:t>
      </w:r>
      <w:r w:rsidR="00DC1963" w:rsidRPr="001A09D6">
        <w:rPr>
          <w:rStyle w:val="Code"/>
        </w:rPr>
        <w:t>&lt;</w:t>
      </w:r>
      <w:proofErr w:type="spellStart"/>
      <w:r w:rsidR="00DC1963" w:rsidRPr="001A09D6">
        <w:rPr>
          <w:rStyle w:val="Code"/>
        </w:rPr>
        <w:t>operator_idx</w:t>
      </w:r>
      <w:proofErr w:type="spellEnd"/>
      <w:r w:rsidR="00DC1963" w:rsidRPr="001A09D6">
        <w:rPr>
          <w:rStyle w:val="Code"/>
        </w:rPr>
        <w:t>&gt;</w:t>
      </w:r>
      <w:r w:rsidR="00DC1963">
        <w:t xml:space="preserve"> is the index </w:t>
      </w:r>
      <w:r w:rsidR="003475CD">
        <w:t xml:space="preserve">that matches </w:t>
      </w:r>
      <w:r w:rsidR="00DC1963">
        <w:t xml:space="preserve">the operator name as defined in </w:t>
      </w:r>
      <w:r w:rsidR="003475CD">
        <w:t xml:space="preserve">document </w:t>
      </w:r>
      <w:r w:rsidR="003475CD">
        <w:fldChar w:fldCharType="begin"/>
      </w:r>
      <w:r w:rsidR="003475CD">
        <w:instrText xml:space="preserve"> REF _Ref522021239 \w \h </w:instrText>
      </w:r>
      <w:r w:rsidR="003475CD">
        <w:fldChar w:fldCharType="separate"/>
      </w:r>
      <w:r w:rsidR="002F577A">
        <w:t>[1]</w:t>
      </w:r>
      <w:r w:rsidR="003475CD">
        <w:fldChar w:fldCharType="end"/>
      </w:r>
      <w:r w:rsidR="003475CD">
        <w:t xml:space="preserve"> </w:t>
      </w:r>
      <w:r w:rsidR="003475CD">
        <w:fldChar w:fldCharType="begin"/>
      </w:r>
      <w:r w:rsidR="003475CD">
        <w:instrText xml:space="preserve"> REF _Ref522021239 \h </w:instrText>
      </w:r>
      <w:r w:rsidR="003475CD">
        <w:fldChar w:fldCharType="separate"/>
      </w:r>
      <w:r w:rsidR="002F577A" w:rsidRPr="001A09D6">
        <w:rPr>
          <w:rFonts w:eastAsia="PMingLiU"/>
        </w:rPr>
        <w:t>AirPrime HL78xx AT Commands Interface Guide</w:t>
      </w:r>
      <w:r w:rsidR="003475CD">
        <w:fldChar w:fldCharType="end"/>
      </w:r>
      <w:r w:rsidR="00DC1963">
        <w:t>.</w:t>
      </w:r>
    </w:p>
    <w:p w14:paraId="0689487C" w14:textId="71C28C71" w:rsidR="003475CD" w:rsidRDefault="003475CD" w:rsidP="001A09D6">
      <w:r>
        <w:t>Example:</w:t>
      </w:r>
      <w:r w:rsidR="00965080">
        <w:t xml:space="preserve"> </w:t>
      </w:r>
    </w:p>
    <w:p w14:paraId="124F30A1" w14:textId="1C50DC11" w:rsidR="00DC1963" w:rsidRDefault="003475CD">
      <w:pPr>
        <w:pPrChange w:id="228" w:author="Elaine Baricante" w:date="2018-08-14T15:49:00Z">
          <w:pPr>
            <w:keepNext/>
            <w:jc w:val="both"/>
          </w:pPr>
        </w:pPrChange>
      </w:pPr>
      <w:r>
        <w:t>I</w:t>
      </w:r>
      <w:r w:rsidR="00DC1963">
        <w:t>f the final product is intended to operate on</w:t>
      </w:r>
      <w:r>
        <w:t xml:space="preserve"> the</w:t>
      </w:r>
      <w:r w:rsidR="00DC1963">
        <w:t xml:space="preserve"> AT&amp;T network, </w:t>
      </w:r>
      <w:r w:rsidR="00224BD9">
        <w:t>send</w:t>
      </w:r>
      <w:r>
        <w:t xml:space="preserve"> </w:t>
      </w:r>
      <w:r w:rsidRPr="001A09D6">
        <w:rPr>
          <w:rStyle w:val="Code"/>
        </w:rPr>
        <w:t>AT+KCARRIERCFG=5</w:t>
      </w:r>
      <w:r>
        <w:t xml:space="preserve"> </w:t>
      </w:r>
      <w:r w:rsidR="00DC1963">
        <w:t>to set AT&amp;T as the current operator</w:t>
      </w:r>
      <w:r>
        <w:t>.</w:t>
      </w:r>
    </w:p>
    <w:p w14:paraId="77EFF481" w14:textId="5C954B4C" w:rsidR="00DC1963" w:rsidRDefault="00DC1963">
      <w:pPr>
        <w:pPrChange w:id="229" w:author="Elaine Baricante" w:date="2018-08-14T15:49:00Z">
          <w:pPr>
            <w:keepNext/>
            <w:jc w:val="both"/>
          </w:pPr>
        </w:pPrChange>
      </w:pPr>
      <w:r w:rsidRPr="001A09D6">
        <w:rPr>
          <w:rStyle w:val="Code"/>
        </w:rPr>
        <w:t>ERROR</w:t>
      </w:r>
      <w:r>
        <w:t xml:space="preserve"> or </w:t>
      </w:r>
      <w:r w:rsidRPr="001A09D6">
        <w:rPr>
          <w:rStyle w:val="Code"/>
        </w:rPr>
        <w:t>+CME ERROR</w:t>
      </w:r>
      <w:r>
        <w:t xml:space="preserve"> will be returned </w:t>
      </w:r>
      <w:r w:rsidR="003475CD">
        <w:t xml:space="preserve">if </w:t>
      </w:r>
      <w:r>
        <w:t xml:space="preserve">the </w:t>
      </w:r>
      <w:r w:rsidR="003475CD">
        <w:t xml:space="preserve">specified </w:t>
      </w:r>
      <w:r>
        <w:t>index is not available</w:t>
      </w:r>
      <w:r w:rsidR="003475CD">
        <w:t xml:space="preserve">. </w:t>
      </w:r>
      <w:r w:rsidRPr="001A09D6">
        <w:rPr>
          <w:rStyle w:val="Code"/>
        </w:rPr>
        <w:t>OK</w:t>
      </w:r>
      <w:r>
        <w:t xml:space="preserve"> will be returned when the index is available</w:t>
      </w:r>
      <w:r w:rsidR="003475CD">
        <w:t>.</w:t>
      </w:r>
    </w:p>
    <w:p w14:paraId="72DBE759" w14:textId="1629F1C8" w:rsidR="0025069F" w:rsidRDefault="0025069F" w:rsidP="001A09D6">
      <w:pPr>
        <w:pStyle w:val="Heading3"/>
        <w:spacing w:before="200" w:after="200"/>
      </w:pPr>
      <w:r>
        <w:lastRenderedPageBreak/>
        <w:t xml:space="preserve">Operator </w:t>
      </w:r>
      <w:r w:rsidR="003475CD">
        <w:t>N</w:t>
      </w:r>
      <w:r>
        <w:t xml:space="preserve">ot </w:t>
      </w:r>
      <w:r w:rsidR="003475CD">
        <w:t xml:space="preserve">Available </w:t>
      </w:r>
      <w:r>
        <w:t xml:space="preserve">in the </w:t>
      </w:r>
      <w:r w:rsidR="003475CD">
        <w:t xml:space="preserve">List </w:t>
      </w:r>
      <w:r>
        <w:t xml:space="preserve">of </w:t>
      </w:r>
      <w:r w:rsidR="003475CD">
        <w:t>Supported Operators</w:t>
      </w:r>
    </w:p>
    <w:p w14:paraId="445066E1" w14:textId="4A78EAF6" w:rsidR="0025069F" w:rsidRPr="001A09D6" w:rsidRDefault="0025069F" w:rsidP="001A09D6">
      <w:r>
        <w:t xml:space="preserve">If the operator </w:t>
      </w:r>
      <w:r w:rsidR="002A03A6">
        <w:t xml:space="preserve">on which </w:t>
      </w:r>
      <w:r>
        <w:t>the product is intended to operate is not in the supported operators</w:t>
      </w:r>
      <w:r w:rsidR="00224BD9">
        <w:t xml:space="preserve"> list</w:t>
      </w:r>
      <w:r>
        <w:t xml:space="preserve">, it means that this operator has no </w:t>
      </w:r>
      <w:r w:rsidR="0092257C">
        <w:t xml:space="preserve">(known) </w:t>
      </w:r>
      <w:r>
        <w:t>specific requirements.</w:t>
      </w:r>
      <w:r w:rsidR="00224BD9">
        <w:t xml:space="preserve"> Operator should be set to </w:t>
      </w:r>
      <w:r w:rsidRPr="001A09D6">
        <w:t>DEFAULT</w:t>
      </w:r>
      <w:r w:rsidR="00224BD9">
        <w:t xml:space="preserve"> by sending </w:t>
      </w:r>
      <w:r w:rsidRPr="001A09D6">
        <w:rPr>
          <w:rStyle w:val="Code"/>
        </w:rPr>
        <w:t>AT+KCARRIERCFG=0</w:t>
      </w:r>
      <w:r w:rsidR="00224BD9">
        <w:t>.</w:t>
      </w:r>
    </w:p>
    <w:p w14:paraId="2D676C41" w14:textId="68632EA8" w:rsidR="00CC19E9" w:rsidRDefault="00CC19E9" w:rsidP="001A09D6">
      <w:pPr>
        <w:pStyle w:val="Heading2"/>
        <w:spacing w:before="200" w:after="200"/>
      </w:pPr>
      <w:bookmarkStart w:id="230" w:name="_Ref518313907"/>
      <w:bookmarkStart w:id="231" w:name="_Ref522029945"/>
      <w:r w:rsidRPr="0025438A">
        <w:t xml:space="preserve">Applicability of </w:t>
      </w:r>
      <w:r w:rsidR="00965080">
        <w:t>N</w:t>
      </w:r>
      <w:r w:rsidRPr="0025438A">
        <w:t xml:space="preserve">ew </w:t>
      </w:r>
      <w:r w:rsidR="00965080">
        <w:t>O</w:t>
      </w:r>
      <w:r w:rsidR="00965080" w:rsidRPr="0025438A">
        <w:t xml:space="preserve">perator </w:t>
      </w:r>
      <w:bookmarkEnd w:id="230"/>
      <w:r w:rsidR="00965080">
        <w:t>S</w:t>
      </w:r>
      <w:r w:rsidR="00965080" w:rsidRPr="0025438A">
        <w:t>etting</w:t>
      </w:r>
      <w:bookmarkEnd w:id="231"/>
    </w:p>
    <w:p w14:paraId="57B134B0" w14:textId="77777777" w:rsidR="000D33AC" w:rsidRDefault="00CC19E9" w:rsidP="001A09D6">
      <w:pPr>
        <w:rPr>
          <w:ins w:id="232" w:author="Julien Klein [2]" w:date="2018-11-23T10:30:00Z"/>
        </w:rPr>
      </w:pPr>
      <w:del w:id="233" w:author="Julien Klein [2]" w:date="2018-11-23T09:55:00Z">
        <w:r w:rsidRPr="00753B82" w:rsidDel="008C33DB">
          <w:delText>Sta</w:delText>
        </w:r>
        <w:r w:rsidDel="008C33DB">
          <w:delText xml:space="preserve">rting from </w:delText>
        </w:r>
        <w:r w:rsidR="00965080" w:rsidDel="008C33DB">
          <w:delText xml:space="preserve">software </w:delText>
        </w:r>
        <w:r w:rsidDel="008C33DB">
          <w:delText xml:space="preserve">release </w:delText>
        </w:r>
        <w:r w:rsidR="007E0160" w:rsidDel="008C33DB">
          <w:delText>1.5.1</w:delText>
        </w:r>
        <w:r w:rsidDel="008C33DB">
          <w:delText>, new</w:delText>
        </w:r>
      </w:del>
      <w:ins w:id="234" w:author="Julien Klein [2]" w:date="2018-11-23T09:55:00Z">
        <w:r w:rsidR="008C33DB">
          <w:t>New</w:t>
        </w:r>
      </w:ins>
      <w:r>
        <w:t xml:space="preserve"> operator set with </w:t>
      </w:r>
      <w:r w:rsidRPr="001A09D6">
        <w:rPr>
          <w:rStyle w:val="Code"/>
        </w:rPr>
        <w:t>AT+KCARRIERCFG=&lt;</w:t>
      </w:r>
      <w:proofErr w:type="spellStart"/>
      <w:r w:rsidRPr="001A09D6">
        <w:rPr>
          <w:rStyle w:val="Code"/>
        </w:rPr>
        <w:t>operator_idx</w:t>
      </w:r>
      <w:proofErr w:type="spellEnd"/>
      <w:r w:rsidRPr="001A09D6">
        <w:rPr>
          <w:rStyle w:val="Code"/>
        </w:rPr>
        <w:t>&gt;</w:t>
      </w:r>
      <w:r>
        <w:t xml:space="preserve"> is </w:t>
      </w:r>
      <w:r w:rsidR="00965080">
        <w:t xml:space="preserve">automatically </w:t>
      </w:r>
      <w:r>
        <w:t>saved in NV memory.</w:t>
      </w:r>
      <w:ins w:id="235" w:author="Julien Klein [2]" w:date="2018-11-23T09:56:00Z">
        <w:r w:rsidR="008C33DB">
          <w:t xml:space="preserve"> </w:t>
        </w:r>
      </w:ins>
    </w:p>
    <w:p w14:paraId="7D1611BC" w14:textId="7EE5F9E8" w:rsidR="00CC19E9" w:rsidDel="008C33DB" w:rsidRDefault="008C33DB" w:rsidP="001A09D6">
      <w:pPr>
        <w:rPr>
          <w:del w:id="236" w:author="Julien Klein [2]" w:date="2018-11-23T09:56:00Z"/>
        </w:rPr>
      </w:pPr>
      <w:ins w:id="237" w:author="Julien Klein [2]" w:date="2018-11-23T09:56:00Z">
        <w:r>
          <w:t xml:space="preserve">However, </w:t>
        </w:r>
      </w:ins>
    </w:p>
    <w:p w14:paraId="52B36437" w14:textId="4C2E4DF6" w:rsidR="00CC19E9" w:rsidRPr="001A09D6" w:rsidDel="008C33DB" w:rsidRDefault="00965080" w:rsidP="001A09D6">
      <w:pPr>
        <w:rPr>
          <w:del w:id="238" w:author="Julien Klein [2]" w:date="2018-11-23T09:56:00Z"/>
        </w:rPr>
      </w:pPr>
      <w:del w:id="239" w:author="Julien Klein [2]" w:date="2018-11-23T09:56:00Z">
        <w:r w:rsidDel="008C33DB">
          <w:delText>Previously</w:delText>
        </w:r>
        <w:r w:rsidR="00CC19E9" w:rsidDel="008C33DB">
          <w:delText>,</w:delText>
        </w:r>
        <w:r w:rsidDel="008C33DB">
          <w:delText xml:space="preserve"> </w:delText>
        </w:r>
        <w:r w:rsidR="00CC19E9" w:rsidRPr="001A09D6" w:rsidDel="008C33DB">
          <w:rPr>
            <w:rStyle w:val="Code"/>
          </w:rPr>
          <w:delText>AT+CFUN=1,1</w:delText>
        </w:r>
        <w:r w:rsidR="00CC19E9" w:rsidDel="008C33DB">
          <w:delText xml:space="preserve"> is needed after</w:delText>
        </w:r>
        <w:r w:rsidR="00CC19E9" w:rsidRPr="001A09D6" w:rsidDel="008C33DB">
          <w:delText xml:space="preserve"> </w:delText>
        </w:r>
        <w:r w:rsidDel="008C33DB">
          <w:delText xml:space="preserve">setting the new operator </w:delText>
        </w:r>
        <w:r w:rsidR="00CC19E9" w:rsidRPr="001A09D6" w:rsidDel="008C33DB">
          <w:delText xml:space="preserve">for </w:delText>
        </w:r>
        <w:r w:rsidDel="008C33DB">
          <w:delText xml:space="preserve">it to </w:delText>
        </w:r>
        <w:r w:rsidR="00CC19E9" w:rsidRPr="001A09D6" w:rsidDel="008C33DB">
          <w:delText>be saved in NV memory.</w:delText>
        </w:r>
      </w:del>
    </w:p>
    <w:p w14:paraId="471862D4" w14:textId="74C72C95" w:rsidR="00CC19E9" w:rsidRPr="00753B82" w:rsidRDefault="00965080" w:rsidP="001A09D6">
      <w:del w:id="240" w:author="Julien Klein [2]" w:date="2018-11-23T09:56:00Z">
        <w:r w:rsidDel="008C33DB">
          <w:delText>Regardless of release</w:delText>
        </w:r>
        <w:r w:rsidR="00CC19E9" w:rsidDel="008C33DB">
          <w:delText xml:space="preserve">, </w:delText>
        </w:r>
      </w:del>
      <w:r w:rsidR="00CC19E9">
        <w:t>the new operator set</w:t>
      </w:r>
      <w:r>
        <w:t>ting</w:t>
      </w:r>
      <w:r w:rsidR="00CC19E9">
        <w:t xml:space="preserve"> will </w:t>
      </w:r>
      <w:r>
        <w:t xml:space="preserve">only </w:t>
      </w:r>
      <w:r w:rsidR="00CC19E9">
        <w:t xml:space="preserve">be </w:t>
      </w:r>
      <w:proofErr w:type="gramStart"/>
      <w:r w:rsidR="00CC19E9">
        <w:t>taken into account</w:t>
      </w:r>
      <w:proofErr w:type="gramEnd"/>
      <w:r w:rsidR="00CC19E9">
        <w:t xml:space="preserve"> after reset.</w:t>
      </w:r>
    </w:p>
    <w:p w14:paraId="348ADC6B" w14:textId="6485451D" w:rsidR="005B01BA" w:rsidRDefault="005B01BA" w:rsidP="001A09D6">
      <w:pPr>
        <w:pStyle w:val="Heading2"/>
        <w:spacing w:before="200" w:after="200"/>
      </w:pPr>
      <w:r>
        <w:t xml:space="preserve">Status after </w:t>
      </w:r>
      <w:r w:rsidR="00D71253">
        <w:t>P</w:t>
      </w:r>
      <w:r>
        <w:t xml:space="preserve">ower </w:t>
      </w:r>
      <w:r w:rsidR="00D71253">
        <w:t xml:space="preserve">Cycle </w:t>
      </w:r>
      <w:r>
        <w:t xml:space="preserve">and </w:t>
      </w:r>
      <w:r w:rsidR="00D71253">
        <w:t>Software Upgrade</w:t>
      </w:r>
    </w:p>
    <w:p w14:paraId="341242F4" w14:textId="67B9494B" w:rsidR="005B01BA" w:rsidRDefault="005B01BA" w:rsidP="001A09D6">
      <w:pPr>
        <w:pStyle w:val="Heading3"/>
        <w:spacing w:before="200" w:after="200"/>
      </w:pPr>
      <w:r>
        <w:t xml:space="preserve">Power </w:t>
      </w:r>
      <w:r w:rsidR="00992559">
        <w:t>C</w:t>
      </w:r>
      <w:r>
        <w:t>ycle</w:t>
      </w:r>
    </w:p>
    <w:p w14:paraId="750BD11E" w14:textId="4517E8D2" w:rsidR="00666CCF" w:rsidRDefault="00C17F7C" w:rsidP="001A09D6">
      <w:pPr>
        <w:keepNext/>
      </w:pPr>
      <w:r>
        <w:t xml:space="preserve">The new operator set with </w:t>
      </w:r>
      <w:r w:rsidRPr="001A09D6">
        <w:rPr>
          <w:rStyle w:val="Code"/>
        </w:rPr>
        <w:t>AT+KCARRIERCFG=&lt;</w:t>
      </w:r>
      <w:proofErr w:type="spellStart"/>
      <w:r w:rsidRPr="001A09D6">
        <w:rPr>
          <w:rStyle w:val="Code"/>
        </w:rPr>
        <w:t>operator_idx</w:t>
      </w:r>
      <w:proofErr w:type="spellEnd"/>
      <w:r w:rsidRPr="001A09D6">
        <w:rPr>
          <w:rStyle w:val="Code"/>
        </w:rPr>
        <w:t>&gt;</w:t>
      </w:r>
      <w:r>
        <w:t xml:space="preserve"> is </w:t>
      </w:r>
      <w:r w:rsidR="00DC7649">
        <w:t xml:space="preserve">applied </w:t>
      </w:r>
      <w:commentRangeStart w:id="241"/>
      <w:commentRangeStart w:id="242"/>
      <w:commentRangeEnd w:id="241"/>
      <w:commentRangeEnd w:id="242"/>
      <w:r>
        <w:t xml:space="preserve">after </w:t>
      </w:r>
      <w:r w:rsidR="00E11406">
        <w:t xml:space="preserve">the </w:t>
      </w:r>
      <w:r w:rsidR="00666CCF">
        <w:t xml:space="preserve">next </w:t>
      </w:r>
      <w:r>
        <w:t>reset</w:t>
      </w:r>
      <w:ins w:id="243" w:author="Julien Klein [2]" w:date="2018-11-23T09:56:00Z">
        <w:r w:rsidR="002C2DF8">
          <w:t>.</w:t>
        </w:r>
      </w:ins>
      <w:r w:rsidR="00E11406">
        <w:t xml:space="preserve"> </w:t>
      </w:r>
      <w:r w:rsidR="00666CCF">
        <w:t>Configuration is retained after future power cycles.</w:t>
      </w:r>
      <w:commentRangeStart w:id="244"/>
      <w:commentRangeEnd w:id="244"/>
    </w:p>
    <w:p w14:paraId="4027A02E" w14:textId="329F46C7" w:rsidR="005B01BA" w:rsidRDefault="005B01BA" w:rsidP="001A09D6">
      <w:pPr>
        <w:pStyle w:val="Heading3"/>
        <w:spacing w:before="200" w:after="200"/>
      </w:pPr>
      <w:bookmarkStart w:id="245" w:name="_Ref524014380"/>
      <w:r>
        <w:t xml:space="preserve">Software </w:t>
      </w:r>
      <w:r w:rsidR="00E11406">
        <w:t>U</w:t>
      </w:r>
      <w:r>
        <w:t>pgrade</w:t>
      </w:r>
      <w:bookmarkEnd w:id="245"/>
    </w:p>
    <w:p w14:paraId="512A9CFB" w14:textId="59816548" w:rsidR="00C17F7C" w:rsidRDefault="00C17F7C" w:rsidP="001A09D6">
      <w:pPr>
        <w:keepNext/>
      </w:pPr>
      <w:r>
        <w:t xml:space="preserve">The new operator set with </w:t>
      </w:r>
      <w:r w:rsidRPr="001A09D6">
        <w:rPr>
          <w:rStyle w:val="Code"/>
        </w:rPr>
        <w:t>AT+KCARRIERCFG=&lt;</w:t>
      </w:r>
      <w:proofErr w:type="spellStart"/>
      <w:r w:rsidRPr="001A09D6">
        <w:rPr>
          <w:rStyle w:val="Code"/>
        </w:rPr>
        <w:t>operator_idx</w:t>
      </w:r>
      <w:proofErr w:type="spellEnd"/>
      <w:r w:rsidRPr="001A09D6">
        <w:rPr>
          <w:rStyle w:val="Code"/>
        </w:rPr>
        <w:t>&gt;</w:t>
      </w:r>
      <w:r>
        <w:t xml:space="preserve"> is </w:t>
      </w:r>
      <w:r w:rsidR="004E4E6A">
        <w:t xml:space="preserve">retained </w:t>
      </w:r>
      <w:commentRangeStart w:id="246"/>
      <w:commentRangeStart w:id="247"/>
      <w:commentRangeEnd w:id="246"/>
      <w:commentRangeEnd w:id="247"/>
      <w:r>
        <w:t>after software upgrade</w:t>
      </w:r>
      <w:del w:id="248" w:author="Julien Klein [2]" w:date="2018-11-23T09:56:00Z">
        <w:r w:rsidDel="002C2DF8">
          <w:delText xml:space="preserve"> </w:delText>
        </w:r>
        <w:r w:rsidR="00C96CEF" w:rsidDel="002C2DF8">
          <w:delText>depending on release version.</w:delText>
        </w:r>
        <w:r w:rsidR="00177990" w:rsidDel="002C2DF8">
          <w:delText xml:space="preserve"> </w:delText>
        </w:r>
        <w:r w:rsidR="00C96CEF" w:rsidDel="002C2DF8">
          <w:delText xml:space="preserve">Refer to section </w:delText>
        </w:r>
        <w:r w:rsidR="00C96CEF" w:rsidDel="002C2DF8">
          <w:fldChar w:fldCharType="begin"/>
        </w:r>
        <w:r w:rsidR="00C96CEF" w:rsidDel="002C2DF8">
          <w:delInstrText xml:space="preserve"> REF _Ref522029945 \w \h </w:delInstrText>
        </w:r>
        <w:r w:rsidR="00C96CEF" w:rsidDel="002C2DF8">
          <w:fldChar w:fldCharType="separate"/>
        </w:r>
        <w:r w:rsidR="002F577A" w:rsidDel="002C2DF8">
          <w:delText>6.4</w:delText>
        </w:r>
        <w:r w:rsidR="00C96CEF" w:rsidDel="002C2DF8">
          <w:fldChar w:fldCharType="end"/>
        </w:r>
        <w:r w:rsidR="00C96CEF" w:rsidDel="002C2DF8">
          <w:delText xml:space="preserve"> </w:delText>
        </w:r>
        <w:r w:rsidR="00C96CEF" w:rsidDel="002C2DF8">
          <w:fldChar w:fldCharType="begin"/>
        </w:r>
        <w:r w:rsidR="00C96CEF" w:rsidDel="002C2DF8">
          <w:delInstrText xml:space="preserve"> REF _Ref522029945 \h </w:delInstrText>
        </w:r>
        <w:r w:rsidR="00C96CEF" w:rsidDel="002C2DF8">
          <w:fldChar w:fldCharType="separate"/>
        </w:r>
        <w:r w:rsidR="002F577A" w:rsidRPr="0025438A" w:rsidDel="002C2DF8">
          <w:delText xml:space="preserve">Applicability of </w:delText>
        </w:r>
        <w:r w:rsidR="002F577A" w:rsidDel="002C2DF8">
          <w:delText>N</w:delText>
        </w:r>
        <w:r w:rsidR="002F577A" w:rsidRPr="0025438A" w:rsidDel="002C2DF8">
          <w:delText xml:space="preserve">ew </w:delText>
        </w:r>
        <w:r w:rsidR="002F577A" w:rsidDel="002C2DF8">
          <w:delText>O</w:delText>
        </w:r>
        <w:r w:rsidR="002F577A" w:rsidRPr="0025438A" w:rsidDel="002C2DF8">
          <w:delText xml:space="preserve">perator </w:delText>
        </w:r>
        <w:r w:rsidR="002F577A" w:rsidDel="002C2DF8">
          <w:delText>S</w:delText>
        </w:r>
        <w:r w:rsidR="002F577A" w:rsidRPr="0025438A" w:rsidDel="002C2DF8">
          <w:delText>etting</w:delText>
        </w:r>
        <w:r w:rsidR="00C96CEF" w:rsidDel="002C2DF8">
          <w:fldChar w:fldCharType="end"/>
        </w:r>
        <w:r w:rsidR="00C96CEF" w:rsidDel="002C2DF8">
          <w:delText xml:space="preserve"> for details</w:delText>
        </w:r>
      </w:del>
      <w:ins w:id="249" w:author="Julien Klein [2]" w:date="2018-11-23T09:56:00Z">
        <w:r w:rsidR="002C2DF8">
          <w:t>.</w:t>
        </w:r>
      </w:ins>
      <w:del w:id="250" w:author="Julien Klein [2]" w:date="2018-11-23T09:56:00Z">
        <w:r w:rsidDel="002C2DF8">
          <w:delText>.</w:delText>
        </w:r>
      </w:del>
    </w:p>
    <w:p w14:paraId="7F852532" w14:textId="4037D521" w:rsidR="00177990" w:rsidRDefault="00177990" w:rsidP="001A09D6">
      <w:r>
        <w:t xml:space="preserve">This is </w:t>
      </w:r>
      <w:r w:rsidR="00C60FDD">
        <w:t xml:space="preserve">applicable for both </w:t>
      </w:r>
      <w:r>
        <w:t>local upgrade</w:t>
      </w:r>
      <w:del w:id="251" w:author="Julien Klein [2]" w:date="2018-11-23T10:31:00Z">
        <w:r w:rsidDel="00E02967">
          <w:delText>s</w:delText>
        </w:r>
      </w:del>
      <w:r>
        <w:t xml:space="preserve"> using </w:t>
      </w:r>
      <w:r w:rsidRPr="001A09D6">
        <w:rPr>
          <w:rStyle w:val="Code"/>
        </w:rPr>
        <w:t>AT+WDSD</w:t>
      </w:r>
      <w:r>
        <w:t xml:space="preserve"> and FOTA using AirVantage.</w:t>
      </w:r>
    </w:p>
    <w:p w14:paraId="29711A86" w14:textId="543B6F17" w:rsidR="00522429" w:rsidRDefault="00522429" w:rsidP="001A09D6">
      <w:pPr>
        <w:pStyle w:val="Heading2"/>
        <w:spacing w:before="200" w:after="200"/>
      </w:pPr>
      <w:r w:rsidRPr="00522429">
        <w:t xml:space="preserve">Impact of </w:t>
      </w:r>
      <w:r w:rsidR="00E11406">
        <w:t>S</w:t>
      </w:r>
      <w:r w:rsidR="00E11406" w:rsidRPr="00522429">
        <w:t xml:space="preserve">etting </w:t>
      </w:r>
      <w:r w:rsidRPr="00522429">
        <w:t xml:space="preserve">a </w:t>
      </w:r>
      <w:r w:rsidR="00E11406">
        <w:t>S</w:t>
      </w:r>
      <w:r w:rsidR="00E11406" w:rsidRPr="00522429">
        <w:t xml:space="preserve">pecific </w:t>
      </w:r>
      <w:r w:rsidR="00E11406">
        <w:t>O</w:t>
      </w:r>
      <w:r w:rsidR="00E11406" w:rsidRPr="00522429">
        <w:t>perator</w:t>
      </w:r>
    </w:p>
    <w:p w14:paraId="49B43753" w14:textId="07219B60" w:rsidR="00522429" w:rsidRDefault="00522429" w:rsidP="001A09D6">
      <w:pPr>
        <w:pStyle w:val="Heading3"/>
        <w:spacing w:before="200" w:after="200"/>
      </w:pPr>
      <w:bookmarkStart w:id="252" w:name="_Ref524014365"/>
      <w:r>
        <w:t xml:space="preserve">RF </w:t>
      </w:r>
      <w:r w:rsidR="00E11406">
        <w:t>B</w:t>
      </w:r>
      <w:r>
        <w:t>ands</w:t>
      </w:r>
      <w:bookmarkEnd w:id="252"/>
    </w:p>
    <w:p w14:paraId="6B375A1F" w14:textId="3F584893" w:rsidR="00902DD7" w:rsidRDefault="00522429" w:rsidP="001A09D6">
      <w:r>
        <w:t xml:space="preserve">Setting a specific operator does not modify the </w:t>
      </w:r>
      <w:r w:rsidR="00114043">
        <w:t xml:space="preserve">enabled </w:t>
      </w:r>
      <w:r>
        <w:t xml:space="preserve">RF bands on which the module will operate. </w:t>
      </w:r>
    </w:p>
    <w:p w14:paraId="79197E4D" w14:textId="0A095CB6" w:rsidR="00522429" w:rsidRDefault="00522429">
      <w:r>
        <w:t>If the operator uses specific bands and the customer would like to restrict the RF bands on which the module will operat</w:t>
      </w:r>
      <w:r w:rsidR="002A03A6">
        <w:t>e</w:t>
      </w:r>
      <w:r>
        <w:t xml:space="preserve">, then these RF bands </w:t>
      </w:r>
      <w:proofErr w:type="gramStart"/>
      <w:r>
        <w:t>have to</w:t>
      </w:r>
      <w:proofErr w:type="gramEnd"/>
      <w:r>
        <w:t xml:space="preserve"> be set </w:t>
      </w:r>
      <w:r w:rsidR="00C63CF3">
        <w:t xml:space="preserve">using </w:t>
      </w:r>
      <w:r w:rsidRPr="001A09D6">
        <w:rPr>
          <w:rStyle w:val="Code"/>
        </w:rPr>
        <w:t>AT+KBNDCFG</w:t>
      </w:r>
      <w:r>
        <w:t>.</w:t>
      </w:r>
    </w:p>
    <w:p w14:paraId="46FE9B9A" w14:textId="77B5B2AF" w:rsidR="00177990" w:rsidRDefault="00177990" w:rsidP="001A09D6">
      <w:pPr>
        <w:pStyle w:val="Note"/>
        <w:ind w:left="720" w:hanging="720"/>
      </w:pPr>
      <w:r>
        <w:t xml:space="preserve">Make sure that the RF bands set using </w:t>
      </w:r>
      <w:r w:rsidRPr="00D707C1">
        <w:rPr>
          <w:rStyle w:val="Code"/>
        </w:rPr>
        <w:t>AT+KBNDCFG</w:t>
      </w:r>
      <w:r>
        <w:t xml:space="preserve"> are compatible with the bands used by the operator. </w:t>
      </w:r>
    </w:p>
    <w:p w14:paraId="061AFCF8" w14:textId="24366D3D" w:rsidR="00522429" w:rsidRDefault="00604630" w:rsidP="001A09D6">
      <w:pPr>
        <w:pStyle w:val="Heading3"/>
        <w:spacing w:before="200" w:after="200"/>
      </w:pPr>
      <w:r>
        <w:t>PDN</w:t>
      </w:r>
      <w:r w:rsidR="00522429">
        <w:t xml:space="preserve"> </w:t>
      </w:r>
      <w:r w:rsidR="00C63CF3">
        <w:t>C</w:t>
      </w:r>
      <w:r w:rsidR="00522429">
        <w:t>onfiguration</w:t>
      </w:r>
    </w:p>
    <w:p w14:paraId="3D9A2F9C" w14:textId="2201BA11" w:rsidR="00604630" w:rsidRDefault="00604630" w:rsidP="001A09D6">
      <w:r>
        <w:t>Some operators have requirements related to PDN configuration</w:t>
      </w:r>
      <w:r w:rsidR="00C63CF3">
        <w:t xml:space="preserve"> such as</w:t>
      </w:r>
      <w:r>
        <w:t xml:space="preserve"> APN to be used, PDN type (IPv4, I</w:t>
      </w:r>
      <w:r w:rsidR="00902DD7">
        <w:t>P</w:t>
      </w:r>
      <w:r>
        <w:t>v6)</w:t>
      </w:r>
      <w:r w:rsidR="00B3253A">
        <w:t>, default PDN to be used when attaching to the network,</w:t>
      </w:r>
      <w:r w:rsidR="00C63CF3">
        <w:t xml:space="preserve"> etc.</w:t>
      </w:r>
    </w:p>
    <w:p w14:paraId="6D9631B8" w14:textId="5A1BA863" w:rsidR="00AF20F8" w:rsidRDefault="00604630" w:rsidP="001A09D6">
      <w:r>
        <w:t xml:space="preserve">Setting an operator with </w:t>
      </w:r>
      <w:r w:rsidRPr="001A09D6">
        <w:rPr>
          <w:rStyle w:val="Code"/>
        </w:rPr>
        <w:t>AT+KCARRIERCFG</w:t>
      </w:r>
      <w:r>
        <w:t xml:space="preserve"> will reset the module</w:t>
      </w:r>
      <w:r w:rsidR="00C63CF3">
        <w:t>’s</w:t>
      </w:r>
      <w:r>
        <w:t xml:space="preserve"> PDN configuration</w:t>
      </w:r>
      <w:r w:rsidR="009101C7">
        <w:t xml:space="preserve"> to the default PDN configuration to be </w:t>
      </w:r>
      <w:r w:rsidR="009101C7" w:rsidRPr="00C96CEF">
        <w:t xml:space="preserve">used for </w:t>
      </w:r>
      <w:r w:rsidR="00C63CF3" w:rsidRPr="00C96CEF">
        <w:t xml:space="preserve">the specified </w:t>
      </w:r>
      <w:r w:rsidR="009101C7" w:rsidRPr="00C96CEF">
        <w:t>operator</w:t>
      </w:r>
      <w:r w:rsidR="00B3253A" w:rsidRPr="00C96CEF">
        <w:t xml:space="preserve"> (</w:t>
      </w:r>
      <w:r w:rsidR="00C96CEF">
        <w:t xml:space="preserve">refer to </w:t>
      </w:r>
      <w:r w:rsidR="00C96CEF">
        <w:fldChar w:fldCharType="begin"/>
      </w:r>
      <w:r w:rsidR="00C96CEF">
        <w:instrText xml:space="preserve"> REF _Ref522030042 \w \h </w:instrText>
      </w:r>
      <w:r w:rsidR="00C96CEF">
        <w:fldChar w:fldCharType="separate"/>
      </w:r>
      <w:r w:rsidR="002F577A">
        <w:t>Table 2:</w:t>
      </w:r>
      <w:r w:rsidR="00C96CEF">
        <w:fldChar w:fldCharType="end"/>
      </w:r>
      <w:r w:rsidR="00C96CEF">
        <w:t xml:space="preserve"> </w:t>
      </w:r>
      <w:r w:rsidR="00C96CEF">
        <w:fldChar w:fldCharType="begin"/>
      </w:r>
      <w:r w:rsidR="00C96CEF">
        <w:instrText xml:space="preserve"> REF _Ref522030042 \h </w:instrText>
      </w:r>
      <w:r w:rsidR="00C96CEF">
        <w:fldChar w:fldCharType="separate"/>
      </w:r>
      <w:r w:rsidR="002F577A">
        <w:t>Device Configuration per Operator</w:t>
      </w:r>
      <w:r w:rsidR="00C96CEF">
        <w:fldChar w:fldCharType="end"/>
      </w:r>
      <w:r w:rsidR="00B3253A" w:rsidRPr="00C96CEF">
        <w:t>)</w:t>
      </w:r>
      <w:r w:rsidR="009101C7" w:rsidRPr="00C96CEF">
        <w:t>.</w:t>
      </w:r>
      <w:r w:rsidR="00C63CF3" w:rsidRPr="00C96CEF">
        <w:t xml:space="preserve"> A</w:t>
      </w:r>
      <w:r w:rsidR="009101C7" w:rsidRPr="00C96CEF">
        <w:t>ll PDN configurations made previously will be deleted and replaced by the</w:t>
      </w:r>
      <w:r w:rsidR="009101C7">
        <w:t xml:space="preserve"> operator</w:t>
      </w:r>
      <w:r w:rsidR="00C63CF3">
        <w:t>’s</w:t>
      </w:r>
      <w:r w:rsidR="009101C7">
        <w:t xml:space="preserve"> default PDN configuration.</w:t>
      </w:r>
      <w:r w:rsidR="00AF20F8">
        <w:t xml:space="preserve"> </w:t>
      </w:r>
    </w:p>
    <w:p w14:paraId="628ED5AF" w14:textId="128030AF" w:rsidR="00AF20F8" w:rsidRPr="001A09D6" w:rsidRDefault="00AF20F8" w:rsidP="001A09D6">
      <w:r>
        <w:t xml:space="preserve">Modifications on PDN configurations pushed over the air, </w:t>
      </w:r>
      <w:r w:rsidR="00C63CF3">
        <w:t>i</w:t>
      </w:r>
      <w:r>
        <w:t>.</w:t>
      </w:r>
      <w:r w:rsidR="00C63CF3">
        <w:t>e</w:t>
      </w:r>
      <w:r>
        <w:t xml:space="preserve">. for custom APNs, will also be lost when setting an operator with </w:t>
      </w:r>
      <w:r w:rsidRPr="001A09D6">
        <w:rPr>
          <w:rStyle w:val="Code"/>
        </w:rPr>
        <w:t>AT+KCARRIERCFG</w:t>
      </w:r>
      <w:r w:rsidRPr="001A09D6">
        <w:t>.</w:t>
      </w:r>
    </w:p>
    <w:p w14:paraId="74D8B284" w14:textId="0D8503ED" w:rsidR="009101C7" w:rsidRDefault="0050441D" w:rsidP="001A09D6">
      <w:r>
        <w:t xml:space="preserve">If the customer wants to define specific PDN </w:t>
      </w:r>
      <w:proofErr w:type="spellStart"/>
      <w:r>
        <w:t>configuratons</w:t>
      </w:r>
      <w:proofErr w:type="spellEnd"/>
      <w:r>
        <w:t xml:space="preserve">, </w:t>
      </w:r>
      <w:r w:rsidR="00C63CF3">
        <w:t xml:space="preserve">these </w:t>
      </w:r>
      <w:r>
        <w:t>should be done after operator customization.</w:t>
      </w:r>
    </w:p>
    <w:p w14:paraId="3B078856" w14:textId="20DA1BAE" w:rsidR="009101C7" w:rsidRPr="00C63CF3" w:rsidRDefault="009101C7" w:rsidP="001A09D6">
      <w:pPr>
        <w:pStyle w:val="Note"/>
        <w:ind w:left="720" w:hanging="720"/>
      </w:pPr>
      <w:r w:rsidRPr="001A09D6">
        <w:t xml:space="preserve">PDN configuration </w:t>
      </w:r>
      <w:r w:rsidR="00C63CF3">
        <w:t xml:space="preserve">reset </w:t>
      </w:r>
      <w:r w:rsidRPr="001A09D6">
        <w:t xml:space="preserve">only happens if the new operator is different from the </w:t>
      </w:r>
      <w:r w:rsidR="002A03A6" w:rsidRPr="001A09D6">
        <w:t>current</w:t>
      </w:r>
      <w:r w:rsidRPr="001A09D6">
        <w:t xml:space="preserve"> operator</w:t>
      </w:r>
      <w:r w:rsidR="00C63CF3">
        <w:t>.</w:t>
      </w:r>
    </w:p>
    <w:p w14:paraId="564A7D81" w14:textId="210E670D" w:rsidR="002402F3" w:rsidRPr="002402F3" w:rsidRDefault="002402F3">
      <w:r w:rsidRPr="002402F3">
        <w:t>Setting a new operator</w:t>
      </w:r>
      <w:r w:rsidR="00C63CF3">
        <w:t xml:space="preserve"> example:</w:t>
      </w:r>
    </w:p>
    <w:p w14:paraId="7BD38267" w14:textId="53649F92" w:rsidR="00D107FE" w:rsidRPr="001A09D6" w:rsidRDefault="00D107FE" w:rsidP="001A09D6">
      <w:pPr>
        <w:pStyle w:val="Indented"/>
        <w:rPr>
          <w:rStyle w:val="Code"/>
        </w:rPr>
      </w:pPr>
      <w:r w:rsidRPr="001A09D6">
        <w:rPr>
          <w:rStyle w:val="Code"/>
        </w:rPr>
        <w:t>AT+KCARRIERCFG?</w:t>
      </w:r>
    </w:p>
    <w:p w14:paraId="08352A96" w14:textId="043EEC2B" w:rsidR="00D107FE" w:rsidRPr="00C63CF3" w:rsidRDefault="00D107FE" w:rsidP="001A09D6">
      <w:pPr>
        <w:pStyle w:val="Indented"/>
      </w:pPr>
      <w:r w:rsidRPr="001A09D6">
        <w:rPr>
          <w:rStyle w:val="Code"/>
        </w:rPr>
        <w:t>+KCARRIERCFG: 0</w:t>
      </w:r>
      <w:r w:rsidRPr="00C63CF3">
        <w:tab/>
      </w:r>
      <w:r w:rsidRPr="00C63CF3">
        <w:tab/>
      </w:r>
      <w:r w:rsidRPr="00C63CF3">
        <w:tab/>
      </w:r>
      <w:r w:rsidRPr="00C63CF3">
        <w:tab/>
      </w:r>
      <w:r w:rsidR="00C63CF3">
        <w:tab/>
      </w:r>
      <w:r w:rsidRPr="00C63CF3">
        <w:t>// Current operator is DEFAULT</w:t>
      </w:r>
    </w:p>
    <w:p w14:paraId="36535B2F" w14:textId="77777777" w:rsidR="00D107FE" w:rsidRPr="001A09D6" w:rsidRDefault="00D107FE" w:rsidP="001A09D6">
      <w:pPr>
        <w:pStyle w:val="Indented"/>
        <w:rPr>
          <w:rStyle w:val="Code"/>
        </w:rPr>
      </w:pPr>
      <w:r w:rsidRPr="001A09D6">
        <w:rPr>
          <w:rStyle w:val="Code"/>
        </w:rPr>
        <w:t>OK</w:t>
      </w:r>
    </w:p>
    <w:p w14:paraId="04559A7D" w14:textId="77777777" w:rsidR="00C63CF3" w:rsidRPr="001A09D6" w:rsidRDefault="00C63CF3" w:rsidP="001A09D6">
      <w:pPr>
        <w:pStyle w:val="Indented"/>
        <w:spacing w:before="80" w:after="80"/>
        <w:rPr>
          <w:rStyle w:val="Code"/>
          <w:sz w:val="14"/>
          <w:szCs w:val="14"/>
        </w:rPr>
      </w:pPr>
    </w:p>
    <w:p w14:paraId="36DDD93D" w14:textId="6687D68E" w:rsidR="00D107FE" w:rsidRPr="00C63CF3" w:rsidRDefault="00D107FE" w:rsidP="001A09D6">
      <w:pPr>
        <w:pStyle w:val="Indented"/>
      </w:pPr>
      <w:r w:rsidRPr="001A09D6">
        <w:rPr>
          <w:rStyle w:val="Code"/>
        </w:rPr>
        <w:t>AT+CGDCONT?</w:t>
      </w:r>
      <w:r w:rsidR="002402F3" w:rsidRPr="00C63CF3">
        <w:tab/>
      </w:r>
      <w:r w:rsidR="002402F3" w:rsidRPr="00C63CF3">
        <w:tab/>
      </w:r>
      <w:r w:rsidR="002402F3" w:rsidRPr="00C63CF3">
        <w:tab/>
      </w:r>
      <w:r w:rsidR="002402F3" w:rsidRPr="00C63CF3">
        <w:tab/>
      </w:r>
      <w:r w:rsidR="002402F3" w:rsidRPr="00C63CF3">
        <w:tab/>
      </w:r>
      <w:r w:rsidR="00C63CF3">
        <w:tab/>
      </w:r>
      <w:r w:rsidR="002402F3" w:rsidRPr="00C63CF3">
        <w:t>// Check current PDN configuration</w:t>
      </w:r>
    </w:p>
    <w:p w14:paraId="7AD79085" w14:textId="3AF97030" w:rsidR="00D107FE" w:rsidRPr="00C63CF3" w:rsidRDefault="00D107FE" w:rsidP="001A09D6">
      <w:pPr>
        <w:pStyle w:val="Indented"/>
      </w:pPr>
      <w:r w:rsidRPr="001A09D6">
        <w:rPr>
          <w:rStyle w:val="Code"/>
        </w:rPr>
        <w:t>+CGDCONT: 1</w:t>
      </w:r>
      <w:proofErr w:type="gramStart"/>
      <w:r w:rsidRPr="001A09D6">
        <w:rPr>
          <w:rStyle w:val="Code"/>
        </w:rPr>
        <w:t>,</w:t>
      </w:r>
      <w:r w:rsidR="00D225A0" w:rsidRPr="001A09D6">
        <w:rPr>
          <w:rStyle w:val="Code"/>
        </w:rPr>
        <w:t>”</w:t>
      </w:r>
      <w:r w:rsidRPr="001A09D6">
        <w:rPr>
          <w:rStyle w:val="Code"/>
        </w:rPr>
        <w:t>IPV</w:t>
      </w:r>
      <w:proofErr w:type="gramEnd"/>
      <w:r w:rsidRPr="001A09D6">
        <w:rPr>
          <w:rStyle w:val="Code"/>
        </w:rPr>
        <w:t>4V6</w:t>
      </w:r>
      <w:r w:rsidR="00D225A0" w:rsidRPr="001A09D6">
        <w:rPr>
          <w:rStyle w:val="Code"/>
        </w:rPr>
        <w:t>”</w:t>
      </w:r>
      <w:r w:rsidRPr="001A09D6">
        <w:rPr>
          <w:rStyle w:val="Code"/>
        </w:rPr>
        <w:t>,,,0,0,0,0,0,,0,,,,,,,</w:t>
      </w:r>
      <w:r w:rsidRPr="00C63CF3">
        <w:tab/>
        <w:t>// Current PDN configuration</w:t>
      </w:r>
    </w:p>
    <w:p w14:paraId="6342F751" w14:textId="77777777" w:rsidR="00D107FE" w:rsidRPr="001A09D6" w:rsidRDefault="00D107FE" w:rsidP="001A09D6">
      <w:pPr>
        <w:pStyle w:val="Indented"/>
        <w:rPr>
          <w:rStyle w:val="Code"/>
        </w:rPr>
      </w:pPr>
      <w:r w:rsidRPr="001A09D6">
        <w:rPr>
          <w:rStyle w:val="Code"/>
        </w:rPr>
        <w:t>OK</w:t>
      </w:r>
    </w:p>
    <w:p w14:paraId="1FF274D9" w14:textId="77777777" w:rsidR="00C63CF3" w:rsidRPr="001A09D6" w:rsidRDefault="00C63CF3" w:rsidP="001A09D6">
      <w:pPr>
        <w:pStyle w:val="Indented"/>
        <w:spacing w:before="80" w:after="80"/>
        <w:rPr>
          <w:rStyle w:val="Code"/>
          <w:sz w:val="14"/>
          <w:szCs w:val="14"/>
        </w:rPr>
      </w:pPr>
    </w:p>
    <w:p w14:paraId="1B16DBB5" w14:textId="0E51A5B3" w:rsidR="00D107FE" w:rsidRPr="00C63CF3" w:rsidRDefault="00D107FE" w:rsidP="001A09D6">
      <w:pPr>
        <w:pStyle w:val="Indented"/>
      </w:pPr>
      <w:r w:rsidRPr="001A09D6">
        <w:rPr>
          <w:rStyle w:val="Code"/>
        </w:rPr>
        <w:t>AT+CGDCONT=1</w:t>
      </w:r>
      <w:proofErr w:type="gramStart"/>
      <w:r w:rsidRPr="001A09D6">
        <w:rPr>
          <w:rStyle w:val="Code"/>
        </w:rPr>
        <w:t>,</w:t>
      </w:r>
      <w:r w:rsidR="00D225A0" w:rsidRPr="001A09D6">
        <w:rPr>
          <w:rStyle w:val="Code"/>
        </w:rPr>
        <w:t>”</w:t>
      </w:r>
      <w:r w:rsidRPr="001A09D6">
        <w:rPr>
          <w:rStyle w:val="Code"/>
        </w:rPr>
        <w:t>IP</w:t>
      </w:r>
      <w:proofErr w:type="gramEnd"/>
      <w:r w:rsidR="00D225A0" w:rsidRPr="001A09D6">
        <w:rPr>
          <w:rStyle w:val="Code"/>
        </w:rPr>
        <w:t>”</w:t>
      </w:r>
      <w:r w:rsidRPr="001A09D6">
        <w:rPr>
          <w:rStyle w:val="Code"/>
        </w:rPr>
        <w:t>,</w:t>
      </w:r>
      <w:r w:rsidR="00D225A0" w:rsidRPr="001A09D6">
        <w:rPr>
          <w:rStyle w:val="Code"/>
        </w:rPr>
        <w:t>”</w:t>
      </w:r>
      <w:r w:rsidRPr="001A09D6">
        <w:rPr>
          <w:rStyle w:val="Code"/>
        </w:rPr>
        <w:t>internet</w:t>
      </w:r>
      <w:r w:rsidR="00D225A0" w:rsidRPr="001A09D6">
        <w:rPr>
          <w:rStyle w:val="Code"/>
        </w:rPr>
        <w:t>”</w:t>
      </w:r>
      <w:r w:rsidR="00C63CF3">
        <w:rPr>
          <w:rStyle w:val="Code"/>
        </w:rPr>
        <w:tab/>
      </w:r>
      <w:ins w:id="253" w:author="Philippe Chevrier" w:date="2018-11-07T19:37:00Z">
        <w:r w:rsidR="00C61A07">
          <w:rPr>
            <w:rStyle w:val="Code"/>
          </w:rPr>
          <w:tab/>
        </w:r>
        <w:r w:rsidR="00C61A07">
          <w:rPr>
            <w:rStyle w:val="Code"/>
          </w:rPr>
          <w:tab/>
        </w:r>
      </w:ins>
      <w:r w:rsidRPr="00C63CF3">
        <w:t xml:space="preserve">// Modification of PDN </w:t>
      </w:r>
      <w:r w:rsidR="00C130C1" w:rsidRPr="00C63CF3">
        <w:t>c</w:t>
      </w:r>
      <w:r w:rsidR="00D225A0" w:rsidRPr="00C63CF3">
        <w:t>onfiguration</w:t>
      </w:r>
    </w:p>
    <w:p w14:paraId="6F8B148C" w14:textId="77777777" w:rsidR="00D107FE" w:rsidRPr="001A09D6" w:rsidRDefault="00D107FE" w:rsidP="001A09D6">
      <w:pPr>
        <w:pStyle w:val="Indented"/>
        <w:rPr>
          <w:rStyle w:val="Code"/>
        </w:rPr>
      </w:pPr>
      <w:r w:rsidRPr="001A09D6">
        <w:rPr>
          <w:rStyle w:val="Code"/>
        </w:rPr>
        <w:t>OK</w:t>
      </w:r>
    </w:p>
    <w:p w14:paraId="51589A10" w14:textId="77777777" w:rsidR="00C63CF3" w:rsidRPr="001A09D6" w:rsidRDefault="00C63CF3" w:rsidP="001A09D6">
      <w:pPr>
        <w:pStyle w:val="Indented"/>
        <w:spacing w:before="80" w:after="80"/>
        <w:rPr>
          <w:rStyle w:val="Code"/>
          <w:sz w:val="14"/>
          <w:szCs w:val="14"/>
        </w:rPr>
      </w:pPr>
    </w:p>
    <w:p w14:paraId="45A024D6" w14:textId="33795903" w:rsidR="00D107FE" w:rsidRPr="001A09D6" w:rsidRDefault="00D107FE" w:rsidP="001A09D6">
      <w:pPr>
        <w:pStyle w:val="Indented"/>
        <w:rPr>
          <w:rStyle w:val="Code"/>
        </w:rPr>
      </w:pPr>
      <w:r w:rsidRPr="001A09D6">
        <w:rPr>
          <w:rStyle w:val="Code"/>
        </w:rPr>
        <w:t>AT+CGDCONT?</w:t>
      </w:r>
    </w:p>
    <w:p w14:paraId="67E2FA93" w14:textId="0F5913A5" w:rsidR="00D107FE" w:rsidRPr="00C63CF3" w:rsidRDefault="00D107FE" w:rsidP="001A09D6">
      <w:pPr>
        <w:pStyle w:val="Indented"/>
      </w:pPr>
      <w:r w:rsidRPr="001A09D6">
        <w:rPr>
          <w:rStyle w:val="Code"/>
        </w:rPr>
        <w:t>+CGDCONT: 1</w:t>
      </w:r>
      <w:proofErr w:type="gramStart"/>
      <w:r w:rsidRPr="001A09D6">
        <w:rPr>
          <w:rStyle w:val="Code"/>
        </w:rPr>
        <w:t>,</w:t>
      </w:r>
      <w:r w:rsidR="00D225A0" w:rsidRPr="001A09D6">
        <w:rPr>
          <w:rStyle w:val="Code"/>
        </w:rPr>
        <w:t>”</w:t>
      </w:r>
      <w:r w:rsidRPr="001A09D6">
        <w:rPr>
          <w:rStyle w:val="Code"/>
        </w:rPr>
        <w:t>IP</w:t>
      </w:r>
      <w:proofErr w:type="gramEnd"/>
      <w:r w:rsidR="00D225A0" w:rsidRPr="001A09D6">
        <w:rPr>
          <w:rStyle w:val="Code"/>
        </w:rPr>
        <w:t>”</w:t>
      </w:r>
      <w:r w:rsidRPr="001A09D6">
        <w:rPr>
          <w:rStyle w:val="Code"/>
        </w:rPr>
        <w:t>,</w:t>
      </w:r>
      <w:r w:rsidR="00D225A0" w:rsidRPr="001A09D6">
        <w:rPr>
          <w:rStyle w:val="Code"/>
        </w:rPr>
        <w:t>”</w:t>
      </w:r>
      <w:r w:rsidRPr="001A09D6">
        <w:rPr>
          <w:rStyle w:val="Code"/>
        </w:rPr>
        <w:t>internet</w:t>
      </w:r>
      <w:r w:rsidR="00D225A0" w:rsidRPr="001A09D6">
        <w:rPr>
          <w:rStyle w:val="Code"/>
        </w:rPr>
        <w:t>”</w:t>
      </w:r>
      <w:r w:rsidRPr="001A09D6">
        <w:rPr>
          <w:rStyle w:val="Code"/>
        </w:rPr>
        <w:t>,,0,0,,0,,,,,,,,,,</w:t>
      </w:r>
      <w:r w:rsidRPr="00C63CF3">
        <w:tab/>
      </w:r>
      <w:del w:id="254" w:author="Philippe Chevrier" w:date="2018-11-07T19:37:00Z">
        <w:r w:rsidRPr="00C63CF3" w:rsidDel="00713E0E">
          <w:tab/>
        </w:r>
      </w:del>
      <w:r w:rsidRPr="00C63CF3">
        <w:t>// Current PDN configuration</w:t>
      </w:r>
    </w:p>
    <w:p w14:paraId="4D737F3E" w14:textId="2D230F93" w:rsidR="009101C7" w:rsidRPr="001A09D6" w:rsidRDefault="00D107FE" w:rsidP="001A09D6">
      <w:pPr>
        <w:pStyle w:val="Indented"/>
        <w:rPr>
          <w:rStyle w:val="Code"/>
        </w:rPr>
      </w:pPr>
      <w:r w:rsidRPr="001A09D6">
        <w:rPr>
          <w:rStyle w:val="Code"/>
        </w:rPr>
        <w:t>OK</w:t>
      </w:r>
    </w:p>
    <w:p w14:paraId="4042C9B1" w14:textId="6D4E89B5" w:rsidR="00D107FE" w:rsidRPr="00C63CF3" w:rsidRDefault="00D107FE" w:rsidP="001A09D6">
      <w:pPr>
        <w:pStyle w:val="Indented"/>
      </w:pPr>
      <w:r w:rsidRPr="001A09D6">
        <w:rPr>
          <w:rStyle w:val="Code"/>
        </w:rPr>
        <w:t>AT+KCARRIERCFG=6</w:t>
      </w:r>
      <w:r w:rsidRPr="00C63CF3">
        <w:tab/>
      </w:r>
      <w:ins w:id="255" w:author="Philippe Chevrier" w:date="2018-11-07T19:37:00Z">
        <w:r w:rsidR="0052584A">
          <w:tab/>
        </w:r>
        <w:r w:rsidR="0052584A">
          <w:tab/>
        </w:r>
        <w:r w:rsidR="0052584A">
          <w:tab/>
        </w:r>
      </w:ins>
      <w:ins w:id="256" w:author="Philippe Chevrier" w:date="2018-11-07T19:38:00Z">
        <w:r w:rsidR="00713E0E">
          <w:tab/>
        </w:r>
      </w:ins>
      <w:r w:rsidRPr="00C63CF3">
        <w:t>// Setting new operator: USCC</w:t>
      </w:r>
    </w:p>
    <w:p w14:paraId="0A218B81" w14:textId="77777777" w:rsidR="00D107FE" w:rsidRPr="001A09D6" w:rsidRDefault="00D107FE" w:rsidP="001A09D6">
      <w:pPr>
        <w:pStyle w:val="Indented"/>
        <w:rPr>
          <w:rStyle w:val="Code"/>
        </w:rPr>
      </w:pPr>
      <w:r w:rsidRPr="001A09D6">
        <w:rPr>
          <w:rStyle w:val="Code"/>
        </w:rPr>
        <w:t>OK</w:t>
      </w:r>
    </w:p>
    <w:p w14:paraId="7F9EEE41" w14:textId="77777777" w:rsidR="00C63CF3" w:rsidRPr="001A09D6" w:rsidRDefault="00C63CF3" w:rsidP="001A09D6">
      <w:pPr>
        <w:pStyle w:val="Indented"/>
        <w:spacing w:before="80" w:after="80"/>
        <w:rPr>
          <w:rStyle w:val="Code"/>
          <w:sz w:val="14"/>
          <w:szCs w:val="14"/>
        </w:rPr>
      </w:pPr>
    </w:p>
    <w:p w14:paraId="43F18B4F" w14:textId="7905E21B" w:rsidR="00D107FE" w:rsidRPr="00C63CF3" w:rsidRDefault="00D107FE" w:rsidP="001A09D6">
      <w:pPr>
        <w:pStyle w:val="Indented"/>
      </w:pPr>
      <w:r w:rsidRPr="001A09D6">
        <w:rPr>
          <w:rStyle w:val="Code"/>
        </w:rPr>
        <w:t>AT+CFUN=1,1</w:t>
      </w:r>
      <w:r w:rsidRPr="001A09D6">
        <w:rPr>
          <w:rStyle w:val="Code"/>
        </w:rPr>
        <w:tab/>
      </w:r>
      <w:r w:rsidRPr="001A09D6">
        <w:rPr>
          <w:rStyle w:val="Code"/>
        </w:rPr>
        <w:tab/>
      </w:r>
      <w:ins w:id="257" w:author="Philippe Chevrier" w:date="2018-11-07T19:37:00Z">
        <w:r w:rsidR="0052584A">
          <w:rPr>
            <w:rStyle w:val="Code"/>
          </w:rPr>
          <w:tab/>
        </w:r>
        <w:r w:rsidR="0052584A">
          <w:rPr>
            <w:rStyle w:val="Code"/>
          </w:rPr>
          <w:tab/>
        </w:r>
        <w:r w:rsidR="0052584A">
          <w:rPr>
            <w:rStyle w:val="Code"/>
          </w:rPr>
          <w:tab/>
        </w:r>
      </w:ins>
      <w:r w:rsidRPr="00C63CF3">
        <w:t xml:space="preserve">// Reset </w:t>
      </w:r>
      <w:r w:rsidR="00902DD7" w:rsidRPr="00C63CF3">
        <w:t xml:space="preserve">for the new configuration to be </w:t>
      </w:r>
      <w:proofErr w:type="gramStart"/>
      <w:r w:rsidR="00902DD7" w:rsidRPr="00C63CF3">
        <w:t>taken into account</w:t>
      </w:r>
      <w:proofErr w:type="gramEnd"/>
    </w:p>
    <w:p w14:paraId="00DFF764" w14:textId="6FAFD242" w:rsidR="00D107FE" w:rsidRDefault="00D107FE" w:rsidP="00C63CF3">
      <w:pPr>
        <w:pStyle w:val="Indented"/>
        <w:rPr>
          <w:rStyle w:val="Code"/>
        </w:rPr>
      </w:pPr>
      <w:r w:rsidRPr="001A09D6">
        <w:rPr>
          <w:rStyle w:val="Code"/>
        </w:rPr>
        <w:t>OK</w:t>
      </w:r>
    </w:p>
    <w:p w14:paraId="47221886" w14:textId="77777777" w:rsidR="00C63CF3" w:rsidRPr="001A09D6" w:rsidRDefault="00C63CF3" w:rsidP="001A09D6">
      <w:pPr>
        <w:pStyle w:val="Indented"/>
        <w:spacing w:before="80" w:after="80"/>
        <w:rPr>
          <w:rStyle w:val="Code"/>
          <w:sz w:val="14"/>
          <w:szCs w:val="14"/>
        </w:rPr>
      </w:pPr>
    </w:p>
    <w:p w14:paraId="2B22730C" w14:textId="71C021AA" w:rsidR="00D107FE" w:rsidRPr="00C63CF3" w:rsidRDefault="00D107FE" w:rsidP="001A09D6">
      <w:pPr>
        <w:pStyle w:val="Indented"/>
      </w:pPr>
      <w:r w:rsidRPr="001A09D6">
        <w:rPr>
          <w:rStyle w:val="Code"/>
        </w:rPr>
        <w:t>AT+KCARRIERCFG?</w:t>
      </w:r>
      <w:r w:rsidRPr="001A09D6">
        <w:rPr>
          <w:rStyle w:val="Code"/>
        </w:rPr>
        <w:tab/>
      </w:r>
      <w:r w:rsidRPr="001A09D6">
        <w:rPr>
          <w:rStyle w:val="Code"/>
        </w:rPr>
        <w:tab/>
      </w:r>
      <w:ins w:id="258" w:author="Philippe Chevrier" w:date="2018-11-07T19:37:00Z">
        <w:r w:rsidR="0052584A">
          <w:rPr>
            <w:rStyle w:val="Code"/>
          </w:rPr>
          <w:tab/>
        </w:r>
      </w:ins>
      <w:r w:rsidRPr="001A09D6">
        <w:rPr>
          <w:rStyle w:val="Code"/>
        </w:rPr>
        <w:tab/>
      </w:r>
      <w:ins w:id="259" w:author="Philippe Chevrier" w:date="2018-11-07T19:38:00Z">
        <w:r w:rsidR="00713E0E">
          <w:rPr>
            <w:rStyle w:val="Code"/>
          </w:rPr>
          <w:tab/>
        </w:r>
      </w:ins>
      <w:r w:rsidRPr="00C63CF3">
        <w:t>// Check current operator</w:t>
      </w:r>
    </w:p>
    <w:p w14:paraId="34A80A17" w14:textId="72D85A56" w:rsidR="00D107FE" w:rsidRPr="00C63CF3" w:rsidRDefault="00D107FE" w:rsidP="001A09D6">
      <w:pPr>
        <w:pStyle w:val="Indented"/>
      </w:pPr>
      <w:r w:rsidRPr="001A09D6">
        <w:rPr>
          <w:rStyle w:val="Code"/>
        </w:rPr>
        <w:t>+KCARRIERCFG: 6</w:t>
      </w:r>
      <w:r w:rsidRPr="00C63CF3">
        <w:tab/>
      </w:r>
      <w:r w:rsidRPr="00C63CF3">
        <w:tab/>
      </w:r>
      <w:ins w:id="260" w:author="Philippe Chevrier" w:date="2018-11-07T19:37:00Z">
        <w:r w:rsidR="0052584A">
          <w:tab/>
        </w:r>
      </w:ins>
      <w:r w:rsidRPr="00C63CF3">
        <w:tab/>
      </w:r>
      <w:ins w:id="261" w:author="Philippe Chevrier" w:date="2018-11-07T19:38:00Z">
        <w:r w:rsidR="00713E0E">
          <w:tab/>
        </w:r>
      </w:ins>
      <w:r w:rsidRPr="00C63CF3">
        <w:t xml:space="preserve">// </w:t>
      </w:r>
      <w:r w:rsidR="002402F3" w:rsidRPr="00C63CF3">
        <w:t>Current o</w:t>
      </w:r>
      <w:r w:rsidRPr="00C63CF3">
        <w:t>perator is USCC</w:t>
      </w:r>
    </w:p>
    <w:p w14:paraId="397CDB9F" w14:textId="77777777" w:rsidR="00D107FE" w:rsidRPr="001A09D6" w:rsidRDefault="00D107FE" w:rsidP="001A09D6">
      <w:pPr>
        <w:pStyle w:val="Indented"/>
        <w:rPr>
          <w:rStyle w:val="Code"/>
        </w:rPr>
      </w:pPr>
      <w:r w:rsidRPr="001A09D6">
        <w:rPr>
          <w:rStyle w:val="Code"/>
        </w:rPr>
        <w:t>OK</w:t>
      </w:r>
    </w:p>
    <w:p w14:paraId="51219DA3" w14:textId="77777777" w:rsidR="00C63CF3" w:rsidRPr="001A09D6" w:rsidRDefault="00C63CF3" w:rsidP="001A09D6">
      <w:pPr>
        <w:pStyle w:val="Indented"/>
        <w:spacing w:before="80" w:after="80"/>
        <w:rPr>
          <w:rStyle w:val="Code"/>
          <w:sz w:val="14"/>
          <w:szCs w:val="14"/>
        </w:rPr>
      </w:pPr>
    </w:p>
    <w:p w14:paraId="0602297F" w14:textId="710E7E84" w:rsidR="00D107FE" w:rsidRPr="00C63CF3" w:rsidRDefault="00D107FE" w:rsidP="001A09D6">
      <w:pPr>
        <w:pStyle w:val="Indented"/>
      </w:pPr>
      <w:r w:rsidRPr="001A09D6">
        <w:rPr>
          <w:rStyle w:val="Code"/>
        </w:rPr>
        <w:t>AT+CGDCONT?</w:t>
      </w:r>
      <w:r w:rsidRPr="001A09D6">
        <w:rPr>
          <w:rStyle w:val="Code"/>
        </w:rPr>
        <w:tab/>
      </w:r>
      <w:r w:rsidRPr="001A09D6">
        <w:rPr>
          <w:rStyle w:val="Code"/>
        </w:rPr>
        <w:tab/>
      </w:r>
      <w:r w:rsidRPr="00C63CF3">
        <w:tab/>
      </w:r>
      <w:r w:rsidRPr="00C63CF3">
        <w:tab/>
      </w:r>
      <w:ins w:id="262" w:author="Philippe Chevrier" w:date="2018-11-07T19:37:00Z">
        <w:r w:rsidR="0052584A">
          <w:tab/>
        </w:r>
        <w:r w:rsidR="0052584A">
          <w:tab/>
        </w:r>
      </w:ins>
      <w:r w:rsidRPr="00C63CF3">
        <w:t>// Check current PDN configuration</w:t>
      </w:r>
    </w:p>
    <w:p w14:paraId="151659AC" w14:textId="54186FBC" w:rsidR="00D107FE" w:rsidRPr="00C63CF3" w:rsidRDefault="00D107FE" w:rsidP="001A09D6">
      <w:pPr>
        <w:pStyle w:val="Indented"/>
      </w:pPr>
      <w:r w:rsidRPr="001A09D6">
        <w:rPr>
          <w:rStyle w:val="Code"/>
        </w:rPr>
        <w:t>+CGDCONT: 1</w:t>
      </w:r>
      <w:proofErr w:type="gramStart"/>
      <w:r w:rsidRPr="001A09D6">
        <w:rPr>
          <w:rStyle w:val="Code"/>
        </w:rPr>
        <w:t>,</w:t>
      </w:r>
      <w:r w:rsidR="00D225A0" w:rsidRPr="001A09D6">
        <w:rPr>
          <w:rStyle w:val="Code"/>
        </w:rPr>
        <w:t>”</w:t>
      </w:r>
      <w:r w:rsidRPr="001A09D6">
        <w:rPr>
          <w:rStyle w:val="Code"/>
        </w:rPr>
        <w:t>IPV</w:t>
      </w:r>
      <w:proofErr w:type="gramEnd"/>
      <w:r w:rsidRPr="001A09D6">
        <w:rPr>
          <w:rStyle w:val="Code"/>
        </w:rPr>
        <w:t>4V6</w:t>
      </w:r>
      <w:r w:rsidR="00D225A0" w:rsidRPr="001A09D6">
        <w:rPr>
          <w:rStyle w:val="Code"/>
        </w:rPr>
        <w:t>”</w:t>
      </w:r>
      <w:r w:rsidRPr="001A09D6">
        <w:rPr>
          <w:rStyle w:val="Code"/>
        </w:rPr>
        <w:t>,,,0,0,0,0,0,,0,,,,,,,</w:t>
      </w:r>
      <w:r w:rsidRPr="00C63CF3">
        <w:tab/>
        <w:t xml:space="preserve">// PDN configuration has been reset to USCC default </w:t>
      </w:r>
      <w:r w:rsidR="00C63CF3">
        <w:tab/>
      </w:r>
      <w:r w:rsidR="00C63CF3">
        <w:tab/>
      </w:r>
      <w:r w:rsidR="00C63CF3">
        <w:tab/>
      </w:r>
      <w:r w:rsidR="00C63CF3">
        <w:tab/>
      </w:r>
      <w:r w:rsidR="00C63CF3">
        <w:tab/>
      </w:r>
      <w:r w:rsidR="00C63CF3">
        <w:tab/>
      </w:r>
      <w:r w:rsidR="00C63CF3">
        <w:tab/>
      </w:r>
      <w:r w:rsidR="00C63CF3">
        <w:tab/>
        <w:t xml:space="preserve">// </w:t>
      </w:r>
      <w:r w:rsidRPr="00C63CF3">
        <w:t>PDN configuration</w:t>
      </w:r>
    </w:p>
    <w:p w14:paraId="35195404" w14:textId="24933755" w:rsidR="00D107FE" w:rsidRPr="001A09D6" w:rsidRDefault="00D107FE" w:rsidP="001A09D6">
      <w:pPr>
        <w:pStyle w:val="Indented"/>
        <w:rPr>
          <w:rStyle w:val="Code"/>
        </w:rPr>
      </w:pPr>
      <w:r w:rsidRPr="001A09D6">
        <w:rPr>
          <w:rStyle w:val="Code"/>
        </w:rPr>
        <w:t>OK</w:t>
      </w:r>
    </w:p>
    <w:p w14:paraId="5051FFAD" w14:textId="77777777" w:rsidR="002402F3" w:rsidRPr="001A09D6" w:rsidRDefault="002402F3"/>
    <w:p w14:paraId="2C3B717D" w14:textId="3C770FE9" w:rsidR="00D107FE" w:rsidRPr="001A09D6" w:rsidRDefault="002402F3">
      <w:r w:rsidRPr="001A09D6">
        <w:t>Setting the same operator</w:t>
      </w:r>
      <w:r w:rsidR="00C63CF3">
        <w:t xml:space="preserve"> example:</w:t>
      </w:r>
    </w:p>
    <w:p w14:paraId="7962820B" w14:textId="1ED3C5C6" w:rsidR="002402F3" w:rsidRPr="001A09D6" w:rsidRDefault="002402F3" w:rsidP="001A09D6">
      <w:pPr>
        <w:pStyle w:val="Indented"/>
        <w:rPr>
          <w:rStyle w:val="Code"/>
        </w:rPr>
      </w:pPr>
      <w:r w:rsidRPr="001A09D6">
        <w:rPr>
          <w:rStyle w:val="Code"/>
        </w:rPr>
        <w:t>AT+KCARRIERCFG?</w:t>
      </w:r>
      <w:r w:rsidRPr="001A09D6">
        <w:rPr>
          <w:rStyle w:val="Code"/>
        </w:rPr>
        <w:tab/>
      </w:r>
    </w:p>
    <w:p w14:paraId="22A792EA" w14:textId="48835AC9" w:rsidR="002402F3" w:rsidRPr="00C63CF3" w:rsidRDefault="002402F3" w:rsidP="001A09D6">
      <w:pPr>
        <w:pStyle w:val="Indented"/>
      </w:pPr>
      <w:r w:rsidRPr="001A09D6">
        <w:rPr>
          <w:rStyle w:val="Code"/>
        </w:rPr>
        <w:t>+KCARRIERCFG: 0</w:t>
      </w:r>
      <w:r w:rsidRPr="00C63CF3">
        <w:tab/>
      </w:r>
      <w:r w:rsidRPr="00C63CF3">
        <w:tab/>
      </w:r>
      <w:r w:rsidRPr="00C63CF3">
        <w:tab/>
      </w:r>
      <w:r w:rsidR="002F577A">
        <w:tab/>
      </w:r>
      <w:r w:rsidR="002F577A">
        <w:tab/>
      </w:r>
      <w:r w:rsidRPr="00C63CF3">
        <w:t>// Current operator is DEFAULT</w:t>
      </w:r>
    </w:p>
    <w:p w14:paraId="6F1803C2" w14:textId="7D839125" w:rsidR="002402F3" w:rsidRDefault="002402F3" w:rsidP="00C63CF3">
      <w:pPr>
        <w:pStyle w:val="Indented"/>
        <w:rPr>
          <w:rStyle w:val="Code"/>
        </w:rPr>
      </w:pPr>
      <w:r w:rsidRPr="001A09D6">
        <w:rPr>
          <w:rStyle w:val="Code"/>
        </w:rPr>
        <w:t>OK</w:t>
      </w:r>
    </w:p>
    <w:p w14:paraId="3B64234A" w14:textId="77777777" w:rsidR="00C63CF3" w:rsidRPr="001A09D6" w:rsidRDefault="00C63CF3" w:rsidP="001A09D6">
      <w:pPr>
        <w:pStyle w:val="Indented"/>
        <w:spacing w:before="80" w:after="80"/>
        <w:rPr>
          <w:rStyle w:val="Code"/>
          <w:sz w:val="14"/>
          <w:szCs w:val="14"/>
        </w:rPr>
      </w:pPr>
    </w:p>
    <w:p w14:paraId="07550D23" w14:textId="77777777" w:rsidR="002402F3" w:rsidRPr="001A09D6" w:rsidRDefault="002402F3" w:rsidP="001A09D6">
      <w:pPr>
        <w:pStyle w:val="Indented"/>
        <w:rPr>
          <w:rStyle w:val="Code"/>
        </w:rPr>
      </w:pPr>
      <w:r w:rsidRPr="001A09D6">
        <w:rPr>
          <w:rStyle w:val="Code"/>
        </w:rPr>
        <w:t>AT+CGDCONT?</w:t>
      </w:r>
    </w:p>
    <w:p w14:paraId="5783E3E3" w14:textId="723EA28A" w:rsidR="002402F3" w:rsidRPr="00C63CF3" w:rsidRDefault="002402F3" w:rsidP="001A09D6">
      <w:pPr>
        <w:pStyle w:val="Indented"/>
      </w:pPr>
      <w:r w:rsidRPr="001A09D6">
        <w:rPr>
          <w:rStyle w:val="Code"/>
        </w:rPr>
        <w:t>+CGDCONT: 1</w:t>
      </w:r>
      <w:proofErr w:type="gramStart"/>
      <w:r w:rsidRPr="001A09D6">
        <w:rPr>
          <w:rStyle w:val="Code"/>
        </w:rPr>
        <w:t>,</w:t>
      </w:r>
      <w:r w:rsidR="00D225A0" w:rsidRPr="001A09D6">
        <w:rPr>
          <w:rStyle w:val="Code"/>
        </w:rPr>
        <w:t>”</w:t>
      </w:r>
      <w:r w:rsidRPr="001A09D6">
        <w:rPr>
          <w:rStyle w:val="Code"/>
        </w:rPr>
        <w:t>IPV</w:t>
      </w:r>
      <w:proofErr w:type="gramEnd"/>
      <w:r w:rsidRPr="001A09D6">
        <w:rPr>
          <w:rStyle w:val="Code"/>
        </w:rPr>
        <w:t>4V6</w:t>
      </w:r>
      <w:r w:rsidR="00D225A0" w:rsidRPr="001A09D6">
        <w:rPr>
          <w:rStyle w:val="Code"/>
        </w:rPr>
        <w:t>”</w:t>
      </w:r>
      <w:r w:rsidRPr="001A09D6">
        <w:rPr>
          <w:rStyle w:val="Code"/>
        </w:rPr>
        <w:t>,,,0,0,0,0,0,,0,,,,,,,</w:t>
      </w:r>
      <w:r w:rsidRPr="00C63CF3">
        <w:tab/>
        <w:t>// Current PDN configuration</w:t>
      </w:r>
    </w:p>
    <w:p w14:paraId="66987092" w14:textId="0BAAA8A0" w:rsidR="002402F3" w:rsidRDefault="002402F3" w:rsidP="00C63CF3">
      <w:pPr>
        <w:pStyle w:val="Indented"/>
        <w:rPr>
          <w:rStyle w:val="Code"/>
        </w:rPr>
      </w:pPr>
      <w:r w:rsidRPr="001A09D6">
        <w:rPr>
          <w:rStyle w:val="Code"/>
        </w:rPr>
        <w:t>OK</w:t>
      </w:r>
    </w:p>
    <w:p w14:paraId="2D13B454" w14:textId="77777777" w:rsidR="00C63CF3" w:rsidRPr="001A09D6" w:rsidRDefault="00C63CF3" w:rsidP="001A09D6">
      <w:pPr>
        <w:pStyle w:val="Indented"/>
        <w:spacing w:before="80" w:after="80"/>
        <w:rPr>
          <w:rStyle w:val="Code"/>
          <w:sz w:val="14"/>
          <w:szCs w:val="14"/>
        </w:rPr>
      </w:pPr>
    </w:p>
    <w:p w14:paraId="01236E7B" w14:textId="67EE79F2" w:rsidR="002402F3" w:rsidRPr="00C63CF3" w:rsidRDefault="002402F3" w:rsidP="001A09D6">
      <w:pPr>
        <w:pStyle w:val="Indented"/>
      </w:pPr>
      <w:r w:rsidRPr="001A09D6">
        <w:rPr>
          <w:rStyle w:val="Code"/>
        </w:rPr>
        <w:t>AT+CGDCONT=1</w:t>
      </w:r>
      <w:proofErr w:type="gramStart"/>
      <w:r w:rsidRPr="001A09D6">
        <w:rPr>
          <w:rStyle w:val="Code"/>
        </w:rPr>
        <w:t>,</w:t>
      </w:r>
      <w:r w:rsidR="00D225A0" w:rsidRPr="001A09D6">
        <w:rPr>
          <w:rStyle w:val="Code"/>
        </w:rPr>
        <w:t>”</w:t>
      </w:r>
      <w:r w:rsidRPr="001A09D6">
        <w:rPr>
          <w:rStyle w:val="Code"/>
        </w:rPr>
        <w:t>IP</w:t>
      </w:r>
      <w:proofErr w:type="gramEnd"/>
      <w:r w:rsidR="00D225A0" w:rsidRPr="001A09D6">
        <w:rPr>
          <w:rStyle w:val="Code"/>
        </w:rPr>
        <w:t>”</w:t>
      </w:r>
      <w:r w:rsidRPr="001A09D6">
        <w:rPr>
          <w:rStyle w:val="Code"/>
        </w:rPr>
        <w:t>,</w:t>
      </w:r>
      <w:r w:rsidR="00D225A0" w:rsidRPr="001A09D6">
        <w:rPr>
          <w:rStyle w:val="Code"/>
        </w:rPr>
        <w:t>”</w:t>
      </w:r>
      <w:r w:rsidRPr="001A09D6">
        <w:rPr>
          <w:rStyle w:val="Code"/>
        </w:rPr>
        <w:t>internet</w:t>
      </w:r>
      <w:r w:rsidR="00D225A0" w:rsidRPr="001A09D6">
        <w:rPr>
          <w:rStyle w:val="Code"/>
        </w:rPr>
        <w:t>”</w:t>
      </w:r>
      <w:r w:rsidRPr="00C63CF3">
        <w:tab/>
      </w:r>
      <w:r w:rsidRPr="00C63CF3">
        <w:tab/>
      </w:r>
      <w:r w:rsidR="002F577A">
        <w:tab/>
      </w:r>
      <w:r w:rsidRPr="00C63CF3">
        <w:t>// Modification of current PDN configuration</w:t>
      </w:r>
    </w:p>
    <w:p w14:paraId="309E6F4A" w14:textId="0350326F" w:rsidR="002402F3" w:rsidRDefault="002402F3" w:rsidP="00C63CF3">
      <w:pPr>
        <w:pStyle w:val="Indented"/>
        <w:rPr>
          <w:rStyle w:val="Code"/>
        </w:rPr>
      </w:pPr>
      <w:r w:rsidRPr="001A09D6">
        <w:rPr>
          <w:rStyle w:val="Code"/>
        </w:rPr>
        <w:t>OK</w:t>
      </w:r>
    </w:p>
    <w:p w14:paraId="36AB8A24" w14:textId="77777777" w:rsidR="00C63CF3" w:rsidRPr="001A09D6" w:rsidRDefault="00C63CF3" w:rsidP="001A09D6">
      <w:pPr>
        <w:pStyle w:val="Indented"/>
        <w:spacing w:before="80" w:after="80"/>
        <w:rPr>
          <w:rStyle w:val="Code"/>
          <w:sz w:val="14"/>
          <w:szCs w:val="14"/>
        </w:rPr>
      </w:pPr>
    </w:p>
    <w:p w14:paraId="49202F31" w14:textId="789F6FA3" w:rsidR="002402F3" w:rsidRPr="001A09D6" w:rsidRDefault="002402F3" w:rsidP="001A09D6">
      <w:pPr>
        <w:pStyle w:val="Indented"/>
        <w:rPr>
          <w:rStyle w:val="Code"/>
        </w:rPr>
      </w:pPr>
      <w:r w:rsidRPr="001A09D6">
        <w:rPr>
          <w:rStyle w:val="Code"/>
        </w:rPr>
        <w:t>AT+CGDCONT?</w:t>
      </w:r>
      <w:r w:rsidRPr="001A09D6">
        <w:rPr>
          <w:rStyle w:val="Code"/>
        </w:rPr>
        <w:tab/>
      </w:r>
      <w:r w:rsidRPr="001A09D6">
        <w:rPr>
          <w:rStyle w:val="Code"/>
        </w:rPr>
        <w:tab/>
      </w:r>
      <w:r w:rsidRPr="001A09D6">
        <w:rPr>
          <w:rStyle w:val="Code"/>
        </w:rPr>
        <w:tab/>
      </w:r>
      <w:r w:rsidRPr="001A09D6">
        <w:rPr>
          <w:rStyle w:val="Code"/>
        </w:rPr>
        <w:tab/>
      </w:r>
      <w:r w:rsidRPr="001A09D6">
        <w:rPr>
          <w:rStyle w:val="Code"/>
        </w:rPr>
        <w:tab/>
      </w:r>
    </w:p>
    <w:p w14:paraId="2ED2F816" w14:textId="42C935D2" w:rsidR="002402F3" w:rsidRPr="00C63CF3" w:rsidRDefault="002402F3" w:rsidP="001A09D6">
      <w:pPr>
        <w:pStyle w:val="Indented"/>
      </w:pPr>
      <w:r w:rsidRPr="001A09D6">
        <w:rPr>
          <w:rStyle w:val="Code"/>
        </w:rPr>
        <w:t>+CGDCONT: 1</w:t>
      </w:r>
      <w:proofErr w:type="gramStart"/>
      <w:r w:rsidRPr="001A09D6">
        <w:rPr>
          <w:rStyle w:val="Code"/>
        </w:rPr>
        <w:t>,</w:t>
      </w:r>
      <w:r w:rsidR="00D225A0" w:rsidRPr="001A09D6">
        <w:rPr>
          <w:rStyle w:val="Code"/>
        </w:rPr>
        <w:t>”</w:t>
      </w:r>
      <w:r w:rsidRPr="001A09D6">
        <w:rPr>
          <w:rStyle w:val="Code"/>
        </w:rPr>
        <w:t>IP</w:t>
      </w:r>
      <w:proofErr w:type="gramEnd"/>
      <w:r w:rsidR="00D225A0" w:rsidRPr="001A09D6">
        <w:rPr>
          <w:rStyle w:val="Code"/>
        </w:rPr>
        <w:t>”</w:t>
      </w:r>
      <w:r w:rsidRPr="001A09D6">
        <w:rPr>
          <w:rStyle w:val="Code"/>
        </w:rPr>
        <w:t>,</w:t>
      </w:r>
      <w:r w:rsidR="00D225A0" w:rsidRPr="001A09D6">
        <w:rPr>
          <w:rStyle w:val="Code"/>
        </w:rPr>
        <w:t>”</w:t>
      </w:r>
      <w:r w:rsidRPr="001A09D6">
        <w:rPr>
          <w:rStyle w:val="Code"/>
        </w:rPr>
        <w:t>internet</w:t>
      </w:r>
      <w:r w:rsidR="00D225A0" w:rsidRPr="001A09D6">
        <w:rPr>
          <w:rStyle w:val="Code"/>
        </w:rPr>
        <w:t>”</w:t>
      </w:r>
      <w:r w:rsidRPr="001A09D6">
        <w:rPr>
          <w:rStyle w:val="Code"/>
        </w:rPr>
        <w:t>,,0,0,,0,,,,,,,,,,</w:t>
      </w:r>
      <w:r w:rsidRPr="00C63CF3">
        <w:tab/>
        <w:t>// Current PDN configuration</w:t>
      </w:r>
    </w:p>
    <w:p w14:paraId="6267647F" w14:textId="6DDF5B4C" w:rsidR="002402F3" w:rsidRDefault="002402F3" w:rsidP="00C63CF3">
      <w:pPr>
        <w:pStyle w:val="Indented"/>
        <w:rPr>
          <w:rStyle w:val="Code"/>
        </w:rPr>
      </w:pPr>
      <w:r w:rsidRPr="001A09D6">
        <w:rPr>
          <w:rStyle w:val="Code"/>
        </w:rPr>
        <w:t>OK</w:t>
      </w:r>
    </w:p>
    <w:p w14:paraId="2CBE69BF" w14:textId="77777777" w:rsidR="00C63CF3" w:rsidRPr="001A09D6" w:rsidRDefault="00C63CF3" w:rsidP="001A09D6">
      <w:pPr>
        <w:pStyle w:val="Indented"/>
        <w:spacing w:before="80" w:after="80"/>
        <w:rPr>
          <w:rStyle w:val="Code"/>
          <w:sz w:val="14"/>
          <w:szCs w:val="14"/>
        </w:rPr>
      </w:pPr>
    </w:p>
    <w:p w14:paraId="338750F3" w14:textId="3C228B43" w:rsidR="002402F3" w:rsidRPr="00C63CF3" w:rsidRDefault="002402F3" w:rsidP="001A09D6">
      <w:pPr>
        <w:pStyle w:val="Indented"/>
      </w:pPr>
      <w:r w:rsidRPr="001A09D6">
        <w:rPr>
          <w:rStyle w:val="Code"/>
        </w:rPr>
        <w:t>AT+KCARRIERCFG=0</w:t>
      </w:r>
      <w:r w:rsidRPr="00C63CF3">
        <w:tab/>
      </w:r>
      <w:r w:rsidRPr="00C63CF3">
        <w:tab/>
      </w:r>
      <w:r w:rsidRPr="00C63CF3">
        <w:tab/>
        <w:t>// Set same operator DEFAULT</w:t>
      </w:r>
    </w:p>
    <w:p w14:paraId="586268CD" w14:textId="1FEB9709" w:rsidR="002402F3" w:rsidRDefault="002402F3" w:rsidP="00C63CF3">
      <w:pPr>
        <w:pStyle w:val="Indented"/>
        <w:rPr>
          <w:rStyle w:val="Code"/>
        </w:rPr>
      </w:pPr>
      <w:r w:rsidRPr="001A09D6">
        <w:rPr>
          <w:rStyle w:val="Code"/>
        </w:rPr>
        <w:t>OK</w:t>
      </w:r>
    </w:p>
    <w:p w14:paraId="2C0DF529" w14:textId="77777777" w:rsidR="00C63CF3" w:rsidRPr="001A09D6" w:rsidRDefault="00C63CF3" w:rsidP="001A09D6">
      <w:pPr>
        <w:pStyle w:val="Indented"/>
        <w:spacing w:before="80" w:after="80"/>
        <w:rPr>
          <w:rStyle w:val="Code"/>
          <w:sz w:val="14"/>
          <w:szCs w:val="14"/>
        </w:rPr>
      </w:pPr>
    </w:p>
    <w:p w14:paraId="525B627A" w14:textId="1445583E" w:rsidR="002402F3" w:rsidRPr="00C63CF3" w:rsidRDefault="002402F3" w:rsidP="001A09D6">
      <w:pPr>
        <w:pStyle w:val="Indented"/>
      </w:pPr>
      <w:r w:rsidRPr="001A09D6">
        <w:rPr>
          <w:rStyle w:val="Code"/>
        </w:rPr>
        <w:lastRenderedPageBreak/>
        <w:t>AT+CFUN=1,1</w:t>
      </w:r>
      <w:r w:rsidRPr="001A09D6">
        <w:rPr>
          <w:rStyle w:val="Code"/>
        </w:rPr>
        <w:tab/>
      </w:r>
      <w:r w:rsidRPr="00C63CF3">
        <w:tab/>
      </w:r>
      <w:r w:rsidRPr="00C63CF3">
        <w:tab/>
      </w:r>
      <w:r w:rsidRPr="00C63CF3">
        <w:tab/>
        <w:t xml:space="preserve">// Reset </w:t>
      </w:r>
      <w:r w:rsidR="00902DD7" w:rsidRPr="00C63CF3">
        <w:t xml:space="preserve">for the new configuration to be </w:t>
      </w:r>
      <w:proofErr w:type="gramStart"/>
      <w:r w:rsidR="00902DD7" w:rsidRPr="00C63CF3">
        <w:t>taken into account</w:t>
      </w:r>
      <w:proofErr w:type="gramEnd"/>
    </w:p>
    <w:p w14:paraId="56E69BC4" w14:textId="54490EA0" w:rsidR="002402F3" w:rsidRDefault="002402F3" w:rsidP="00C63CF3">
      <w:pPr>
        <w:pStyle w:val="Indented"/>
        <w:rPr>
          <w:rStyle w:val="Code"/>
        </w:rPr>
      </w:pPr>
      <w:r w:rsidRPr="001A09D6">
        <w:rPr>
          <w:rStyle w:val="Code"/>
        </w:rPr>
        <w:t>OK</w:t>
      </w:r>
    </w:p>
    <w:p w14:paraId="11C2F1C2" w14:textId="5962BFBB" w:rsidR="00C63CF3" w:rsidRDefault="00C63CF3" w:rsidP="00C63CF3">
      <w:pPr>
        <w:pStyle w:val="Indented"/>
        <w:spacing w:before="80" w:after="80"/>
        <w:rPr>
          <w:rStyle w:val="Code"/>
          <w:sz w:val="14"/>
          <w:szCs w:val="14"/>
        </w:rPr>
      </w:pPr>
    </w:p>
    <w:p w14:paraId="67F2A543" w14:textId="76685DE4" w:rsidR="002402F3" w:rsidRPr="00C63CF3" w:rsidRDefault="002402F3" w:rsidP="001A09D6">
      <w:pPr>
        <w:pStyle w:val="Indented"/>
      </w:pPr>
      <w:r w:rsidRPr="001A09D6">
        <w:rPr>
          <w:rStyle w:val="Code"/>
        </w:rPr>
        <w:t>AT+KCARRIERCFG?</w:t>
      </w:r>
      <w:r w:rsidR="00902DD7" w:rsidRPr="00C63CF3">
        <w:tab/>
      </w:r>
      <w:r w:rsidR="00902DD7" w:rsidRPr="00C63CF3">
        <w:tab/>
      </w:r>
      <w:r w:rsidR="00902DD7" w:rsidRPr="00C63CF3">
        <w:tab/>
        <w:t>// Check current operator</w:t>
      </w:r>
    </w:p>
    <w:p w14:paraId="382BCDDF" w14:textId="1CE6F588" w:rsidR="002402F3" w:rsidRPr="00C63CF3" w:rsidRDefault="002402F3" w:rsidP="001A09D6">
      <w:pPr>
        <w:pStyle w:val="Indented"/>
      </w:pPr>
      <w:r w:rsidRPr="001A09D6">
        <w:rPr>
          <w:rStyle w:val="Code"/>
        </w:rPr>
        <w:t>+KCARRIERCFG: 0</w:t>
      </w:r>
      <w:r w:rsidRPr="00C63CF3">
        <w:tab/>
      </w:r>
      <w:r w:rsidRPr="00C63CF3">
        <w:tab/>
      </w:r>
      <w:r w:rsidRPr="00C63CF3">
        <w:tab/>
        <w:t>// Current operator is DEFAULT</w:t>
      </w:r>
    </w:p>
    <w:p w14:paraId="39F9E696" w14:textId="375A5A96" w:rsidR="002402F3" w:rsidRDefault="002402F3" w:rsidP="00C63CF3">
      <w:pPr>
        <w:pStyle w:val="Indented"/>
        <w:rPr>
          <w:rStyle w:val="Code"/>
        </w:rPr>
      </w:pPr>
      <w:r w:rsidRPr="001A09D6">
        <w:rPr>
          <w:rStyle w:val="Code"/>
        </w:rPr>
        <w:t>OK</w:t>
      </w:r>
    </w:p>
    <w:p w14:paraId="20521099" w14:textId="77777777" w:rsidR="00C63CF3" w:rsidRPr="001A09D6" w:rsidRDefault="00C63CF3" w:rsidP="001A09D6">
      <w:pPr>
        <w:pStyle w:val="Indented"/>
        <w:spacing w:before="80" w:after="80"/>
        <w:rPr>
          <w:rStyle w:val="Code"/>
          <w:sz w:val="14"/>
          <w:szCs w:val="14"/>
        </w:rPr>
      </w:pPr>
    </w:p>
    <w:p w14:paraId="430FE8B3" w14:textId="7D7008D2" w:rsidR="002402F3" w:rsidRDefault="002402F3" w:rsidP="00C63CF3">
      <w:pPr>
        <w:pStyle w:val="Indented"/>
        <w:rPr>
          <w:rStyle w:val="Code"/>
        </w:rPr>
      </w:pPr>
      <w:r w:rsidRPr="001A09D6">
        <w:rPr>
          <w:rStyle w:val="Code"/>
        </w:rPr>
        <w:t>AT+CGDCONT?</w:t>
      </w:r>
    </w:p>
    <w:p w14:paraId="611D7DB4" w14:textId="4D3955DE" w:rsidR="00C63CF3" w:rsidRDefault="00C63CF3" w:rsidP="00C63CF3">
      <w:pPr>
        <w:pStyle w:val="Indented"/>
        <w:rPr>
          <w:rStyle w:val="Code"/>
        </w:rPr>
      </w:pPr>
      <w:r w:rsidRPr="004C765F">
        <w:rPr>
          <w:rStyle w:val="Code"/>
        </w:rPr>
        <w:t>+CGDCONT: 1</w:t>
      </w:r>
      <w:proofErr w:type="gramStart"/>
      <w:r w:rsidRPr="004C765F">
        <w:rPr>
          <w:rStyle w:val="Code"/>
        </w:rPr>
        <w:t>,”IP</w:t>
      </w:r>
      <w:proofErr w:type="gramEnd"/>
      <w:r w:rsidRPr="004C765F">
        <w:rPr>
          <w:rStyle w:val="Code"/>
        </w:rPr>
        <w:t>”,”internet”,,0,0,0,0,0,,0,,,,,,,</w:t>
      </w:r>
      <w:r w:rsidRPr="001A09D6">
        <w:tab/>
        <w:t xml:space="preserve">// PDN configuration has NOT been reset to </w:t>
      </w:r>
      <w:r>
        <w:tab/>
      </w:r>
      <w:r>
        <w:tab/>
      </w:r>
      <w:r>
        <w:tab/>
      </w:r>
      <w:r>
        <w:tab/>
      </w:r>
      <w:r>
        <w:tab/>
      </w:r>
      <w:r>
        <w:tab/>
      </w:r>
      <w:r>
        <w:tab/>
      </w:r>
      <w:r>
        <w:tab/>
      </w:r>
      <w:r>
        <w:tab/>
        <w:t xml:space="preserve">// </w:t>
      </w:r>
      <w:r w:rsidRPr="001A09D6">
        <w:t xml:space="preserve">DEFAULT </w:t>
      </w:r>
      <w:proofErr w:type="spellStart"/>
      <w:r w:rsidRPr="001A09D6">
        <w:t>default</w:t>
      </w:r>
      <w:proofErr w:type="spellEnd"/>
      <w:r w:rsidRPr="001A09D6">
        <w:t xml:space="preserve"> PDN configuration</w:t>
      </w:r>
    </w:p>
    <w:p w14:paraId="54CF1DEC" w14:textId="64E3CB74" w:rsidR="002402F3" w:rsidRPr="001A09D6" w:rsidRDefault="002402F3" w:rsidP="001A09D6">
      <w:pPr>
        <w:pStyle w:val="Indented"/>
        <w:rPr>
          <w:rStyle w:val="Code"/>
        </w:rPr>
      </w:pPr>
      <w:r w:rsidRPr="001A09D6">
        <w:rPr>
          <w:rStyle w:val="Code"/>
        </w:rPr>
        <w:t>OK</w:t>
      </w:r>
    </w:p>
    <w:p w14:paraId="6F698A20" w14:textId="608EB3FF" w:rsidR="00522429" w:rsidRDefault="00522429" w:rsidP="001A09D6">
      <w:pPr>
        <w:pStyle w:val="Heading3"/>
        <w:spacing w:before="200" w:after="200"/>
      </w:pPr>
      <w:r>
        <w:t xml:space="preserve">PSM </w:t>
      </w:r>
      <w:r w:rsidR="00E01CDC">
        <w:t>C</w:t>
      </w:r>
      <w:r>
        <w:t>onfiguration</w:t>
      </w:r>
    </w:p>
    <w:p w14:paraId="75DCD631" w14:textId="29625939" w:rsidR="000D171C" w:rsidRDefault="000D171C">
      <w:r>
        <w:t>Some operators have requirements related to default PSM configuration</w:t>
      </w:r>
      <w:r w:rsidR="00324477">
        <w:t xml:space="preserve"> such as </w:t>
      </w:r>
      <w:r w:rsidR="00E65EEA">
        <w:t xml:space="preserve">PSM enabling, T3324 </w:t>
      </w:r>
      <w:r w:rsidR="002A03A6">
        <w:t>or</w:t>
      </w:r>
      <w:r w:rsidR="00E65EEA">
        <w:t xml:space="preserve"> T3412 value</w:t>
      </w:r>
      <w:r w:rsidR="00324477">
        <w:t>s</w:t>
      </w:r>
      <w:r w:rsidR="00E65EEA">
        <w:t>.</w:t>
      </w:r>
    </w:p>
    <w:p w14:paraId="3F1B5F0F" w14:textId="56468731" w:rsidR="00E65EEA" w:rsidRDefault="00E65EEA">
      <w:r>
        <w:t xml:space="preserve">Setting an operator with </w:t>
      </w:r>
      <w:r w:rsidRPr="001A09D6">
        <w:rPr>
          <w:rStyle w:val="Code"/>
        </w:rPr>
        <w:t>AT+KCARRIERCFG</w:t>
      </w:r>
      <w:r>
        <w:t xml:space="preserve"> will reset the module</w:t>
      </w:r>
      <w:r w:rsidR="00324477">
        <w:t>’s</w:t>
      </w:r>
      <w:r>
        <w:t xml:space="preserve"> PSM configuration to the default PSM configuration to be used for </w:t>
      </w:r>
      <w:r w:rsidR="00324477">
        <w:t xml:space="preserve">the specified </w:t>
      </w:r>
      <w:r>
        <w:t>operator.</w:t>
      </w:r>
      <w:r w:rsidR="00324477">
        <w:t xml:space="preserve"> A</w:t>
      </w:r>
      <w:r>
        <w:t>ll PSM configurations made previously will be deleted and replaced by the operator</w:t>
      </w:r>
      <w:r w:rsidR="00324477">
        <w:t>’s</w:t>
      </w:r>
      <w:r>
        <w:t xml:space="preserve"> default PSM configuration.</w:t>
      </w:r>
    </w:p>
    <w:p w14:paraId="301F33EB" w14:textId="6ABD3A77" w:rsidR="00BD4E0E" w:rsidRDefault="00BD4E0E" w:rsidP="001A09D6">
      <w:r>
        <w:t xml:space="preserve">If the customer wants to define specific PSM timers (or to enable/disable PSM), </w:t>
      </w:r>
      <w:r w:rsidR="00324477">
        <w:t xml:space="preserve">this </w:t>
      </w:r>
      <w:r>
        <w:t>should be done after operator customization.</w:t>
      </w:r>
    </w:p>
    <w:p w14:paraId="15F59177" w14:textId="18BF60E7" w:rsidR="00736A89" w:rsidRPr="00324477" w:rsidRDefault="00E65EEA" w:rsidP="001A09D6">
      <w:pPr>
        <w:pStyle w:val="Note"/>
      </w:pPr>
      <w:r w:rsidRPr="001A09D6">
        <w:t xml:space="preserve">PSM configuration </w:t>
      </w:r>
      <w:r w:rsidR="00324477" w:rsidRPr="001A09D6">
        <w:t xml:space="preserve">reset </w:t>
      </w:r>
      <w:r w:rsidRPr="001A09D6">
        <w:t xml:space="preserve">only happens if the new operator is different from the </w:t>
      </w:r>
      <w:r w:rsidR="00530FFB" w:rsidRPr="001A09D6">
        <w:t>current</w:t>
      </w:r>
      <w:r w:rsidRPr="001A09D6">
        <w:t xml:space="preserve"> operator</w:t>
      </w:r>
      <w:r w:rsidR="00324477" w:rsidRPr="001A09D6">
        <w:t>.</w:t>
      </w:r>
    </w:p>
    <w:p w14:paraId="64A1CD1E" w14:textId="78233D39" w:rsidR="00736A89" w:rsidRPr="002402F3" w:rsidRDefault="00736A89">
      <w:r w:rsidRPr="002402F3">
        <w:t>Setting a new operator</w:t>
      </w:r>
      <w:r w:rsidR="00324477">
        <w:t xml:space="preserve"> example:</w:t>
      </w:r>
    </w:p>
    <w:p w14:paraId="090DAE01" w14:textId="77777777" w:rsidR="00736A89" w:rsidRPr="001A09D6" w:rsidRDefault="00736A89" w:rsidP="001A09D6">
      <w:pPr>
        <w:pStyle w:val="Indented"/>
        <w:rPr>
          <w:rStyle w:val="Code"/>
        </w:rPr>
      </w:pPr>
      <w:r w:rsidRPr="001A09D6">
        <w:rPr>
          <w:rStyle w:val="Code"/>
        </w:rPr>
        <w:t>AT+KCARRIERCFG?</w:t>
      </w:r>
    </w:p>
    <w:p w14:paraId="5D5B871F" w14:textId="0822B539" w:rsidR="00736A89" w:rsidRPr="00324477" w:rsidRDefault="00736A89" w:rsidP="001A09D6">
      <w:pPr>
        <w:pStyle w:val="Indented"/>
      </w:pPr>
      <w:r w:rsidRPr="001A09D6">
        <w:rPr>
          <w:rStyle w:val="Code"/>
        </w:rPr>
        <w:t>+KCARRIERCFG: 0</w:t>
      </w:r>
      <w:r w:rsidR="0067100D" w:rsidRPr="00324477">
        <w:tab/>
      </w:r>
      <w:r w:rsidR="0067100D" w:rsidRPr="00324477">
        <w:tab/>
      </w:r>
      <w:r w:rsidR="0067100D" w:rsidRPr="00324477">
        <w:tab/>
      </w:r>
      <w:r w:rsidR="0067100D" w:rsidRPr="00324477">
        <w:tab/>
      </w:r>
      <w:r w:rsidR="002F577A">
        <w:tab/>
      </w:r>
      <w:r w:rsidR="0067100D" w:rsidRPr="00324477">
        <w:t>// Current operator is DEFAULT</w:t>
      </w:r>
    </w:p>
    <w:p w14:paraId="252C3252" w14:textId="25CB0DAC" w:rsidR="00736A89" w:rsidRDefault="00736A89" w:rsidP="00324477">
      <w:pPr>
        <w:pStyle w:val="Indented"/>
        <w:rPr>
          <w:rStyle w:val="Code"/>
        </w:rPr>
      </w:pPr>
      <w:r w:rsidRPr="001A09D6">
        <w:rPr>
          <w:rStyle w:val="Code"/>
        </w:rPr>
        <w:t>OK</w:t>
      </w:r>
    </w:p>
    <w:p w14:paraId="79D83A60" w14:textId="77777777" w:rsidR="00324477" w:rsidRPr="001A09D6" w:rsidRDefault="00324477" w:rsidP="001A09D6">
      <w:pPr>
        <w:pStyle w:val="Indented"/>
        <w:rPr>
          <w:rStyle w:val="Code"/>
        </w:rPr>
      </w:pPr>
    </w:p>
    <w:p w14:paraId="2B93447D" w14:textId="77777777" w:rsidR="00736A89" w:rsidRPr="001A09D6" w:rsidRDefault="00736A89" w:rsidP="001A09D6">
      <w:pPr>
        <w:pStyle w:val="Indented"/>
        <w:rPr>
          <w:rStyle w:val="Code"/>
        </w:rPr>
      </w:pPr>
      <w:r w:rsidRPr="001A09D6">
        <w:rPr>
          <w:rStyle w:val="Code"/>
        </w:rPr>
        <w:t>AT+CPSMS?</w:t>
      </w:r>
    </w:p>
    <w:p w14:paraId="4F5CE69F" w14:textId="28956C17" w:rsidR="00736A89" w:rsidRPr="00324477" w:rsidRDefault="00736A89" w:rsidP="001A09D6">
      <w:pPr>
        <w:pStyle w:val="Indented"/>
      </w:pPr>
      <w:r w:rsidRPr="001A09D6">
        <w:rPr>
          <w:rStyle w:val="Code"/>
        </w:rPr>
        <w:t>+CPSMS: 0,</w:t>
      </w:r>
      <w:r w:rsidR="00D225A0" w:rsidRPr="001A09D6">
        <w:rPr>
          <w:rStyle w:val="Code"/>
        </w:rPr>
        <w:t>”</w:t>
      </w:r>
      <w:r w:rsidRPr="001A09D6">
        <w:rPr>
          <w:rStyle w:val="Code"/>
        </w:rPr>
        <w:t>11100000</w:t>
      </w:r>
      <w:r w:rsidR="00D225A0" w:rsidRPr="001A09D6">
        <w:rPr>
          <w:rStyle w:val="Code"/>
        </w:rPr>
        <w:t>”</w:t>
      </w:r>
      <w:r w:rsidRPr="001A09D6">
        <w:rPr>
          <w:rStyle w:val="Code"/>
        </w:rPr>
        <w:t>,</w:t>
      </w:r>
      <w:r w:rsidR="00D225A0" w:rsidRPr="001A09D6">
        <w:rPr>
          <w:rStyle w:val="Code"/>
        </w:rPr>
        <w:t>”</w:t>
      </w:r>
      <w:r w:rsidRPr="001A09D6">
        <w:rPr>
          <w:rStyle w:val="Code"/>
        </w:rPr>
        <w:t>11100000</w:t>
      </w:r>
      <w:r w:rsidR="00D225A0" w:rsidRPr="001A09D6">
        <w:rPr>
          <w:rStyle w:val="Code"/>
        </w:rPr>
        <w:t>”</w:t>
      </w:r>
      <w:r w:rsidRPr="001A09D6">
        <w:rPr>
          <w:rStyle w:val="Code"/>
        </w:rPr>
        <w:t>,</w:t>
      </w:r>
      <w:r w:rsidR="00D225A0" w:rsidRPr="001A09D6">
        <w:rPr>
          <w:rStyle w:val="Code"/>
        </w:rPr>
        <w:t>”</w:t>
      </w:r>
      <w:r w:rsidRPr="001A09D6">
        <w:rPr>
          <w:rStyle w:val="Code"/>
        </w:rPr>
        <w:t>44</w:t>
      </w:r>
      <w:r w:rsidR="00D225A0" w:rsidRPr="001A09D6">
        <w:rPr>
          <w:rStyle w:val="Code"/>
        </w:rPr>
        <w:t>”</w:t>
      </w:r>
      <w:r w:rsidRPr="001A09D6">
        <w:rPr>
          <w:rStyle w:val="Code"/>
        </w:rPr>
        <w:t>,</w:t>
      </w:r>
      <w:r w:rsidR="00D225A0" w:rsidRPr="001A09D6">
        <w:rPr>
          <w:rStyle w:val="Code"/>
        </w:rPr>
        <w:t>”</w:t>
      </w:r>
      <w:r w:rsidRPr="001A09D6">
        <w:rPr>
          <w:rStyle w:val="Code"/>
        </w:rPr>
        <w:t>10</w:t>
      </w:r>
      <w:r w:rsidR="00D225A0" w:rsidRPr="001A09D6">
        <w:rPr>
          <w:rStyle w:val="Code"/>
        </w:rPr>
        <w:t>”</w:t>
      </w:r>
      <w:r w:rsidR="0067100D" w:rsidRPr="00324477">
        <w:tab/>
        <w:t>// Current PSM configuration</w:t>
      </w:r>
    </w:p>
    <w:p w14:paraId="6BCBD31F" w14:textId="77446C3C" w:rsidR="00736A89" w:rsidRDefault="00736A89" w:rsidP="00324477">
      <w:pPr>
        <w:pStyle w:val="Indented"/>
        <w:rPr>
          <w:rStyle w:val="Code"/>
        </w:rPr>
      </w:pPr>
      <w:r w:rsidRPr="001A09D6">
        <w:rPr>
          <w:rStyle w:val="Code"/>
        </w:rPr>
        <w:t>OK</w:t>
      </w:r>
    </w:p>
    <w:p w14:paraId="16F92147" w14:textId="77777777" w:rsidR="00324477" w:rsidRPr="001A09D6" w:rsidRDefault="00324477" w:rsidP="001A09D6">
      <w:pPr>
        <w:pStyle w:val="Indented"/>
        <w:rPr>
          <w:rStyle w:val="Code"/>
        </w:rPr>
      </w:pPr>
    </w:p>
    <w:p w14:paraId="056F2C79" w14:textId="6CB06DF1" w:rsidR="00736A89" w:rsidRPr="00324477" w:rsidRDefault="00736A89" w:rsidP="001A09D6">
      <w:pPr>
        <w:pStyle w:val="Indented"/>
      </w:pPr>
      <w:r w:rsidRPr="001A09D6">
        <w:rPr>
          <w:rStyle w:val="Code"/>
        </w:rPr>
        <w:t>AT+CPSMS=1,</w:t>
      </w:r>
      <w:r w:rsidR="00D225A0" w:rsidRPr="001A09D6">
        <w:rPr>
          <w:rStyle w:val="Code"/>
        </w:rPr>
        <w:t>”</w:t>
      </w:r>
      <w:r w:rsidRPr="001A09D6">
        <w:rPr>
          <w:rStyle w:val="Code"/>
        </w:rPr>
        <w:t>11100000</w:t>
      </w:r>
      <w:r w:rsidR="00D225A0" w:rsidRPr="001A09D6">
        <w:rPr>
          <w:rStyle w:val="Code"/>
        </w:rPr>
        <w:t>”</w:t>
      </w:r>
      <w:r w:rsidRPr="001A09D6">
        <w:rPr>
          <w:rStyle w:val="Code"/>
        </w:rPr>
        <w:t>,</w:t>
      </w:r>
      <w:r w:rsidR="00D225A0" w:rsidRPr="001A09D6">
        <w:rPr>
          <w:rStyle w:val="Code"/>
        </w:rPr>
        <w:t>”</w:t>
      </w:r>
      <w:r w:rsidRPr="001A09D6">
        <w:rPr>
          <w:rStyle w:val="Code"/>
        </w:rPr>
        <w:t>11100000</w:t>
      </w:r>
      <w:r w:rsidR="00D225A0" w:rsidRPr="001A09D6">
        <w:rPr>
          <w:rStyle w:val="Code"/>
        </w:rPr>
        <w:t>”</w:t>
      </w:r>
      <w:r w:rsidRPr="001A09D6">
        <w:rPr>
          <w:rStyle w:val="Code"/>
        </w:rPr>
        <w:t>,</w:t>
      </w:r>
      <w:r w:rsidR="00D225A0" w:rsidRPr="001A09D6">
        <w:rPr>
          <w:rStyle w:val="Code"/>
        </w:rPr>
        <w:t>”</w:t>
      </w:r>
      <w:r w:rsidRPr="001A09D6">
        <w:rPr>
          <w:rStyle w:val="Code"/>
        </w:rPr>
        <w:t>00111000</w:t>
      </w:r>
      <w:r w:rsidR="00D225A0" w:rsidRPr="001A09D6">
        <w:rPr>
          <w:rStyle w:val="Code"/>
        </w:rPr>
        <w:t>”</w:t>
      </w:r>
      <w:r w:rsidRPr="001A09D6">
        <w:rPr>
          <w:rStyle w:val="Code"/>
        </w:rPr>
        <w:t>,</w:t>
      </w:r>
      <w:r w:rsidR="00D225A0" w:rsidRPr="001A09D6">
        <w:rPr>
          <w:rStyle w:val="Code"/>
        </w:rPr>
        <w:t>”</w:t>
      </w:r>
      <w:r w:rsidRPr="001A09D6">
        <w:rPr>
          <w:rStyle w:val="Code"/>
        </w:rPr>
        <w:t>00100001</w:t>
      </w:r>
      <w:r w:rsidR="00D225A0" w:rsidRPr="001A09D6">
        <w:rPr>
          <w:rStyle w:val="Code"/>
        </w:rPr>
        <w:t>”</w:t>
      </w:r>
      <w:r w:rsidR="0067100D" w:rsidRPr="00324477">
        <w:tab/>
        <w:t xml:space="preserve">// Modification of current PSM </w:t>
      </w:r>
      <w:r w:rsidR="00324477">
        <w:tab/>
      </w:r>
      <w:r w:rsidR="00324477">
        <w:tab/>
      </w:r>
      <w:r w:rsidR="00324477">
        <w:tab/>
      </w:r>
      <w:r w:rsidR="00324477">
        <w:tab/>
      </w:r>
      <w:r w:rsidR="00324477">
        <w:tab/>
      </w:r>
      <w:r w:rsidR="00324477">
        <w:tab/>
      </w:r>
      <w:r w:rsidR="00324477">
        <w:tab/>
      </w:r>
      <w:r w:rsidR="00324477">
        <w:tab/>
      </w:r>
      <w:r w:rsidR="00324477">
        <w:tab/>
      </w:r>
      <w:r w:rsidR="00324477">
        <w:tab/>
        <w:t xml:space="preserve">// </w:t>
      </w:r>
      <w:r w:rsidR="0067100D" w:rsidRPr="00324477">
        <w:t>configuration</w:t>
      </w:r>
    </w:p>
    <w:p w14:paraId="3601D1FF" w14:textId="2E7F10C2" w:rsidR="00736A89" w:rsidRDefault="00736A89" w:rsidP="00324477">
      <w:pPr>
        <w:pStyle w:val="Indented"/>
        <w:rPr>
          <w:rStyle w:val="Code"/>
        </w:rPr>
      </w:pPr>
      <w:r w:rsidRPr="001A09D6">
        <w:rPr>
          <w:rStyle w:val="Code"/>
        </w:rPr>
        <w:t>OK</w:t>
      </w:r>
    </w:p>
    <w:p w14:paraId="5BB2AEC1" w14:textId="77777777" w:rsidR="00324477" w:rsidRPr="001A09D6" w:rsidRDefault="00324477" w:rsidP="001A09D6">
      <w:pPr>
        <w:pStyle w:val="Indented"/>
        <w:rPr>
          <w:rStyle w:val="Code"/>
        </w:rPr>
      </w:pPr>
    </w:p>
    <w:p w14:paraId="7EE1EB57" w14:textId="77777777" w:rsidR="00736A89" w:rsidRPr="001A09D6" w:rsidRDefault="00736A89" w:rsidP="001A09D6">
      <w:pPr>
        <w:pStyle w:val="Indented"/>
        <w:rPr>
          <w:rStyle w:val="Code"/>
        </w:rPr>
      </w:pPr>
      <w:r w:rsidRPr="001A09D6">
        <w:rPr>
          <w:rStyle w:val="Code"/>
        </w:rPr>
        <w:t>AT+CPSMS?</w:t>
      </w:r>
    </w:p>
    <w:p w14:paraId="0EDD8A20" w14:textId="1D0555E7" w:rsidR="00736A89" w:rsidRPr="00324477" w:rsidRDefault="00736A89" w:rsidP="001A09D6">
      <w:pPr>
        <w:pStyle w:val="Indented"/>
      </w:pPr>
      <w:r w:rsidRPr="001A09D6">
        <w:rPr>
          <w:rStyle w:val="Code"/>
        </w:rPr>
        <w:t>+CPSMS: 1,</w:t>
      </w:r>
      <w:r w:rsidR="00D225A0" w:rsidRPr="001A09D6">
        <w:rPr>
          <w:rStyle w:val="Code"/>
        </w:rPr>
        <w:t>”</w:t>
      </w:r>
      <w:r w:rsidRPr="001A09D6">
        <w:rPr>
          <w:rStyle w:val="Code"/>
        </w:rPr>
        <w:t>11100000</w:t>
      </w:r>
      <w:r w:rsidR="00D225A0" w:rsidRPr="001A09D6">
        <w:rPr>
          <w:rStyle w:val="Code"/>
        </w:rPr>
        <w:t>”</w:t>
      </w:r>
      <w:r w:rsidRPr="001A09D6">
        <w:rPr>
          <w:rStyle w:val="Code"/>
        </w:rPr>
        <w:t>,</w:t>
      </w:r>
      <w:r w:rsidR="00D225A0" w:rsidRPr="001A09D6">
        <w:rPr>
          <w:rStyle w:val="Code"/>
        </w:rPr>
        <w:t>”</w:t>
      </w:r>
      <w:r w:rsidRPr="001A09D6">
        <w:rPr>
          <w:rStyle w:val="Code"/>
        </w:rPr>
        <w:t>11100000</w:t>
      </w:r>
      <w:r w:rsidR="00D225A0" w:rsidRPr="001A09D6">
        <w:rPr>
          <w:rStyle w:val="Code"/>
        </w:rPr>
        <w:t>”</w:t>
      </w:r>
      <w:r w:rsidRPr="001A09D6">
        <w:rPr>
          <w:rStyle w:val="Code"/>
        </w:rPr>
        <w:t>,</w:t>
      </w:r>
      <w:r w:rsidR="00D225A0" w:rsidRPr="001A09D6">
        <w:rPr>
          <w:rStyle w:val="Code"/>
        </w:rPr>
        <w:t>”</w:t>
      </w:r>
      <w:r w:rsidRPr="001A09D6">
        <w:rPr>
          <w:rStyle w:val="Code"/>
        </w:rPr>
        <w:t>00111000</w:t>
      </w:r>
      <w:r w:rsidR="00D225A0" w:rsidRPr="001A09D6">
        <w:rPr>
          <w:rStyle w:val="Code"/>
        </w:rPr>
        <w:t>”</w:t>
      </w:r>
      <w:r w:rsidRPr="001A09D6">
        <w:rPr>
          <w:rStyle w:val="Code"/>
        </w:rPr>
        <w:t>,</w:t>
      </w:r>
      <w:r w:rsidR="00D225A0" w:rsidRPr="001A09D6">
        <w:rPr>
          <w:rStyle w:val="Code"/>
        </w:rPr>
        <w:t>”</w:t>
      </w:r>
      <w:r w:rsidRPr="001A09D6">
        <w:rPr>
          <w:rStyle w:val="Code"/>
        </w:rPr>
        <w:t>00100001</w:t>
      </w:r>
      <w:r w:rsidR="00D225A0" w:rsidRPr="001A09D6">
        <w:rPr>
          <w:rStyle w:val="Code"/>
        </w:rPr>
        <w:t>”</w:t>
      </w:r>
      <w:r w:rsidR="0067100D" w:rsidRPr="001A09D6">
        <w:rPr>
          <w:rStyle w:val="Code"/>
        </w:rPr>
        <w:tab/>
      </w:r>
      <w:r w:rsidR="0067100D" w:rsidRPr="00324477">
        <w:tab/>
        <w:t>// Current PSM configuration</w:t>
      </w:r>
    </w:p>
    <w:p w14:paraId="7E445127" w14:textId="70E6F881" w:rsidR="00736A89" w:rsidRDefault="00736A89" w:rsidP="00324477">
      <w:pPr>
        <w:pStyle w:val="Indented"/>
        <w:rPr>
          <w:rStyle w:val="Code"/>
        </w:rPr>
      </w:pPr>
      <w:r w:rsidRPr="001A09D6">
        <w:rPr>
          <w:rStyle w:val="Code"/>
        </w:rPr>
        <w:t>OK</w:t>
      </w:r>
    </w:p>
    <w:p w14:paraId="67D85742" w14:textId="77777777" w:rsidR="00324477" w:rsidRPr="001A09D6" w:rsidRDefault="00324477" w:rsidP="001A09D6">
      <w:pPr>
        <w:pStyle w:val="Indented"/>
        <w:rPr>
          <w:rStyle w:val="Code"/>
        </w:rPr>
      </w:pPr>
    </w:p>
    <w:p w14:paraId="6B401996" w14:textId="1B618E57" w:rsidR="0067100D" w:rsidRPr="00324477" w:rsidRDefault="0067100D" w:rsidP="001A09D6">
      <w:pPr>
        <w:pStyle w:val="Indented"/>
      </w:pPr>
      <w:r w:rsidRPr="001A09D6">
        <w:rPr>
          <w:rStyle w:val="Code"/>
        </w:rPr>
        <w:t>AT+KCARRIERCFG=6</w:t>
      </w:r>
      <w:r w:rsidRPr="00324477">
        <w:tab/>
      </w:r>
      <w:r w:rsidRPr="00324477">
        <w:tab/>
      </w:r>
      <w:r w:rsidRPr="00324477">
        <w:tab/>
      </w:r>
      <w:r w:rsidRPr="00324477">
        <w:tab/>
        <w:t>// Set new operator USCC</w:t>
      </w:r>
    </w:p>
    <w:p w14:paraId="644C91C0" w14:textId="63E07A13" w:rsidR="0067100D" w:rsidRDefault="0067100D" w:rsidP="00324477">
      <w:pPr>
        <w:pStyle w:val="Indented"/>
        <w:rPr>
          <w:rStyle w:val="Code"/>
        </w:rPr>
      </w:pPr>
      <w:r w:rsidRPr="001A09D6">
        <w:rPr>
          <w:rStyle w:val="Code"/>
        </w:rPr>
        <w:t>OK</w:t>
      </w:r>
    </w:p>
    <w:p w14:paraId="35B81FF2" w14:textId="77777777" w:rsidR="00324477" w:rsidRPr="001A09D6" w:rsidRDefault="00324477" w:rsidP="001A09D6">
      <w:pPr>
        <w:pStyle w:val="Indented"/>
        <w:rPr>
          <w:rStyle w:val="Code"/>
        </w:rPr>
      </w:pPr>
    </w:p>
    <w:p w14:paraId="03A9619B" w14:textId="089E6D29" w:rsidR="00736A89" w:rsidRPr="00324477" w:rsidRDefault="00736A89" w:rsidP="001A09D6">
      <w:pPr>
        <w:pStyle w:val="Indented"/>
      </w:pPr>
      <w:r w:rsidRPr="001A09D6">
        <w:rPr>
          <w:rStyle w:val="Code"/>
        </w:rPr>
        <w:t>AT+CFUN=1,1</w:t>
      </w:r>
      <w:r w:rsidR="0067100D" w:rsidRPr="00324477">
        <w:tab/>
      </w:r>
      <w:r w:rsidR="00324477">
        <w:tab/>
      </w:r>
      <w:r w:rsidR="00324477">
        <w:tab/>
      </w:r>
      <w:r w:rsidR="00324477">
        <w:tab/>
      </w:r>
      <w:r w:rsidR="00324477">
        <w:tab/>
      </w:r>
      <w:r w:rsidR="0067100D" w:rsidRPr="00324477">
        <w:t xml:space="preserve">// Reset </w:t>
      </w:r>
      <w:r w:rsidR="0058592B" w:rsidRPr="00324477">
        <w:t xml:space="preserve">for the new configuration to be </w:t>
      </w:r>
      <w:proofErr w:type="gramStart"/>
      <w:r w:rsidR="0058592B" w:rsidRPr="00324477">
        <w:t>taken into account</w:t>
      </w:r>
      <w:proofErr w:type="gramEnd"/>
    </w:p>
    <w:p w14:paraId="18EEC7F6" w14:textId="56826E0E" w:rsidR="00736A89" w:rsidRDefault="00736A89" w:rsidP="00324477">
      <w:pPr>
        <w:pStyle w:val="Indented"/>
        <w:rPr>
          <w:rStyle w:val="Code"/>
        </w:rPr>
      </w:pPr>
      <w:r w:rsidRPr="001A09D6">
        <w:rPr>
          <w:rStyle w:val="Code"/>
        </w:rPr>
        <w:t>OK</w:t>
      </w:r>
    </w:p>
    <w:p w14:paraId="64C4EED8" w14:textId="77777777" w:rsidR="002F577A" w:rsidRDefault="002F577A" w:rsidP="00324477">
      <w:pPr>
        <w:pStyle w:val="Indented"/>
        <w:rPr>
          <w:rStyle w:val="Code"/>
        </w:rPr>
      </w:pPr>
    </w:p>
    <w:p w14:paraId="1B79DE9E" w14:textId="77777777" w:rsidR="00736A89" w:rsidRPr="001A09D6" w:rsidRDefault="00736A89" w:rsidP="001A09D6">
      <w:pPr>
        <w:pStyle w:val="Indented"/>
        <w:rPr>
          <w:rStyle w:val="Code"/>
        </w:rPr>
      </w:pPr>
      <w:r w:rsidRPr="001A09D6">
        <w:rPr>
          <w:rStyle w:val="Code"/>
        </w:rPr>
        <w:t>AT+KCARRIERCFG?</w:t>
      </w:r>
    </w:p>
    <w:p w14:paraId="0E25EF6D" w14:textId="24394993" w:rsidR="00736A89" w:rsidRPr="00324477" w:rsidRDefault="00736A89" w:rsidP="001A09D6">
      <w:pPr>
        <w:pStyle w:val="Indented"/>
      </w:pPr>
      <w:r w:rsidRPr="001A09D6">
        <w:rPr>
          <w:rStyle w:val="Code"/>
        </w:rPr>
        <w:t>+KCARRIERCFG: 6</w:t>
      </w:r>
      <w:r w:rsidR="0067100D" w:rsidRPr="00324477">
        <w:tab/>
      </w:r>
      <w:r w:rsidR="0067100D" w:rsidRPr="00324477">
        <w:tab/>
      </w:r>
      <w:r w:rsidR="0067100D" w:rsidRPr="00324477">
        <w:tab/>
      </w:r>
      <w:r w:rsidR="0067100D" w:rsidRPr="00324477">
        <w:tab/>
        <w:t>// Current operator is USCC</w:t>
      </w:r>
    </w:p>
    <w:p w14:paraId="3283D2B2" w14:textId="4FED57C7" w:rsidR="00736A89" w:rsidRDefault="00736A89" w:rsidP="00324477">
      <w:pPr>
        <w:pStyle w:val="Indented"/>
        <w:rPr>
          <w:rStyle w:val="Code"/>
        </w:rPr>
      </w:pPr>
      <w:r w:rsidRPr="001A09D6">
        <w:rPr>
          <w:rStyle w:val="Code"/>
        </w:rPr>
        <w:t>OK</w:t>
      </w:r>
    </w:p>
    <w:p w14:paraId="5F4D4961" w14:textId="77777777" w:rsidR="00324477" w:rsidRPr="001A09D6" w:rsidRDefault="00324477" w:rsidP="001A09D6">
      <w:pPr>
        <w:pStyle w:val="Indented"/>
        <w:rPr>
          <w:rStyle w:val="Code"/>
          <w:sz w:val="14"/>
          <w:szCs w:val="14"/>
        </w:rPr>
      </w:pPr>
    </w:p>
    <w:p w14:paraId="0636C784" w14:textId="44C85A41" w:rsidR="00736A89" w:rsidRPr="00324477" w:rsidRDefault="00736A89" w:rsidP="001A09D6">
      <w:pPr>
        <w:pStyle w:val="Indented"/>
        <w:keepNext/>
      </w:pPr>
      <w:r w:rsidRPr="001A09D6">
        <w:rPr>
          <w:rStyle w:val="Code"/>
        </w:rPr>
        <w:t>AT+CPSMS?</w:t>
      </w:r>
      <w:r w:rsidR="0067100D" w:rsidRPr="00324477">
        <w:tab/>
      </w:r>
      <w:r w:rsidR="0067100D" w:rsidRPr="00324477">
        <w:tab/>
      </w:r>
      <w:r w:rsidR="0067100D" w:rsidRPr="00324477">
        <w:tab/>
      </w:r>
      <w:r w:rsidR="0067100D" w:rsidRPr="00324477">
        <w:tab/>
      </w:r>
      <w:r w:rsidR="002F577A">
        <w:tab/>
      </w:r>
      <w:r w:rsidR="0067100D" w:rsidRPr="00324477">
        <w:tab/>
        <w:t>// Check current PSM configuration</w:t>
      </w:r>
    </w:p>
    <w:p w14:paraId="130ADC48" w14:textId="5CE86B0C" w:rsidR="00736A89" w:rsidRPr="00324477" w:rsidRDefault="00736A89" w:rsidP="001A09D6">
      <w:pPr>
        <w:pStyle w:val="Indented"/>
        <w:keepNext/>
      </w:pPr>
      <w:r w:rsidRPr="001A09D6">
        <w:rPr>
          <w:rStyle w:val="Code"/>
        </w:rPr>
        <w:t>+CPSMS: 0,</w:t>
      </w:r>
      <w:r w:rsidR="00D225A0" w:rsidRPr="001A09D6">
        <w:rPr>
          <w:rStyle w:val="Code"/>
        </w:rPr>
        <w:t>”</w:t>
      </w:r>
      <w:r w:rsidRPr="001A09D6">
        <w:rPr>
          <w:rStyle w:val="Code"/>
        </w:rPr>
        <w:t>11100000</w:t>
      </w:r>
      <w:r w:rsidR="00D225A0" w:rsidRPr="001A09D6">
        <w:rPr>
          <w:rStyle w:val="Code"/>
        </w:rPr>
        <w:t>”</w:t>
      </w:r>
      <w:r w:rsidRPr="001A09D6">
        <w:rPr>
          <w:rStyle w:val="Code"/>
        </w:rPr>
        <w:t>,</w:t>
      </w:r>
      <w:r w:rsidR="00D225A0" w:rsidRPr="001A09D6">
        <w:rPr>
          <w:rStyle w:val="Code"/>
        </w:rPr>
        <w:t>”</w:t>
      </w:r>
      <w:r w:rsidRPr="001A09D6">
        <w:rPr>
          <w:rStyle w:val="Code"/>
        </w:rPr>
        <w:t>11100000</w:t>
      </w:r>
      <w:r w:rsidR="00D225A0" w:rsidRPr="001A09D6">
        <w:rPr>
          <w:rStyle w:val="Code"/>
        </w:rPr>
        <w:t>”</w:t>
      </w:r>
      <w:r w:rsidRPr="001A09D6">
        <w:rPr>
          <w:rStyle w:val="Code"/>
        </w:rPr>
        <w:t>,</w:t>
      </w:r>
      <w:r w:rsidR="00D225A0" w:rsidRPr="001A09D6">
        <w:rPr>
          <w:rStyle w:val="Code"/>
        </w:rPr>
        <w:t>”</w:t>
      </w:r>
      <w:r w:rsidRPr="001A09D6">
        <w:rPr>
          <w:rStyle w:val="Code"/>
        </w:rPr>
        <w:t>44</w:t>
      </w:r>
      <w:r w:rsidR="00D225A0" w:rsidRPr="001A09D6">
        <w:rPr>
          <w:rStyle w:val="Code"/>
        </w:rPr>
        <w:t>”</w:t>
      </w:r>
      <w:r w:rsidRPr="001A09D6">
        <w:rPr>
          <w:rStyle w:val="Code"/>
        </w:rPr>
        <w:t>,</w:t>
      </w:r>
      <w:r w:rsidR="00D225A0" w:rsidRPr="001A09D6">
        <w:rPr>
          <w:rStyle w:val="Code"/>
        </w:rPr>
        <w:t>”</w:t>
      </w:r>
      <w:r w:rsidRPr="001A09D6">
        <w:rPr>
          <w:rStyle w:val="Code"/>
        </w:rPr>
        <w:t>10</w:t>
      </w:r>
      <w:r w:rsidR="00D225A0" w:rsidRPr="001A09D6">
        <w:rPr>
          <w:rStyle w:val="Code"/>
        </w:rPr>
        <w:t>”</w:t>
      </w:r>
      <w:r w:rsidR="0067100D" w:rsidRPr="00324477">
        <w:tab/>
        <w:t>// PSM configuration has been reset</w:t>
      </w:r>
    </w:p>
    <w:p w14:paraId="6912BB13" w14:textId="46809379" w:rsidR="00736A89" w:rsidRPr="001A09D6" w:rsidRDefault="00736A89" w:rsidP="001A09D6">
      <w:pPr>
        <w:pStyle w:val="Indented"/>
        <w:keepNext/>
        <w:rPr>
          <w:rStyle w:val="Code"/>
        </w:rPr>
      </w:pPr>
      <w:r w:rsidRPr="001A09D6">
        <w:rPr>
          <w:rStyle w:val="Code"/>
        </w:rPr>
        <w:t>OK</w:t>
      </w:r>
    </w:p>
    <w:p w14:paraId="7E4C59BA" w14:textId="77777777" w:rsidR="00B35BB2" w:rsidRPr="001A09D6" w:rsidRDefault="00B35BB2">
      <w:pPr>
        <w:rPr>
          <w:rStyle w:val="Code"/>
        </w:rPr>
      </w:pPr>
    </w:p>
    <w:p w14:paraId="22A3F4B4" w14:textId="3C51F723" w:rsidR="0067100D" w:rsidRPr="002402F3" w:rsidRDefault="0067100D">
      <w:r w:rsidRPr="002402F3">
        <w:t>Setting the same operator</w:t>
      </w:r>
      <w:r w:rsidR="00324477">
        <w:t xml:space="preserve"> example:</w:t>
      </w:r>
    </w:p>
    <w:p w14:paraId="5A458BB1" w14:textId="77777777" w:rsidR="0067100D" w:rsidRPr="001A09D6" w:rsidRDefault="0067100D" w:rsidP="001A09D6">
      <w:pPr>
        <w:pStyle w:val="Indented"/>
        <w:rPr>
          <w:rStyle w:val="Code"/>
        </w:rPr>
      </w:pPr>
      <w:r w:rsidRPr="001A09D6">
        <w:rPr>
          <w:rStyle w:val="Code"/>
        </w:rPr>
        <w:t>AT+KCARRIERCFG?</w:t>
      </w:r>
    </w:p>
    <w:p w14:paraId="41D5ABD7" w14:textId="32325360" w:rsidR="0067100D" w:rsidRPr="00324477" w:rsidRDefault="0067100D" w:rsidP="001A09D6">
      <w:pPr>
        <w:pStyle w:val="Indented"/>
      </w:pPr>
      <w:r w:rsidRPr="001A09D6">
        <w:rPr>
          <w:rStyle w:val="Code"/>
        </w:rPr>
        <w:t>+KCARRIERCFG: 0</w:t>
      </w:r>
      <w:r w:rsidRPr="00324477">
        <w:tab/>
      </w:r>
      <w:r w:rsidRPr="00324477">
        <w:tab/>
      </w:r>
      <w:r w:rsidRPr="00324477">
        <w:tab/>
      </w:r>
      <w:r w:rsidRPr="00324477">
        <w:tab/>
      </w:r>
      <w:r w:rsidR="002F577A">
        <w:tab/>
      </w:r>
      <w:r w:rsidRPr="00324477">
        <w:t>// Current operator is DEFAULT</w:t>
      </w:r>
    </w:p>
    <w:p w14:paraId="2F40EF49" w14:textId="742EC32D" w:rsidR="0067100D" w:rsidRDefault="0067100D" w:rsidP="00324477">
      <w:pPr>
        <w:pStyle w:val="Indented"/>
        <w:rPr>
          <w:rStyle w:val="Code"/>
        </w:rPr>
      </w:pPr>
      <w:r w:rsidRPr="001A09D6">
        <w:rPr>
          <w:rStyle w:val="Code"/>
        </w:rPr>
        <w:t>OK</w:t>
      </w:r>
    </w:p>
    <w:p w14:paraId="4102916E" w14:textId="77777777" w:rsidR="00324477" w:rsidRPr="001A09D6" w:rsidRDefault="00324477" w:rsidP="001A09D6">
      <w:pPr>
        <w:pStyle w:val="Indented"/>
        <w:rPr>
          <w:rStyle w:val="Code"/>
          <w:sz w:val="14"/>
          <w:szCs w:val="14"/>
        </w:rPr>
      </w:pPr>
    </w:p>
    <w:p w14:paraId="69289F14" w14:textId="77777777" w:rsidR="0067100D" w:rsidRPr="001A09D6" w:rsidRDefault="0067100D" w:rsidP="001A09D6">
      <w:pPr>
        <w:pStyle w:val="Indented"/>
        <w:rPr>
          <w:rStyle w:val="Code"/>
        </w:rPr>
      </w:pPr>
      <w:r w:rsidRPr="001A09D6">
        <w:rPr>
          <w:rStyle w:val="Code"/>
        </w:rPr>
        <w:t>AT+CPSMS?</w:t>
      </w:r>
    </w:p>
    <w:p w14:paraId="7EDC8997" w14:textId="79275E89" w:rsidR="0067100D" w:rsidRPr="00324477" w:rsidRDefault="0067100D" w:rsidP="001A09D6">
      <w:pPr>
        <w:pStyle w:val="Indented"/>
      </w:pPr>
      <w:r w:rsidRPr="001A09D6">
        <w:rPr>
          <w:rStyle w:val="Code"/>
        </w:rPr>
        <w:t>+CPSMS: 0,</w:t>
      </w:r>
      <w:r w:rsidR="00D225A0" w:rsidRPr="001A09D6">
        <w:rPr>
          <w:rStyle w:val="Code"/>
        </w:rPr>
        <w:t>”</w:t>
      </w:r>
      <w:r w:rsidRPr="001A09D6">
        <w:rPr>
          <w:rStyle w:val="Code"/>
        </w:rPr>
        <w:t>11100000</w:t>
      </w:r>
      <w:r w:rsidR="00D225A0" w:rsidRPr="001A09D6">
        <w:rPr>
          <w:rStyle w:val="Code"/>
        </w:rPr>
        <w:t>”</w:t>
      </w:r>
      <w:r w:rsidRPr="001A09D6">
        <w:rPr>
          <w:rStyle w:val="Code"/>
        </w:rPr>
        <w:t>,</w:t>
      </w:r>
      <w:r w:rsidR="00D225A0" w:rsidRPr="001A09D6">
        <w:rPr>
          <w:rStyle w:val="Code"/>
        </w:rPr>
        <w:t>”</w:t>
      </w:r>
      <w:r w:rsidRPr="001A09D6">
        <w:rPr>
          <w:rStyle w:val="Code"/>
        </w:rPr>
        <w:t>11100000</w:t>
      </w:r>
      <w:r w:rsidR="00D225A0" w:rsidRPr="001A09D6">
        <w:rPr>
          <w:rStyle w:val="Code"/>
        </w:rPr>
        <w:t>”</w:t>
      </w:r>
      <w:r w:rsidRPr="001A09D6">
        <w:rPr>
          <w:rStyle w:val="Code"/>
        </w:rPr>
        <w:t>,</w:t>
      </w:r>
      <w:r w:rsidR="00D225A0" w:rsidRPr="001A09D6">
        <w:rPr>
          <w:rStyle w:val="Code"/>
        </w:rPr>
        <w:t>”</w:t>
      </w:r>
      <w:r w:rsidRPr="001A09D6">
        <w:rPr>
          <w:rStyle w:val="Code"/>
        </w:rPr>
        <w:t>44</w:t>
      </w:r>
      <w:r w:rsidR="00D225A0" w:rsidRPr="001A09D6">
        <w:rPr>
          <w:rStyle w:val="Code"/>
        </w:rPr>
        <w:t>”</w:t>
      </w:r>
      <w:r w:rsidRPr="001A09D6">
        <w:rPr>
          <w:rStyle w:val="Code"/>
        </w:rPr>
        <w:t>,</w:t>
      </w:r>
      <w:r w:rsidR="00D225A0" w:rsidRPr="001A09D6">
        <w:rPr>
          <w:rStyle w:val="Code"/>
        </w:rPr>
        <w:t>”</w:t>
      </w:r>
      <w:r w:rsidRPr="001A09D6">
        <w:rPr>
          <w:rStyle w:val="Code"/>
        </w:rPr>
        <w:t>10</w:t>
      </w:r>
      <w:r w:rsidR="00D225A0" w:rsidRPr="001A09D6">
        <w:rPr>
          <w:rStyle w:val="Code"/>
        </w:rPr>
        <w:t>”</w:t>
      </w:r>
      <w:r w:rsidRPr="00324477">
        <w:tab/>
        <w:t>// Current PSM configuration</w:t>
      </w:r>
    </w:p>
    <w:p w14:paraId="63C0245E" w14:textId="5EC0F982" w:rsidR="0067100D" w:rsidRDefault="0067100D" w:rsidP="00324477">
      <w:pPr>
        <w:pStyle w:val="Indented"/>
        <w:rPr>
          <w:rStyle w:val="Code"/>
        </w:rPr>
      </w:pPr>
      <w:r w:rsidRPr="001A09D6">
        <w:rPr>
          <w:rStyle w:val="Code"/>
        </w:rPr>
        <w:t>OK</w:t>
      </w:r>
    </w:p>
    <w:p w14:paraId="2C30DC80" w14:textId="77777777" w:rsidR="00324477" w:rsidRPr="001A09D6" w:rsidRDefault="00324477" w:rsidP="001A09D6">
      <w:pPr>
        <w:pStyle w:val="Indented"/>
        <w:rPr>
          <w:rStyle w:val="Code"/>
          <w:sz w:val="14"/>
          <w:szCs w:val="14"/>
        </w:rPr>
      </w:pPr>
    </w:p>
    <w:p w14:paraId="5D4015F8" w14:textId="542D090C" w:rsidR="0067100D" w:rsidRPr="00324477" w:rsidRDefault="0067100D" w:rsidP="001A09D6">
      <w:pPr>
        <w:pStyle w:val="Indented"/>
      </w:pPr>
      <w:r w:rsidRPr="001A09D6">
        <w:rPr>
          <w:rStyle w:val="Code"/>
        </w:rPr>
        <w:t>AT+CPSMS=1,</w:t>
      </w:r>
      <w:r w:rsidR="00D225A0" w:rsidRPr="001A09D6">
        <w:rPr>
          <w:rStyle w:val="Code"/>
        </w:rPr>
        <w:t>”</w:t>
      </w:r>
      <w:r w:rsidRPr="001A09D6">
        <w:rPr>
          <w:rStyle w:val="Code"/>
        </w:rPr>
        <w:t>11100000</w:t>
      </w:r>
      <w:r w:rsidR="00D225A0" w:rsidRPr="001A09D6">
        <w:rPr>
          <w:rStyle w:val="Code"/>
        </w:rPr>
        <w:t>”</w:t>
      </w:r>
      <w:r w:rsidRPr="001A09D6">
        <w:rPr>
          <w:rStyle w:val="Code"/>
        </w:rPr>
        <w:t>,</w:t>
      </w:r>
      <w:r w:rsidR="00D225A0" w:rsidRPr="001A09D6">
        <w:rPr>
          <w:rStyle w:val="Code"/>
        </w:rPr>
        <w:t>”</w:t>
      </w:r>
      <w:r w:rsidRPr="001A09D6">
        <w:rPr>
          <w:rStyle w:val="Code"/>
        </w:rPr>
        <w:t>11100000</w:t>
      </w:r>
      <w:r w:rsidR="00D225A0" w:rsidRPr="001A09D6">
        <w:rPr>
          <w:rStyle w:val="Code"/>
        </w:rPr>
        <w:t>”</w:t>
      </w:r>
      <w:r w:rsidRPr="001A09D6">
        <w:rPr>
          <w:rStyle w:val="Code"/>
        </w:rPr>
        <w:t>,</w:t>
      </w:r>
      <w:r w:rsidR="00D225A0" w:rsidRPr="001A09D6">
        <w:rPr>
          <w:rStyle w:val="Code"/>
        </w:rPr>
        <w:t>”</w:t>
      </w:r>
      <w:r w:rsidRPr="001A09D6">
        <w:rPr>
          <w:rStyle w:val="Code"/>
        </w:rPr>
        <w:t>00111000</w:t>
      </w:r>
      <w:r w:rsidR="00D225A0" w:rsidRPr="001A09D6">
        <w:rPr>
          <w:rStyle w:val="Code"/>
        </w:rPr>
        <w:t>”</w:t>
      </w:r>
      <w:r w:rsidRPr="001A09D6">
        <w:rPr>
          <w:rStyle w:val="Code"/>
        </w:rPr>
        <w:t>,</w:t>
      </w:r>
      <w:r w:rsidR="00D225A0" w:rsidRPr="001A09D6">
        <w:rPr>
          <w:rStyle w:val="Code"/>
        </w:rPr>
        <w:t>”</w:t>
      </w:r>
      <w:r w:rsidRPr="001A09D6">
        <w:rPr>
          <w:rStyle w:val="Code"/>
        </w:rPr>
        <w:t>00100001</w:t>
      </w:r>
      <w:r w:rsidR="00D225A0" w:rsidRPr="001A09D6">
        <w:rPr>
          <w:rStyle w:val="Code"/>
        </w:rPr>
        <w:t>”</w:t>
      </w:r>
      <w:r w:rsidRPr="00324477">
        <w:tab/>
        <w:t xml:space="preserve">// Modification of current PSM </w:t>
      </w:r>
      <w:r w:rsidR="00324477">
        <w:tab/>
      </w:r>
      <w:r w:rsidR="00324477">
        <w:tab/>
      </w:r>
      <w:r w:rsidR="00324477">
        <w:tab/>
      </w:r>
      <w:r w:rsidR="00324477">
        <w:tab/>
      </w:r>
      <w:r w:rsidR="00324477">
        <w:tab/>
      </w:r>
      <w:r w:rsidR="00324477">
        <w:tab/>
      </w:r>
      <w:r w:rsidR="00324477">
        <w:tab/>
      </w:r>
      <w:r w:rsidR="00324477">
        <w:tab/>
      </w:r>
      <w:r w:rsidR="00324477">
        <w:tab/>
      </w:r>
      <w:r w:rsidR="00324477">
        <w:tab/>
        <w:t xml:space="preserve">// </w:t>
      </w:r>
      <w:r w:rsidRPr="00324477">
        <w:t>configuration</w:t>
      </w:r>
    </w:p>
    <w:p w14:paraId="1CCFBD48" w14:textId="6987E008" w:rsidR="0067100D" w:rsidRDefault="0067100D" w:rsidP="00324477">
      <w:pPr>
        <w:pStyle w:val="Indented"/>
        <w:rPr>
          <w:rStyle w:val="Code"/>
        </w:rPr>
      </w:pPr>
      <w:r w:rsidRPr="001A09D6">
        <w:rPr>
          <w:rStyle w:val="Code"/>
        </w:rPr>
        <w:t>OK</w:t>
      </w:r>
    </w:p>
    <w:p w14:paraId="1CAA8254" w14:textId="77777777" w:rsidR="00324477" w:rsidRPr="001A09D6" w:rsidRDefault="00324477" w:rsidP="001A09D6">
      <w:pPr>
        <w:pStyle w:val="Indented"/>
        <w:rPr>
          <w:rStyle w:val="Code"/>
          <w:sz w:val="14"/>
          <w:szCs w:val="14"/>
        </w:rPr>
      </w:pPr>
    </w:p>
    <w:p w14:paraId="689D2847" w14:textId="77777777" w:rsidR="0067100D" w:rsidRPr="001A09D6" w:rsidRDefault="0067100D" w:rsidP="001A09D6">
      <w:pPr>
        <w:pStyle w:val="Indented"/>
        <w:rPr>
          <w:rStyle w:val="Code"/>
        </w:rPr>
      </w:pPr>
      <w:r w:rsidRPr="001A09D6">
        <w:rPr>
          <w:rStyle w:val="Code"/>
        </w:rPr>
        <w:t>AT+CPSMS?</w:t>
      </w:r>
    </w:p>
    <w:p w14:paraId="75A895A9" w14:textId="2C756CB5" w:rsidR="0067100D" w:rsidRPr="00324477" w:rsidRDefault="0067100D" w:rsidP="001A09D6">
      <w:pPr>
        <w:pStyle w:val="Indented"/>
      </w:pPr>
      <w:r w:rsidRPr="001A09D6">
        <w:rPr>
          <w:rStyle w:val="Code"/>
        </w:rPr>
        <w:t>+CPSMS: 1,</w:t>
      </w:r>
      <w:r w:rsidR="00D225A0" w:rsidRPr="001A09D6">
        <w:rPr>
          <w:rStyle w:val="Code"/>
        </w:rPr>
        <w:t>”</w:t>
      </w:r>
      <w:r w:rsidRPr="001A09D6">
        <w:rPr>
          <w:rStyle w:val="Code"/>
        </w:rPr>
        <w:t>11100000</w:t>
      </w:r>
      <w:r w:rsidR="00D225A0" w:rsidRPr="001A09D6">
        <w:rPr>
          <w:rStyle w:val="Code"/>
        </w:rPr>
        <w:t>”</w:t>
      </w:r>
      <w:r w:rsidRPr="001A09D6">
        <w:rPr>
          <w:rStyle w:val="Code"/>
        </w:rPr>
        <w:t>,</w:t>
      </w:r>
      <w:r w:rsidR="00D225A0" w:rsidRPr="001A09D6">
        <w:rPr>
          <w:rStyle w:val="Code"/>
        </w:rPr>
        <w:t>”</w:t>
      </w:r>
      <w:r w:rsidRPr="001A09D6">
        <w:rPr>
          <w:rStyle w:val="Code"/>
        </w:rPr>
        <w:t>11100000</w:t>
      </w:r>
      <w:r w:rsidR="00D225A0" w:rsidRPr="001A09D6">
        <w:rPr>
          <w:rStyle w:val="Code"/>
        </w:rPr>
        <w:t>”</w:t>
      </w:r>
      <w:r w:rsidRPr="001A09D6">
        <w:rPr>
          <w:rStyle w:val="Code"/>
        </w:rPr>
        <w:t>,</w:t>
      </w:r>
      <w:r w:rsidR="00D225A0" w:rsidRPr="001A09D6">
        <w:rPr>
          <w:rStyle w:val="Code"/>
        </w:rPr>
        <w:t>”</w:t>
      </w:r>
      <w:r w:rsidRPr="001A09D6">
        <w:rPr>
          <w:rStyle w:val="Code"/>
        </w:rPr>
        <w:t>00111000</w:t>
      </w:r>
      <w:r w:rsidR="00D225A0" w:rsidRPr="001A09D6">
        <w:rPr>
          <w:rStyle w:val="Code"/>
        </w:rPr>
        <w:t>”</w:t>
      </w:r>
      <w:r w:rsidRPr="001A09D6">
        <w:rPr>
          <w:rStyle w:val="Code"/>
        </w:rPr>
        <w:t>,</w:t>
      </w:r>
      <w:r w:rsidR="00D225A0" w:rsidRPr="001A09D6">
        <w:rPr>
          <w:rStyle w:val="Code"/>
        </w:rPr>
        <w:t>”</w:t>
      </w:r>
      <w:r w:rsidRPr="001A09D6">
        <w:rPr>
          <w:rStyle w:val="Code"/>
        </w:rPr>
        <w:t>00100001</w:t>
      </w:r>
      <w:r w:rsidR="00D225A0" w:rsidRPr="001A09D6">
        <w:rPr>
          <w:rStyle w:val="Code"/>
        </w:rPr>
        <w:t>”</w:t>
      </w:r>
      <w:r w:rsidRPr="001A09D6">
        <w:rPr>
          <w:rStyle w:val="Code"/>
        </w:rPr>
        <w:tab/>
      </w:r>
      <w:r w:rsidRPr="00324477">
        <w:tab/>
        <w:t>// Current PSM configuration</w:t>
      </w:r>
    </w:p>
    <w:p w14:paraId="2A416905" w14:textId="545687D0" w:rsidR="0067100D" w:rsidRDefault="0067100D" w:rsidP="00324477">
      <w:pPr>
        <w:pStyle w:val="Indented"/>
        <w:rPr>
          <w:rStyle w:val="Code"/>
        </w:rPr>
      </w:pPr>
      <w:r w:rsidRPr="001A09D6">
        <w:rPr>
          <w:rStyle w:val="Code"/>
        </w:rPr>
        <w:t>OK</w:t>
      </w:r>
    </w:p>
    <w:p w14:paraId="16A5125A" w14:textId="77777777" w:rsidR="00324477" w:rsidRPr="001A09D6" w:rsidRDefault="00324477" w:rsidP="001A09D6">
      <w:pPr>
        <w:pStyle w:val="Indented"/>
        <w:rPr>
          <w:rStyle w:val="Code"/>
          <w:sz w:val="14"/>
          <w:szCs w:val="14"/>
        </w:rPr>
      </w:pPr>
    </w:p>
    <w:p w14:paraId="2A66BAB0" w14:textId="7662958B" w:rsidR="0067100D" w:rsidRPr="00324477" w:rsidRDefault="0067100D" w:rsidP="001A09D6">
      <w:pPr>
        <w:pStyle w:val="Indented"/>
      </w:pPr>
      <w:r w:rsidRPr="001A09D6">
        <w:rPr>
          <w:rStyle w:val="Code"/>
        </w:rPr>
        <w:t>AT+KCARRIERCFG=0</w:t>
      </w:r>
      <w:r w:rsidRPr="00324477">
        <w:tab/>
      </w:r>
      <w:r w:rsidRPr="00324477">
        <w:tab/>
      </w:r>
      <w:r w:rsidRPr="00324477">
        <w:tab/>
      </w:r>
      <w:r w:rsidRPr="00324477">
        <w:tab/>
        <w:t xml:space="preserve">// </w:t>
      </w:r>
      <w:r w:rsidR="00530FFB" w:rsidRPr="00324477">
        <w:t>Set same operator DEFAULT</w:t>
      </w:r>
    </w:p>
    <w:p w14:paraId="2E065A94" w14:textId="6ADC2AE2" w:rsidR="0067100D" w:rsidRDefault="0067100D" w:rsidP="00324477">
      <w:pPr>
        <w:pStyle w:val="Indented"/>
        <w:rPr>
          <w:rStyle w:val="Code"/>
        </w:rPr>
      </w:pPr>
      <w:r w:rsidRPr="001A09D6">
        <w:rPr>
          <w:rStyle w:val="Code"/>
        </w:rPr>
        <w:t>OK</w:t>
      </w:r>
    </w:p>
    <w:p w14:paraId="1B660389" w14:textId="77777777" w:rsidR="00324477" w:rsidRPr="001A09D6" w:rsidRDefault="00324477" w:rsidP="001A09D6">
      <w:pPr>
        <w:pStyle w:val="Indented"/>
        <w:rPr>
          <w:rStyle w:val="Code"/>
          <w:sz w:val="14"/>
          <w:szCs w:val="14"/>
        </w:rPr>
      </w:pPr>
    </w:p>
    <w:p w14:paraId="44CD9A23" w14:textId="287D52F6" w:rsidR="0067100D" w:rsidRPr="00324477" w:rsidRDefault="0067100D" w:rsidP="001A09D6">
      <w:pPr>
        <w:pStyle w:val="Indented"/>
      </w:pPr>
      <w:r w:rsidRPr="001A09D6">
        <w:rPr>
          <w:rStyle w:val="Code"/>
        </w:rPr>
        <w:t>AT+CFUN=1,1</w:t>
      </w:r>
      <w:r w:rsidRPr="00324477">
        <w:tab/>
      </w:r>
      <w:r w:rsidR="00324477">
        <w:tab/>
      </w:r>
      <w:r w:rsidR="00324477">
        <w:tab/>
      </w:r>
      <w:r w:rsidR="00324477">
        <w:tab/>
      </w:r>
      <w:r w:rsidR="00324477">
        <w:tab/>
      </w:r>
      <w:r w:rsidRPr="00324477">
        <w:t xml:space="preserve">// Reset </w:t>
      </w:r>
      <w:r w:rsidR="0058592B" w:rsidRPr="00324477">
        <w:t xml:space="preserve">for the new configuration to be </w:t>
      </w:r>
      <w:proofErr w:type="gramStart"/>
      <w:r w:rsidR="0058592B" w:rsidRPr="00324477">
        <w:t>taken into account</w:t>
      </w:r>
      <w:proofErr w:type="gramEnd"/>
    </w:p>
    <w:p w14:paraId="5381FC7E" w14:textId="6AE48074" w:rsidR="0067100D" w:rsidRDefault="0067100D" w:rsidP="00324477">
      <w:pPr>
        <w:pStyle w:val="Indented"/>
        <w:rPr>
          <w:rStyle w:val="Code"/>
        </w:rPr>
      </w:pPr>
      <w:r w:rsidRPr="001A09D6">
        <w:rPr>
          <w:rStyle w:val="Code"/>
        </w:rPr>
        <w:t>OK</w:t>
      </w:r>
    </w:p>
    <w:p w14:paraId="5B20E138" w14:textId="77777777" w:rsidR="00324477" w:rsidRPr="001A09D6" w:rsidRDefault="00324477" w:rsidP="001A09D6">
      <w:pPr>
        <w:pStyle w:val="Indented"/>
        <w:rPr>
          <w:rStyle w:val="Code"/>
          <w:sz w:val="14"/>
          <w:szCs w:val="14"/>
        </w:rPr>
      </w:pPr>
    </w:p>
    <w:p w14:paraId="3CC05E77" w14:textId="77777777" w:rsidR="0067100D" w:rsidRPr="001A09D6" w:rsidRDefault="0067100D" w:rsidP="001A09D6">
      <w:pPr>
        <w:pStyle w:val="Indented"/>
        <w:rPr>
          <w:rStyle w:val="Code"/>
        </w:rPr>
      </w:pPr>
      <w:r w:rsidRPr="001A09D6">
        <w:rPr>
          <w:rStyle w:val="Code"/>
        </w:rPr>
        <w:t>AT+KCARRIERCFG?</w:t>
      </w:r>
    </w:p>
    <w:p w14:paraId="5EB2D8CB" w14:textId="3F0FE55D" w:rsidR="0067100D" w:rsidRPr="00324477" w:rsidRDefault="0067100D" w:rsidP="001A09D6">
      <w:pPr>
        <w:pStyle w:val="Indented"/>
      </w:pPr>
      <w:r w:rsidRPr="001A09D6">
        <w:rPr>
          <w:rStyle w:val="Code"/>
        </w:rPr>
        <w:t>+KCARRIERCFG: 0</w:t>
      </w:r>
      <w:r w:rsidRPr="00324477">
        <w:tab/>
      </w:r>
      <w:r w:rsidRPr="00324477">
        <w:tab/>
      </w:r>
      <w:r w:rsidRPr="00324477">
        <w:tab/>
      </w:r>
      <w:r w:rsidRPr="00324477">
        <w:tab/>
        <w:t>// Current operator is DEFAULT</w:t>
      </w:r>
    </w:p>
    <w:p w14:paraId="75DF886A" w14:textId="4BB5B447" w:rsidR="0067100D" w:rsidRDefault="0067100D" w:rsidP="00324477">
      <w:pPr>
        <w:pStyle w:val="Indented"/>
        <w:rPr>
          <w:rStyle w:val="Code"/>
        </w:rPr>
      </w:pPr>
      <w:r w:rsidRPr="001A09D6">
        <w:rPr>
          <w:rStyle w:val="Code"/>
        </w:rPr>
        <w:t>OK</w:t>
      </w:r>
    </w:p>
    <w:p w14:paraId="14D1E202" w14:textId="77777777" w:rsidR="00324477" w:rsidRPr="001A09D6" w:rsidRDefault="00324477" w:rsidP="001A09D6">
      <w:pPr>
        <w:pStyle w:val="Indented"/>
        <w:rPr>
          <w:rStyle w:val="Code"/>
          <w:sz w:val="14"/>
          <w:szCs w:val="14"/>
        </w:rPr>
      </w:pPr>
    </w:p>
    <w:p w14:paraId="1B8143D2" w14:textId="77777777" w:rsidR="0067100D" w:rsidRPr="001A09D6" w:rsidRDefault="0067100D" w:rsidP="001A09D6">
      <w:pPr>
        <w:pStyle w:val="Indented"/>
        <w:rPr>
          <w:rStyle w:val="Code"/>
        </w:rPr>
      </w:pPr>
      <w:r w:rsidRPr="001A09D6">
        <w:rPr>
          <w:rStyle w:val="Code"/>
        </w:rPr>
        <w:t>AT+CPSMS?</w:t>
      </w:r>
    </w:p>
    <w:p w14:paraId="0CFF65B5" w14:textId="1BEC252F" w:rsidR="0067100D" w:rsidRPr="00324477" w:rsidRDefault="0067100D" w:rsidP="001A09D6">
      <w:pPr>
        <w:pStyle w:val="Indented"/>
      </w:pPr>
      <w:r w:rsidRPr="001A09D6">
        <w:rPr>
          <w:rStyle w:val="Code"/>
        </w:rPr>
        <w:t>+CPSMS: 1,</w:t>
      </w:r>
      <w:r w:rsidR="00D225A0" w:rsidRPr="001A09D6">
        <w:rPr>
          <w:rStyle w:val="Code"/>
        </w:rPr>
        <w:t>”</w:t>
      </w:r>
      <w:r w:rsidRPr="001A09D6">
        <w:rPr>
          <w:rStyle w:val="Code"/>
        </w:rPr>
        <w:t>11100000</w:t>
      </w:r>
      <w:r w:rsidR="00D225A0" w:rsidRPr="001A09D6">
        <w:rPr>
          <w:rStyle w:val="Code"/>
        </w:rPr>
        <w:t>”</w:t>
      </w:r>
      <w:r w:rsidRPr="001A09D6">
        <w:rPr>
          <w:rStyle w:val="Code"/>
        </w:rPr>
        <w:t>,</w:t>
      </w:r>
      <w:r w:rsidR="00D225A0" w:rsidRPr="001A09D6">
        <w:rPr>
          <w:rStyle w:val="Code"/>
        </w:rPr>
        <w:t>”</w:t>
      </w:r>
      <w:r w:rsidRPr="001A09D6">
        <w:rPr>
          <w:rStyle w:val="Code"/>
        </w:rPr>
        <w:t>11100000</w:t>
      </w:r>
      <w:r w:rsidR="00D225A0" w:rsidRPr="001A09D6">
        <w:rPr>
          <w:rStyle w:val="Code"/>
        </w:rPr>
        <w:t>”</w:t>
      </w:r>
      <w:r w:rsidRPr="001A09D6">
        <w:rPr>
          <w:rStyle w:val="Code"/>
        </w:rPr>
        <w:t>,</w:t>
      </w:r>
      <w:r w:rsidR="00D225A0" w:rsidRPr="001A09D6">
        <w:rPr>
          <w:rStyle w:val="Code"/>
        </w:rPr>
        <w:t>”</w:t>
      </w:r>
      <w:r w:rsidRPr="001A09D6">
        <w:rPr>
          <w:rStyle w:val="Code"/>
        </w:rPr>
        <w:t>00111000</w:t>
      </w:r>
      <w:r w:rsidR="00D225A0" w:rsidRPr="001A09D6">
        <w:rPr>
          <w:rStyle w:val="Code"/>
        </w:rPr>
        <w:t>”</w:t>
      </w:r>
      <w:r w:rsidRPr="001A09D6">
        <w:rPr>
          <w:rStyle w:val="Code"/>
        </w:rPr>
        <w:t>,</w:t>
      </w:r>
      <w:r w:rsidR="00D225A0" w:rsidRPr="001A09D6">
        <w:rPr>
          <w:rStyle w:val="Code"/>
        </w:rPr>
        <w:t>”</w:t>
      </w:r>
      <w:r w:rsidRPr="001A09D6">
        <w:rPr>
          <w:rStyle w:val="Code"/>
        </w:rPr>
        <w:t>00100001</w:t>
      </w:r>
      <w:r w:rsidR="00D225A0" w:rsidRPr="001A09D6">
        <w:rPr>
          <w:rStyle w:val="Code"/>
        </w:rPr>
        <w:t>”</w:t>
      </w:r>
      <w:r w:rsidRPr="00324477">
        <w:tab/>
      </w:r>
      <w:r w:rsidRPr="00324477">
        <w:tab/>
        <w:t xml:space="preserve">// PSM configuration has NOT been </w:t>
      </w:r>
      <w:r w:rsidR="00324477">
        <w:tab/>
      </w:r>
      <w:r w:rsidR="00324477">
        <w:tab/>
      </w:r>
      <w:r w:rsidR="00324477">
        <w:tab/>
      </w:r>
      <w:r w:rsidR="00324477">
        <w:tab/>
      </w:r>
      <w:r w:rsidR="00324477">
        <w:tab/>
      </w:r>
      <w:r w:rsidR="00324477">
        <w:tab/>
      </w:r>
      <w:r w:rsidR="00324477">
        <w:tab/>
      </w:r>
      <w:r w:rsidR="00324477">
        <w:tab/>
      </w:r>
      <w:r w:rsidR="00324477">
        <w:tab/>
        <w:t xml:space="preserve">// </w:t>
      </w:r>
      <w:r w:rsidRPr="00324477">
        <w:t>reset</w:t>
      </w:r>
    </w:p>
    <w:p w14:paraId="38976254" w14:textId="7D307189" w:rsidR="0067100D" w:rsidRPr="001A09D6" w:rsidRDefault="0067100D" w:rsidP="001A09D6">
      <w:pPr>
        <w:pStyle w:val="Indented"/>
        <w:rPr>
          <w:rStyle w:val="Code"/>
        </w:rPr>
      </w:pPr>
      <w:r w:rsidRPr="001A09D6">
        <w:rPr>
          <w:rStyle w:val="Code"/>
        </w:rPr>
        <w:t>OK</w:t>
      </w:r>
    </w:p>
    <w:p w14:paraId="2961CE21" w14:textId="6246BBBC" w:rsidR="00666CCF" w:rsidDel="00497920" w:rsidRDefault="00324477" w:rsidP="001A09D6">
      <w:pPr>
        <w:pStyle w:val="Heading2"/>
        <w:spacing w:before="200" w:after="200"/>
        <w:rPr>
          <w:del w:id="263" w:author="Julien Klein [2]" w:date="2018-11-23T09:59:00Z"/>
        </w:rPr>
      </w:pPr>
      <w:del w:id="264" w:author="Julien Klein [2]" w:date="2018-11-23T09:59:00Z">
        <w:r w:rsidDel="00497920">
          <w:lastRenderedPageBreak/>
          <w:delText>Summary</w:delText>
        </w:r>
      </w:del>
    </w:p>
    <w:tbl>
      <w:tblPr>
        <w:tblStyle w:val="TableSWI"/>
        <w:tblW w:w="5000" w:type="pct"/>
        <w:tblLook w:val="04A0" w:firstRow="1" w:lastRow="0" w:firstColumn="1" w:lastColumn="0" w:noHBand="0" w:noVBand="1"/>
      </w:tblPr>
      <w:tblGrid>
        <w:gridCol w:w="1437"/>
        <w:gridCol w:w="2429"/>
        <w:gridCol w:w="1529"/>
        <w:gridCol w:w="2699"/>
        <w:gridCol w:w="1993"/>
      </w:tblGrid>
      <w:tr w:rsidR="00324477" w:rsidRPr="00324477" w:rsidDel="00497920" w14:paraId="23DFF309" w14:textId="08D03528" w:rsidTr="001A09D6">
        <w:trPr>
          <w:cnfStyle w:val="100000000000" w:firstRow="1" w:lastRow="0" w:firstColumn="0" w:lastColumn="0" w:oddVBand="0" w:evenVBand="0" w:oddHBand="0" w:evenHBand="0" w:firstRowFirstColumn="0" w:firstRowLastColumn="0" w:lastRowFirstColumn="0" w:lastRowLastColumn="0"/>
          <w:del w:id="265" w:author="Julien Klein [2]" w:date="2018-11-23T09:59:00Z"/>
        </w:trPr>
        <w:tc>
          <w:tcPr>
            <w:tcW w:w="712" w:type="pct"/>
          </w:tcPr>
          <w:p w14:paraId="282D7E03" w14:textId="7A54C4C4" w:rsidR="00666CCF" w:rsidRPr="001A09D6" w:rsidDel="00497920" w:rsidRDefault="00666CCF" w:rsidP="001A09D6">
            <w:pPr>
              <w:pStyle w:val="TableColumnHead"/>
              <w:rPr>
                <w:del w:id="266" w:author="Julien Klein [2]" w:date="2018-11-23T09:59:00Z"/>
              </w:rPr>
            </w:pPr>
            <w:del w:id="267" w:author="Julien Klein [2]" w:date="2018-11-23T09:59:00Z">
              <w:r w:rsidRPr="00324477" w:rsidDel="00497920">
                <w:delText>SW Release</w:delText>
              </w:r>
            </w:del>
          </w:p>
        </w:tc>
        <w:tc>
          <w:tcPr>
            <w:tcW w:w="1204" w:type="pct"/>
          </w:tcPr>
          <w:p w14:paraId="74481181" w14:textId="29BFAD80" w:rsidR="00666CCF" w:rsidRPr="001A09D6" w:rsidDel="00497920" w:rsidRDefault="00666CCF" w:rsidP="001A09D6">
            <w:pPr>
              <w:pStyle w:val="TableColumnHead"/>
              <w:rPr>
                <w:del w:id="268" w:author="Julien Klein [2]" w:date="2018-11-23T09:59:00Z"/>
              </w:rPr>
            </w:pPr>
            <w:del w:id="269" w:author="Julien Klein [2]" w:date="2018-11-23T09:59:00Z">
              <w:r w:rsidRPr="00324477" w:rsidDel="00497920">
                <w:delText xml:space="preserve">Operator </w:delText>
              </w:r>
              <w:r w:rsidR="00324477" w:rsidDel="00497920">
                <w:delText>S</w:delText>
              </w:r>
              <w:r w:rsidRPr="00324477" w:rsidDel="00497920">
                <w:delText xml:space="preserve">aved in NV </w:delText>
              </w:r>
              <w:r w:rsidR="00324477" w:rsidDel="00497920">
                <w:delText>P</w:delText>
              </w:r>
              <w:r w:rsidRPr="00324477" w:rsidDel="00497920">
                <w:delText>arameters</w:delText>
              </w:r>
            </w:del>
          </w:p>
        </w:tc>
        <w:tc>
          <w:tcPr>
            <w:tcW w:w="758" w:type="pct"/>
          </w:tcPr>
          <w:p w14:paraId="0BD46898" w14:textId="062984D1" w:rsidR="00666CCF" w:rsidRPr="001A09D6" w:rsidDel="00497920" w:rsidRDefault="00666CCF" w:rsidP="001A09D6">
            <w:pPr>
              <w:pStyle w:val="TableColumnHead"/>
              <w:rPr>
                <w:del w:id="270" w:author="Julien Klein [2]" w:date="2018-11-23T09:59:00Z"/>
              </w:rPr>
            </w:pPr>
            <w:del w:id="271" w:author="Julien Klein [2]" w:date="2018-11-23T09:59:00Z">
              <w:r w:rsidRPr="00324477" w:rsidDel="00497920">
                <w:delText>New</w:delText>
              </w:r>
              <w:r w:rsidR="00324477" w:rsidDel="00497920">
                <w:delText xml:space="preserve"> O</w:delText>
              </w:r>
              <w:r w:rsidRPr="00324477" w:rsidDel="00497920">
                <w:delText xml:space="preserve">perator </w:delText>
              </w:r>
              <w:r w:rsidR="00324477" w:rsidDel="00497920">
                <w:delText>C</w:delText>
              </w:r>
              <w:r w:rsidRPr="00324477" w:rsidDel="00497920">
                <w:delText xml:space="preserve">onfiguration </w:delText>
              </w:r>
              <w:r w:rsidR="00324477" w:rsidDel="00497920">
                <w:delText>E</w:delText>
              </w:r>
              <w:r w:rsidRPr="00324477" w:rsidDel="00497920">
                <w:delText>ffectiv</w:delText>
              </w:r>
              <w:r w:rsidR="00324477" w:rsidDel="00497920">
                <w:delText>ity</w:delText>
              </w:r>
            </w:del>
          </w:p>
        </w:tc>
        <w:tc>
          <w:tcPr>
            <w:tcW w:w="1338" w:type="pct"/>
          </w:tcPr>
          <w:p w14:paraId="6EBD43E4" w14:textId="2A341CB5" w:rsidR="00666CCF" w:rsidRPr="001A09D6" w:rsidDel="00497920" w:rsidRDefault="00666CCF" w:rsidP="001A09D6">
            <w:pPr>
              <w:pStyle w:val="TableColumnHead"/>
              <w:rPr>
                <w:del w:id="272" w:author="Julien Klein [2]" w:date="2018-11-23T09:59:00Z"/>
              </w:rPr>
            </w:pPr>
            <w:del w:id="273" w:author="Julien Klein [2]" w:date="2018-11-23T09:59:00Z">
              <w:r w:rsidRPr="00324477" w:rsidDel="00497920">
                <w:delText xml:space="preserve">Status after </w:delText>
              </w:r>
              <w:r w:rsidR="00324477" w:rsidDel="00497920">
                <w:delText>P</w:delText>
              </w:r>
              <w:r w:rsidRPr="00324477" w:rsidDel="00497920">
                <w:delText xml:space="preserve">ower </w:delText>
              </w:r>
              <w:r w:rsidR="00324477" w:rsidDel="00497920">
                <w:delText>C</w:delText>
              </w:r>
              <w:r w:rsidR="00324477" w:rsidRPr="00324477" w:rsidDel="00497920">
                <w:delText>ycle</w:delText>
              </w:r>
            </w:del>
          </w:p>
        </w:tc>
        <w:tc>
          <w:tcPr>
            <w:tcW w:w="988" w:type="pct"/>
          </w:tcPr>
          <w:p w14:paraId="6DE27644" w14:textId="77FB9000" w:rsidR="00666CCF" w:rsidRPr="001A09D6" w:rsidDel="00497920" w:rsidRDefault="00666CCF" w:rsidP="001A09D6">
            <w:pPr>
              <w:pStyle w:val="TableColumnHead"/>
              <w:rPr>
                <w:del w:id="274" w:author="Julien Klein [2]" w:date="2018-11-23T09:59:00Z"/>
              </w:rPr>
            </w:pPr>
            <w:del w:id="275" w:author="Julien Klein [2]" w:date="2018-11-23T09:59:00Z">
              <w:r w:rsidRPr="00324477" w:rsidDel="00497920">
                <w:delText xml:space="preserve">Status after </w:delText>
              </w:r>
              <w:r w:rsidR="00324477" w:rsidDel="00497920">
                <w:delText>Software U</w:delText>
              </w:r>
              <w:r w:rsidRPr="00324477" w:rsidDel="00497920">
                <w:delText>pgrade</w:delText>
              </w:r>
            </w:del>
          </w:p>
        </w:tc>
      </w:tr>
      <w:tr w:rsidR="00324477" w:rsidRPr="00324477" w:rsidDel="00497920" w14:paraId="74388E46" w14:textId="14A6205C" w:rsidTr="001A09D6">
        <w:trPr>
          <w:del w:id="276" w:author="Julien Klein [2]" w:date="2018-11-23T09:59:00Z"/>
        </w:trPr>
        <w:tc>
          <w:tcPr>
            <w:tcW w:w="712" w:type="pct"/>
          </w:tcPr>
          <w:p w14:paraId="617B5C23" w14:textId="662056E9" w:rsidR="00666CCF" w:rsidRPr="001A09D6" w:rsidDel="00497920" w:rsidRDefault="00666CCF">
            <w:pPr>
              <w:pStyle w:val="TableBody"/>
              <w:rPr>
                <w:del w:id="277" w:author="Julien Klein [2]" w:date="2018-11-23T09:59:00Z"/>
              </w:rPr>
            </w:pPr>
            <w:del w:id="278" w:author="Julien Klein [2]" w:date="2018-11-23T09:59:00Z">
              <w:r w:rsidRPr="00324477" w:rsidDel="00497920">
                <w:delText>Before 1.5.0</w:delText>
              </w:r>
            </w:del>
          </w:p>
        </w:tc>
        <w:tc>
          <w:tcPr>
            <w:tcW w:w="1204" w:type="pct"/>
          </w:tcPr>
          <w:p w14:paraId="548A8993" w14:textId="6CFB0049" w:rsidR="00666CCF" w:rsidRPr="00324477" w:rsidDel="00497920" w:rsidRDefault="00666CCF">
            <w:pPr>
              <w:pStyle w:val="TableBody"/>
              <w:rPr>
                <w:del w:id="279" w:author="Julien Klein [2]" w:date="2018-11-23T09:59:00Z"/>
              </w:rPr>
            </w:pPr>
            <w:del w:id="280" w:author="Julien Klein [2]" w:date="2018-11-23T09:59:00Z">
              <w:r w:rsidRPr="00324477" w:rsidDel="00497920">
                <w:delText xml:space="preserve">Configuration </w:delText>
              </w:r>
              <w:r w:rsidR="00324477" w:rsidDel="00497920">
                <w:delText xml:space="preserve">is only </w:delText>
              </w:r>
              <w:r w:rsidRPr="00324477" w:rsidDel="00497920">
                <w:delText xml:space="preserve">saved after </w:delText>
              </w:r>
              <w:r w:rsidRPr="001A09D6" w:rsidDel="00497920">
                <w:rPr>
                  <w:rStyle w:val="Code"/>
                </w:rPr>
                <w:delText xml:space="preserve">AT+CFUN=1,1 </w:delText>
              </w:r>
            </w:del>
          </w:p>
        </w:tc>
        <w:tc>
          <w:tcPr>
            <w:tcW w:w="758" w:type="pct"/>
          </w:tcPr>
          <w:p w14:paraId="61CCA497" w14:textId="5F4609B2" w:rsidR="00666CCF" w:rsidRPr="00324477" w:rsidDel="00497920" w:rsidRDefault="00666CCF">
            <w:pPr>
              <w:pStyle w:val="TableBody"/>
              <w:rPr>
                <w:del w:id="281" w:author="Julien Klein [2]" w:date="2018-11-23T09:59:00Z"/>
              </w:rPr>
            </w:pPr>
            <w:del w:id="282" w:author="Julien Klein [2]" w:date="2018-11-23T09:59:00Z">
              <w:r w:rsidRPr="00324477" w:rsidDel="00497920">
                <w:delText>After reset</w:delText>
              </w:r>
            </w:del>
          </w:p>
        </w:tc>
        <w:tc>
          <w:tcPr>
            <w:tcW w:w="1338" w:type="pct"/>
          </w:tcPr>
          <w:p w14:paraId="7A73BFF5" w14:textId="3037EFA5" w:rsidR="00666CCF" w:rsidRPr="00324477" w:rsidDel="00497920" w:rsidRDefault="00666CCF">
            <w:pPr>
              <w:pStyle w:val="TableBody"/>
              <w:rPr>
                <w:del w:id="283" w:author="Julien Klein [2]" w:date="2018-11-23T09:59:00Z"/>
              </w:rPr>
            </w:pPr>
            <w:del w:id="284" w:author="Julien Klein [2]" w:date="2018-11-23T09:59:00Z">
              <w:r w:rsidRPr="00324477" w:rsidDel="00497920">
                <w:delText xml:space="preserve">Configuration </w:delText>
              </w:r>
              <w:r w:rsidR="00324477" w:rsidDel="00497920">
                <w:delText xml:space="preserve">is </w:delText>
              </w:r>
              <w:r w:rsidRPr="00324477" w:rsidDel="00497920">
                <w:delText>applied after next reset</w:delText>
              </w:r>
              <w:r w:rsidR="00324477" w:rsidDel="00497920">
                <w:delText>; c</w:delText>
              </w:r>
              <w:r w:rsidRPr="00324477" w:rsidDel="00497920">
                <w:delText xml:space="preserve">onfiguration </w:delText>
              </w:r>
              <w:r w:rsidR="00324477" w:rsidDel="00497920">
                <w:delText xml:space="preserve">is </w:delText>
              </w:r>
              <w:r w:rsidRPr="00324477" w:rsidDel="00497920">
                <w:delText>retained after future resets</w:delText>
              </w:r>
            </w:del>
          </w:p>
        </w:tc>
        <w:tc>
          <w:tcPr>
            <w:tcW w:w="988" w:type="pct"/>
          </w:tcPr>
          <w:p w14:paraId="4598065A" w14:textId="25965E23" w:rsidR="00666CCF" w:rsidRPr="00324477" w:rsidDel="00497920" w:rsidRDefault="00666CCF">
            <w:pPr>
              <w:pStyle w:val="TableBody"/>
              <w:rPr>
                <w:del w:id="285" w:author="Julien Klein [2]" w:date="2018-11-23T09:59:00Z"/>
              </w:rPr>
            </w:pPr>
            <w:del w:id="286" w:author="Julien Klein [2]" w:date="2018-11-23T09:59:00Z">
              <w:r w:rsidRPr="00324477" w:rsidDel="00497920">
                <w:delText xml:space="preserve">Configuration </w:delText>
              </w:r>
              <w:r w:rsidR="00324477" w:rsidDel="00497920">
                <w:delText xml:space="preserve">is </w:delText>
              </w:r>
              <w:r w:rsidRPr="00324477" w:rsidDel="00497920">
                <w:delText>retained</w:delText>
              </w:r>
            </w:del>
          </w:p>
        </w:tc>
      </w:tr>
      <w:tr w:rsidR="00324477" w:rsidRPr="00324477" w:rsidDel="00497920" w14:paraId="26EF23A6" w14:textId="19319F79" w:rsidTr="001A09D6">
        <w:trPr>
          <w:del w:id="287" w:author="Julien Klein [2]" w:date="2018-11-23T09:59:00Z"/>
        </w:trPr>
        <w:tc>
          <w:tcPr>
            <w:tcW w:w="712" w:type="pct"/>
          </w:tcPr>
          <w:p w14:paraId="38B6FCA1" w14:textId="21A3CE6E" w:rsidR="00666CCF" w:rsidRPr="00324477" w:rsidDel="00497920" w:rsidRDefault="00666CCF">
            <w:pPr>
              <w:pStyle w:val="TableBody"/>
              <w:rPr>
                <w:del w:id="288" w:author="Julien Klein [2]" w:date="2018-11-23T09:59:00Z"/>
              </w:rPr>
            </w:pPr>
            <w:del w:id="289" w:author="Julien Klein [2]" w:date="2018-11-23T09:59:00Z">
              <w:r w:rsidRPr="00324477" w:rsidDel="00497920">
                <w:delText>1.5.1 onwards</w:delText>
              </w:r>
            </w:del>
          </w:p>
        </w:tc>
        <w:tc>
          <w:tcPr>
            <w:tcW w:w="1204" w:type="pct"/>
          </w:tcPr>
          <w:p w14:paraId="5F06873A" w14:textId="28FE05DE" w:rsidR="00666CCF" w:rsidRPr="00324477" w:rsidDel="00497920" w:rsidRDefault="00666CCF">
            <w:pPr>
              <w:pStyle w:val="TableBody"/>
              <w:rPr>
                <w:del w:id="290" w:author="Julien Klein [2]" w:date="2018-11-23T09:59:00Z"/>
              </w:rPr>
            </w:pPr>
            <w:del w:id="291" w:author="Julien Klein [2]" w:date="2018-11-23T09:59:00Z">
              <w:r w:rsidRPr="00324477" w:rsidDel="00497920">
                <w:delText xml:space="preserve">Configuration </w:delText>
              </w:r>
              <w:r w:rsidR="00324477" w:rsidDel="00497920">
                <w:delText xml:space="preserve">is </w:delText>
              </w:r>
              <w:r w:rsidRPr="00324477" w:rsidDel="00497920">
                <w:delText>saved immediately</w:delText>
              </w:r>
            </w:del>
          </w:p>
        </w:tc>
        <w:tc>
          <w:tcPr>
            <w:tcW w:w="758" w:type="pct"/>
          </w:tcPr>
          <w:p w14:paraId="187E94A3" w14:textId="46802B34" w:rsidR="00666CCF" w:rsidRPr="00324477" w:rsidDel="00497920" w:rsidRDefault="00666CCF">
            <w:pPr>
              <w:pStyle w:val="TableBody"/>
              <w:rPr>
                <w:del w:id="292" w:author="Julien Klein [2]" w:date="2018-11-23T09:59:00Z"/>
              </w:rPr>
            </w:pPr>
            <w:del w:id="293" w:author="Julien Klein [2]" w:date="2018-11-23T09:59:00Z">
              <w:r w:rsidRPr="00324477" w:rsidDel="00497920">
                <w:delText>After reset</w:delText>
              </w:r>
            </w:del>
          </w:p>
        </w:tc>
        <w:tc>
          <w:tcPr>
            <w:tcW w:w="1338" w:type="pct"/>
          </w:tcPr>
          <w:p w14:paraId="190F3DAD" w14:textId="743C4593" w:rsidR="00666CCF" w:rsidRPr="00324477" w:rsidDel="00497920" w:rsidRDefault="00666CCF">
            <w:pPr>
              <w:pStyle w:val="TableBody"/>
              <w:rPr>
                <w:del w:id="294" w:author="Julien Klein [2]" w:date="2018-11-23T09:59:00Z"/>
              </w:rPr>
            </w:pPr>
            <w:del w:id="295" w:author="Julien Klein [2]" w:date="2018-11-23T09:59:00Z">
              <w:r w:rsidRPr="00324477" w:rsidDel="00497920">
                <w:delText xml:space="preserve">Configuration </w:delText>
              </w:r>
              <w:r w:rsidR="00324477" w:rsidDel="00497920">
                <w:delText xml:space="preserve">is </w:delText>
              </w:r>
              <w:r w:rsidRPr="00324477" w:rsidDel="00497920">
                <w:delText>applied after next reset</w:delText>
              </w:r>
              <w:r w:rsidR="00324477" w:rsidDel="00497920">
                <w:delText>; c</w:delText>
              </w:r>
              <w:r w:rsidRPr="00324477" w:rsidDel="00497920">
                <w:delText>onfiguration</w:delText>
              </w:r>
              <w:r w:rsidR="00324477" w:rsidDel="00497920">
                <w:delText xml:space="preserve"> is</w:delText>
              </w:r>
              <w:r w:rsidRPr="00324477" w:rsidDel="00497920">
                <w:delText xml:space="preserve"> retained after future resets</w:delText>
              </w:r>
            </w:del>
          </w:p>
        </w:tc>
        <w:tc>
          <w:tcPr>
            <w:tcW w:w="988" w:type="pct"/>
          </w:tcPr>
          <w:p w14:paraId="78BDDDB3" w14:textId="793C4BB7" w:rsidR="00666CCF" w:rsidRPr="00324477" w:rsidDel="00497920" w:rsidRDefault="00666CCF">
            <w:pPr>
              <w:pStyle w:val="TableBody"/>
              <w:rPr>
                <w:del w:id="296" w:author="Julien Klein [2]" w:date="2018-11-23T09:59:00Z"/>
              </w:rPr>
            </w:pPr>
            <w:del w:id="297" w:author="Julien Klein [2]" w:date="2018-11-23T09:59:00Z">
              <w:r w:rsidRPr="00324477" w:rsidDel="00497920">
                <w:delText xml:space="preserve">Configuration </w:delText>
              </w:r>
              <w:r w:rsidR="00324477" w:rsidDel="00497920">
                <w:delText xml:space="preserve">is </w:delText>
              </w:r>
              <w:r w:rsidRPr="00324477" w:rsidDel="00497920">
                <w:delText>retained</w:delText>
              </w:r>
            </w:del>
          </w:p>
        </w:tc>
      </w:tr>
    </w:tbl>
    <w:p w14:paraId="20C6E052" w14:textId="3572EB4D" w:rsidR="007B4052" w:rsidRDefault="007B4052" w:rsidP="007B4052">
      <w:pPr>
        <w:pStyle w:val="Heading3"/>
        <w:spacing w:before="200" w:after="200"/>
        <w:rPr>
          <w:ins w:id="298" w:author="Julien Klein [2]" w:date="2018-11-23T10:17:00Z"/>
        </w:rPr>
      </w:pPr>
      <w:ins w:id="299" w:author="Julien Klein [2]" w:date="2018-11-23T10:17:00Z">
        <w:r>
          <w:t>eDRX</w:t>
        </w:r>
        <w:bookmarkStart w:id="300" w:name="_GoBack"/>
        <w:r>
          <w:t xml:space="preserve"> Configuration</w:t>
        </w:r>
        <w:bookmarkEnd w:id="300"/>
      </w:ins>
    </w:p>
    <w:p w14:paraId="0898680F" w14:textId="3D84C704" w:rsidR="007B4052" w:rsidRDefault="007B4052" w:rsidP="007B4052">
      <w:pPr>
        <w:rPr>
          <w:ins w:id="301" w:author="Julien Klein [2]" w:date="2018-11-23T10:17:00Z"/>
        </w:rPr>
      </w:pPr>
      <w:ins w:id="302" w:author="Julien Klein [2]" w:date="2018-11-23T10:17:00Z">
        <w:r>
          <w:t>Some operators have requirements related to default eDRX configuration such as eDRX enabling or requested eDRX value.</w:t>
        </w:r>
      </w:ins>
    </w:p>
    <w:p w14:paraId="59DCB8C0" w14:textId="7EF62628" w:rsidR="007B4052" w:rsidRDefault="007B4052" w:rsidP="007B4052">
      <w:pPr>
        <w:rPr>
          <w:ins w:id="303" w:author="Julien Klein [2]" w:date="2018-11-23T10:17:00Z"/>
        </w:rPr>
      </w:pPr>
      <w:ins w:id="304" w:author="Julien Klein [2]" w:date="2018-11-23T10:17:00Z">
        <w:r>
          <w:t xml:space="preserve">Setting an operator with </w:t>
        </w:r>
        <w:r w:rsidRPr="001A09D6">
          <w:rPr>
            <w:rStyle w:val="Code"/>
          </w:rPr>
          <w:t>AT+KCARRIERCFG</w:t>
        </w:r>
        <w:r>
          <w:t xml:space="preserve"> will reset the module’s eDRX configuration to the default eDRX configuration to be used for the specified operator. All </w:t>
        </w:r>
        <w:r w:rsidR="00B4516E">
          <w:t>eDRX</w:t>
        </w:r>
        <w:r>
          <w:t xml:space="preserve"> configurations made previously will be deleted and replaced by the operator’s default </w:t>
        </w:r>
        <w:r w:rsidR="00B4516E">
          <w:t>eDRX</w:t>
        </w:r>
        <w:r>
          <w:t xml:space="preserve"> configuration.</w:t>
        </w:r>
      </w:ins>
    </w:p>
    <w:p w14:paraId="03A88B86" w14:textId="28F4C827" w:rsidR="007B4052" w:rsidRDefault="007B4052" w:rsidP="007B4052">
      <w:pPr>
        <w:rPr>
          <w:ins w:id="305" w:author="Julien Klein [2]" w:date="2018-11-23T10:17:00Z"/>
        </w:rPr>
      </w:pPr>
      <w:ins w:id="306" w:author="Julien Klein [2]" w:date="2018-11-23T10:17:00Z">
        <w:r>
          <w:t xml:space="preserve">If the customer wants to define specific </w:t>
        </w:r>
        <w:r w:rsidR="00B4516E">
          <w:t xml:space="preserve">eDRX requested value </w:t>
        </w:r>
        <w:r>
          <w:t xml:space="preserve">(or to enable/disable </w:t>
        </w:r>
        <w:r w:rsidR="00B4516E">
          <w:t>eDRX</w:t>
        </w:r>
        <w:r>
          <w:t>), this should be done after operator customization.</w:t>
        </w:r>
      </w:ins>
    </w:p>
    <w:p w14:paraId="73FD4B20" w14:textId="582AAF17" w:rsidR="007B4052" w:rsidRPr="00324477" w:rsidRDefault="00B4516E" w:rsidP="007B4052">
      <w:pPr>
        <w:pStyle w:val="Note"/>
        <w:rPr>
          <w:ins w:id="307" w:author="Julien Klein [2]" w:date="2018-11-23T10:17:00Z"/>
        </w:rPr>
      </w:pPr>
      <w:ins w:id="308" w:author="Julien Klein [2]" w:date="2018-11-23T10:17:00Z">
        <w:r>
          <w:t>eDRX</w:t>
        </w:r>
        <w:r w:rsidR="007B4052" w:rsidRPr="001A09D6">
          <w:t xml:space="preserve"> configuration reset only happens if the new operator is different from the current operator.</w:t>
        </w:r>
      </w:ins>
    </w:p>
    <w:p w14:paraId="0182D8E0" w14:textId="77777777" w:rsidR="007B4052" w:rsidRDefault="007B4052">
      <w:pPr>
        <w:pStyle w:val="Heading1"/>
        <w:numPr>
          <w:ilvl w:val="0"/>
          <w:numId w:val="0"/>
        </w:numPr>
        <w:spacing w:before="200" w:after="200"/>
        <w:rPr>
          <w:ins w:id="309" w:author="Julien Klein [2]" w:date="2018-11-23T10:16:00Z"/>
        </w:rPr>
        <w:pPrChange w:id="310" w:author="Julien Klein [2]" w:date="2018-11-23T10:16:00Z">
          <w:pPr>
            <w:pStyle w:val="Heading1"/>
            <w:spacing w:before="200" w:after="200"/>
            <w:ind w:left="0" w:firstLine="0"/>
          </w:pPr>
        </w:pPrChange>
      </w:pPr>
    </w:p>
    <w:p w14:paraId="62C89023" w14:textId="3C1B61C7" w:rsidR="001C703C" w:rsidRDefault="001C703C" w:rsidP="001A09D6">
      <w:pPr>
        <w:pStyle w:val="Heading1"/>
        <w:spacing w:before="200" w:after="200"/>
        <w:ind w:left="0" w:firstLine="0"/>
      </w:pPr>
      <w:r w:rsidRPr="00821281">
        <w:t>Operator</w:t>
      </w:r>
      <w:r>
        <w:t xml:space="preserve"> </w:t>
      </w:r>
      <w:r w:rsidR="00324477">
        <w:t>C</w:t>
      </w:r>
      <w:r>
        <w:t>onfiguration</w:t>
      </w:r>
    </w:p>
    <w:p w14:paraId="32FF5665" w14:textId="7280195B" w:rsidR="001C703C" w:rsidRDefault="001C703C" w:rsidP="001A09D6">
      <w:r>
        <w:t xml:space="preserve">Setting a specific operator </w:t>
      </w:r>
      <w:r w:rsidR="00F319EA">
        <w:t xml:space="preserve">impacts both device configuration and modem behavior. It is </w:t>
      </w:r>
      <w:r>
        <w:t xml:space="preserve">a mandatory step </w:t>
      </w:r>
      <w:proofErr w:type="gramStart"/>
      <w:r>
        <w:t>in order for</w:t>
      </w:r>
      <w:proofErr w:type="gramEnd"/>
      <w:r>
        <w:t xml:space="preserve"> the </w:t>
      </w:r>
      <w:r w:rsidR="00F319EA">
        <w:t xml:space="preserve">module </w:t>
      </w:r>
      <w:r>
        <w:t>to be correctly configured and to work properly on the operator network.</w:t>
      </w:r>
    </w:p>
    <w:p w14:paraId="08A2392F" w14:textId="2563458E" w:rsidR="001C703C" w:rsidRDefault="001C703C" w:rsidP="001A09D6">
      <w:r w:rsidRPr="001A20FD">
        <w:t xml:space="preserve">The differences between each operator configuration are listed </w:t>
      </w:r>
      <w:r w:rsidR="00452E7C" w:rsidRPr="001A20FD">
        <w:t xml:space="preserve">in </w:t>
      </w:r>
      <w:r w:rsidR="001A20FD">
        <w:t>the following sub-sections</w:t>
      </w:r>
      <w:r w:rsidRPr="001A20FD">
        <w:t>.</w:t>
      </w:r>
      <w:r>
        <w:t xml:space="preserve"> </w:t>
      </w:r>
      <w:r w:rsidR="001A20FD">
        <w:t xml:space="preserve">Status specified below </w:t>
      </w:r>
      <w:r>
        <w:t xml:space="preserve">is given for </w:t>
      </w:r>
      <w:r w:rsidR="00F319EA">
        <w:t>software</w:t>
      </w:r>
      <w:r>
        <w:t xml:space="preserve"> release 1.</w:t>
      </w:r>
      <w:ins w:id="311" w:author="Julien Klein [2]" w:date="2018-11-23T09:59:00Z">
        <w:r w:rsidR="006D1A7F">
          <w:t>7.1</w:t>
        </w:r>
      </w:ins>
      <w:ins w:id="312" w:author="Julien Klein [2]" w:date="2018-11-23T11:03:00Z">
        <w:r w:rsidR="00525F49">
          <w:t>2</w:t>
        </w:r>
      </w:ins>
      <w:del w:id="313" w:author="Julien Klein [2]" w:date="2018-11-23T09:59:00Z">
        <w:r w:rsidDel="006D1A7F">
          <w:delText>6.2</w:delText>
        </w:r>
      </w:del>
      <w:r>
        <w:t>.</w:t>
      </w:r>
      <w:r w:rsidR="0026432E">
        <w:t xml:space="preserve"> </w:t>
      </w:r>
      <w:r w:rsidR="001A20FD">
        <w:t xml:space="preserve">These </w:t>
      </w:r>
      <w:r w:rsidR="0026432E">
        <w:t xml:space="preserve">will be updated for future </w:t>
      </w:r>
      <w:r w:rsidR="00F319EA">
        <w:t xml:space="preserve">software </w:t>
      </w:r>
      <w:r w:rsidR="0026432E">
        <w:t>releases</w:t>
      </w:r>
      <w:r w:rsidR="001A20FD">
        <w:t xml:space="preserve"> if needed</w:t>
      </w:r>
      <w:r w:rsidR="0026432E">
        <w:t>.</w:t>
      </w:r>
    </w:p>
    <w:p w14:paraId="764AD82C" w14:textId="4BEC2172" w:rsidR="001C703C" w:rsidRDefault="001C703C" w:rsidP="001A09D6">
      <w:pPr>
        <w:pStyle w:val="Heading2"/>
        <w:spacing w:before="200" w:after="200"/>
      </w:pPr>
      <w:bookmarkStart w:id="314" w:name="_Ref520895326"/>
      <w:r>
        <w:t xml:space="preserve">Application </w:t>
      </w:r>
      <w:r w:rsidR="00F319EA">
        <w:t>L</w:t>
      </w:r>
      <w:r>
        <w:t>evel (</w:t>
      </w:r>
      <w:r w:rsidR="00F319EA">
        <w:t>G</w:t>
      </w:r>
      <w:r>
        <w:t xml:space="preserve">eneral </w:t>
      </w:r>
      <w:r w:rsidR="00F319EA">
        <w:t>Configuration</w:t>
      </w:r>
      <w:r>
        <w:t>)</w:t>
      </w:r>
      <w:bookmarkEnd w:id="314"/>
    </w:p>
    <w:p w14:paraId="6CA23230" w14:textId="3CCBE450" w:rsidR="001C2436" w:rsidRDefault="001A20FD" w:rsidP="001A09D6">
      <w:r>
        <w:t>S</w:t>
      </w:r>
      <w:r w:rsidR="001C703C">
        <w:t>etting an operator impacts the device configuration</w:t>
      </w:r>
      <w:r>
        <w:t xml:space="preserve"> on the application level</w:t>
      </w:r>
      <w:r w:rsidR="001C703C">
        <w:t xml:space="preserve">. </w:t>
      </w:r>
    </w:p>
    <w:p w14:paraId="16674F91" w14:textId="3EB56B74" w:rsidR="001C703C" w:rsidRDefault="001C703C" w:rsidP="001A09D6">
      <w:r>
        <w:t xml:space="preserve">Even if more than 10 operator values are available, only </w:t>
      </w:r>
      <w:ins w:id="315" w:author="Julien Klein" w:date="2018-09-28T16:20:00Z">
        <w:r w:rsidR="00AC7D7C">
          <w:t>5</w:t>
        </w:r>
      </w:ins>
      <w:del w:id="316" w:author="Julien Klein" w:date="2018-09-28T16:20:00Z">
        <w:r w:rsidDel="00AC7D7C">
          <w:delText>4</w:delText>
        </w:r>
      </w:del>
      <w:r>
        <w:t xml:space="preserve"> possible configurations </w:t>
      </w:r>
      <w:proofErr w:type="gramStart"/>
      <w:r>
        <w:t>exists</w:t>
      </w:r>
      <w:proofErr w:type="gramEnd"/>
      <w:r w:rsidR="001C2436">
        <w:t xml:space="preserve"> on </w:t>
      </w:r>
      <w:r w:rsidR="001A20FD">
        <w:t xml:space="preserve">the </w:t>
      </w:r>
      <w:r w:rsidR="001C2436">
        <w:t>application level:</w:t>
      </w:r>
      <w:r>
        <w:t xml:space="preserve"> </w:t>
      </w:r>
      <w:r w:rsidRPr="001A09D6">
        <w:t>DEFAULT</w:t>
      </w:r>
      <w:r>
        <w:t xml:space="preserve">, </w:t>
      </w:r>
      <w:r w:rsidRPr="001A09D6">
        <w:t>VZW</w:t>
      </w:r>
      <w:r>
        <w:t xml:space="preserve">, </w:t>
      </w:r>
      <w:r w:rsidRPr="001A09D6">
        <w:t>ATT</w:t>
      </w:r>
      <w:ins w:id="317" w:author="Julien Klein" w:date="2018-09-28T16:20:00Z">
        <w:r w:rsidR="00AC7D7C">
          <w:t xml:space="preserve">, </w:t>
        </w:r>
      </w:ins>
      <w:del w:id="318" w:author="Julien Klein" w:date="2018-09-28T16:20:00Z">
        <w:r w:rsidDel="00AC7D7C">
          <w:delText xml:space="preserve"> and </w:delText>
        </w:r>
      </w:del>
      <w:r w:rsidRPr="001A09D6">
        <w:t>SOFTBANK</w:t>
      </w:r>
      <w:ins w:id="319" w:author="Julien Klein" w:date="2018-09-28T16:20:00Z">
        <w:r w:rsidR="00AC7D7C">
          <w:t xml:space="preserve"> and TELSTRA.</w:t>
        </w:r>
      </w:ins>
      <w:del w:id="320" w:author="Julien Klein" w:date="2018-09-28T16:20:00Z">
        <w:r w:rsidDel="00AC7D7C">
          <w:delText>.</w:delText>
        </w:r>
      </w:del>
    </w:p>
    <w:p w14:paraId="7752E14C" w14:textId="50E80998" w:rsidR="001C703C" w:rsidRDefault="001C703C">
      <w:pPr>
        <w:rPr>
          <w:ins w:id="321" w:author="Julien Klein" w:date="2018-09-28T16:23:00Z"/>
        </w:rPr>
      </w:pPr>
      <w:r>
        <w:t xml:space="preserve">Setting the operator to </w:t>
      </w:r>
      <w:r w:rsidR="001A20FD">
        <w:t>other options (</w:t>
      </w:r>
      <w:r w:rsidRPr="001A09D6">
        <w:t>CMCC</w:t>
      </w:r>
      <w:r>
        <w:t xml:space="preserve">, </w:t>
      </w:r>
      <w:r w:rsidRPr="001A09D6">
        <w:t>RJIL</w:t>
      </w:r>
      <w:r>
        <w:t xml:space="preserve">, </w:t>
      </w:r>
      <w:r w:rsidRPr="001A09D6">
        <w:t>KDDI</w:t>
      </w:r>
      <w:r>
        <w:t xml:space="preserve">, </w:t>
      </w:r>
      <w:r w:rsidRPr="001A09D6">
        <w:t>USCC</w:t>
      </w:r>
      <w:r>
        <w:t xml:space="preserve">, </w:t>
      </w:r>
      <w:r w:rsidRPr="001A09D6">
        <w:t>Docomo</w:t>
      </w:r>
      <w:r>
        <w:t xml:space="preserve">, </w:t>
      </w:r>
      <w:r w:rsidRPr="001A09D6">
        <w:t>LGU+</w:t>
      </w:r>
      <w:r>
        <w:t xml:space="preserve">, </w:t>
      </w:r>
      <w:r w:rsidRPr="001A09D6">
        <w:t>KT</w:t>
      </w:r>
      <w:r>
        <w:t xml:space="preserve">, </w:t>
      </w:r>
      <w:r w:rsidRPr="001A09D6">
        <w:t>T-Mobile</w:t>
      </w:r>
      <w:r w:rsidR="001C2436" w:rsidRPr="001A09D6">
        <w:t xml:space="preserve"> </w:t>
      </w:r>
      <w:r w:rsidR="001C2436" w:rsidRPr="00100459">
        <w:t>or</w:t>
      </w:r>
      <w:r>
        <w:t xml:space="preserve"> </w:t>
      </w:r>
      <w:r w:rsidRPr="001A09D6">
        <w:t>SKT</w:t>
      </w:r>
      <w:r w:rsidR="001A20FD">
        <w:t>)</w:t>
      </w:r>
      <w:r>
        <w:t xml:space="preserve"> leads to the same configuration on </w:t>
      </w:r>
      <w:r w:rsidR="001A20FD">
        <w:t xml:space="preserve">the </w:t>
      </w:r>
      <w:r>
        <w:t xml:space="preserve">application level </w:t>
      </w:r>
      <w:r w:rsidR="001A20FD">
        <w:t xml:space="preserve">as </w:t>
      </w:r>
      <w:r>
        <w:t xml:space="preserve">setting the operator to </w:t>
      </w:r>
      <w:r w:rsidRPr="001A09D6">
        <w:t>DEFAULT</w:t>
      </w:r>
      <w:r>
        <w:t>.</w:t>
      </w:r>
    </w:p>
    <w:p w14:paraId="1EBD034D" w14:textId="6BA6FECB" w:rsidR="00413FAD" w:rsidRPr="001C703C" w:rsidRDefault="00413FAD" w:rsidP="001A09D6">
      <w:ins w:id="322" w:author="Julien Klein" w:date="2018-09-28T16:23:00Z">
        <w:r>
          <w:t xml:space="preserve">The configurations described </w:t>
        </w:r>
        <w:r w:rsidR="0091162C">
          <w:t xml:space="preserve">in </w:t>
        </w:r>
      </w:ins>
      <w:ins w:id="323" w:author="Julien Klein" w:date="2018-09-28T16:24:00Z">
        <w:r w:rsidR="0091162C">
          <w:fldChar w:fldCharType="begin"/>
        </w:r>
        <w:r w:rsidR="0091162C">
          <w:instrText xml:space="preserve"> REF _Ref522030042 \r \h </w:instrText>
        </w:r>
      </w:ins>
      <w:r w:rsidR="0091162C">
        <w:fldChar w:fldCharType="separate"/>
      </w:r>
      <w:ins w:id="324" w:author="Julien Klein" w:date="2018-09-28T16:24:00Z">
        <w:r w:rsidR="0091162C">
          <w:t>Table 2:</w:t>
        </w:r>
        <w:r w:rsidR="0091162C">
          <w:fldChar w:fldCharType="end"/>
        </w:r>
        <w:r w:rsidR="0091162C">
          <w:t xml:space="preserve"> are applicable to software release 1.7.</w:t>
        </w:r>
      </w:ins>
      <w:ins w:id="325" w:author="Julien Klein [2]" w:date="2018-11-23T09:59:00Z">
        <w:r w:rsidR="006D1A7F">
          <w:t>1</w:t>
        </w:r>
      </w:ins>
      <w:ins w:id="326" w:author="Julien Klein [2]" w:date="2018-11-23T11:03:00Z">
        <w:r w:rsidR="00525F49">
          <w:t>2</w:t>
        </w:r>
      </w:ins>
      <w:ins w:id="327" w:author="Julien Klein [2]" w:date="2018-11-23T09:59:00Z">
        <w:r w:rsidR="006D1A7F">
          <w:t>.</w:t>
        </w:r>
      </w:ins>
      <w:ins w:id="328" w:author="Julien Klein" w:date="2018-09-28T16:24:00Z">
        <w:del w:id="329" w:author="Julien Klein [2]" w:date="2018-11-23T09:59:00Z">
          <w:r w:rsidR="0091162C" w:rsidDel="006D1A7F">
            <w:delText>5.0</w:delText>
          </w:r>
        </w:del>
        <w:del w:id="330" w:author="Julien Klein [2]" w:date="2018-11-23T10:00:00Z">
          <w:r w:rsidR="0091162C" w:rsidDel="006D1A7F">
            <w:delText>.</w:delText>
          </w:r>
        </w:del>
      </w:ins>
    </w:p>
    <w:p w14:paraId="2B34D4F1" w14:textId="5E9E1DC0" w:rsidR="0026432E" w:rsidRPr="003A50FF" w:rsidRDefault="001A20FD" w:rsidP="001A09D6">
      <w:pPr>
        <w:pStyle w:val="TableCaption"/>
      </w:pPr>
      <w:bookmarkStart w:id="331" w:name="_Ref522030042"/>
      <w:r>
        <w:t>Device Configuration per Operator</w:t>
      </w:r>
      <w:bookmarkEnd w:id="331"/>
    </w:p>
    <w:tbl>
      <w:tblPr>
        <w:tblStyle w:val="TableSWI"/>
        <w:tblW w:w="5000" w:type="pct"/>
        <w:tblLayout w:type="fixed"/>
        <w:tblLook w:val="04A0" w:firstRow="1" w:lastRow="0" w:firstColumn="1" w:lastColumn="0" w:noHBand="0" w:noVBand="1"/>
        <w:tblPrChange w:id="332" w:author="Julien Klein" w:date="2018-09-28T16:20:00Z">
          <w:tblPr>
            <w:tblStyle w:val="TableSWI"/>
            <w:tblW w:w="5000" w:type="pct"/>
            <w:tblLayout w:type="fixed"/>
            <w:tblLook w:val="04A0" w:firstRow="1" w:lastRow="0" w:firstColumn="1" w:lastColumn="0" w:noHBand="0" w:noVBand="1"/>
          </w:tblPr>
        </w:tblPrChange>
      </w:tblPr>
      <w:tblGrid>
        <w:gridCol w:w="2119"/>
        <w:gridCol w:w="1594"/>
        <w:gridCol w:w="1594"/>
        <w:gridCol w:w="1594"/>
        <w:gridCol w:w="1594"/>
        <w:gridCol w:w="1592"/>
        <w:tblGridChange w:id="333">
          <w:tblGrid>
            <w:gridCol w:w="2119"/>
            <w:gridCol w:w="398"/>
            <w:gridCol w:w="1196"/>
            <w:gridCol w:w="697"/>
            <w:gridCol w:w="897"/>
            <w:gridCol w:w="996"/>
            <w:gridCol w:w="598"/>
            <w:gridCol w:w="1294"/>
            <w:gridCol w:w="300"/>
            <w:gridCol w:w="1592"/>
            <w:gridCol w:w="1892"/>
          </w:tblGrid>
        </w:tblGridChange>
      </w:tblGrid>
      <w:tr w:rsidR="00AC7D7C" w:rsidRPr="001A20FD" w14:paraId="4B9653FD" w14:textId="4AAEC417" w:rsidTr="00AC7D7C">
        <w:trPr>
          <w:cnfStyle w:val="100000000000" w:firstRow="1" w:lastRow="0" w:firstColumn="0" w:lastColumn="0" w:oddVBand="0" w:evenVBand="0" w:oddHBand="0" w:evenHBand="0" w:firstRowFirstColumn="0" w:firstRowLastColumn="0" w:lastRowFirstColumn="0" w:lastRowLastColumn="0"/>
        </w:trPr>
        <w:tc>
          <w:tcPr>
            <w:tcW w:w="1050" w:type="pct"/>
            <w:tcPrChange w:id="334" w:author="Julien Klein" w:date="2018-09-28T16:20:00Z">
              <w:tcPr>
                <w:tcW w:w="0" w:type="pct"/>
                <w:gridSpan w:val="2"/>
              </w:tcPr>
            </w:tcPrChange>
          </w:tcPr>
          <w:p w14:paraId="732B200A" w14:textId="70B23446" w:rsidR="00AC7D7C" w:rsidRPr="001A09D6" w:rsidRDefault="00AC7D7C" w:rsidP="001A09D6">
            <w:pPr>
              <w:pStyle w:val="TableColumnHead"/>
              <w:cnfStyle w:val="100000000000" w:firstRow="1" w:lastRow="0" w:firstColumn="0" w:lastColumn="0" w:oddVBand="0" w:evenVBand="0" w:oddHBand="0" w:evenHBand="0" w:firstRowFirstColumn="0" w:firstRowLastColumn="0" w:lastRowFirstColumn="0" w:lastRowLastColumn="0"/>
            </w:pPr>
            <w:r w:rsidRPr="002F577A">
              <w:t>Parameter</w:t>
            </w:r>
          </w:p>
        </w:tc>
        <w:tc>
          <w:tcPr>
            <w:tcW w:w="790" w:type="pct"/>
            <w:tcPrChange w:id="335" w:author="Julien Klein" w:date="2018-09-28T16:20:00Z">
              <w:tcPr>
                <w:tcW w:w="938" w:type="pct"/>
                <w:gridSpan w:val="2"/>
              </w:tcPr>
            </w:tcPrChange>
          </w:tcPr>
          <w:p w14:paraId="5879095B" w14:textId="703D37E6" w:rsidR="00AC7D7C" w:rsidRPr="001A09D6" w:rsidRDefault="00AC7D7C" w:rsidP="001A09D6">
            <w:pPr>
              <w:pStyle w:val="TableColumnHead"/>
              <w:cnfStyle w:val="100000000000" w:firstRow="1" w:lastRow="0" w:firstColumn="0" w:lastColumn="0" w:oddVBand="0" w:evenVBand="0" w:oddHBand="0" w:evenHBand="0" w:firstRowFirstColumn="0" w:firstRowLastColumn="0" w:lastRowFirstColumn="0" w:lastRowLastColumn="0"/>
            </w:pPr>
            <w:r w:rsidRPr="001A09D6">
              <w:t>DEFAULT</w:t>
            </w:r>
            <w:r w:rsidRPr="002F577A">
              <w:rPr>
                <w:b w:val="0"/>
              </w:rPr>
              <w:t xml:space="preserve"> </w:t>
            </w:r>
            <w:r w:rsidRPr="002F577A">
              <w:t>(and all other operator options)</w:t>
            </w:r>
          </w:p>
        </w:tc>
        <w:tc>
          <w:tcPr>
            <w:tcW w:w="790" w:type="pct"/>
            <w:tcPrChange w:id="336" w:author="Julien Klein" w:date="2018-09-28T16:20:00Z">
              <w:tcPr>
                <w:tcW w:w="938" w:type="pct"/>
                <w:gridSpan w:val="2"/>
              </w:tcPr>
            </w:tcPrChange>
          </w:tcPr>
          <w:p w14:paraId="3668CD4A" w14:textId="72C6365C" w:rsidR="00AC7D7C" w:rsidRPr="001A09D6" w:rsidRDefault="00AC7D7C" w:rsidP="001A09D6">
            <w:pPr>
              <w:pStyle w:val="TableColumnHead"/>
              <w:cnfStyle w:val="100000000000" w:firstRow="1" w:lastRow="0" w:firstColumn="0" w:lastColumn="0" w:oddVBand="0" w:evenVBand="0" w:oddHBand="0" w:evenHBand="0" w:firstRowFirstColumn="0" w:firstRowLastColumn="0" w:lastRowFirstColumn="0" w:lastRowLastColumn="0"/>
            </w:pPr>
            <w:r w:rsidRPr="001A09D6">
              <w:t>VZW</w:t>
            </w:r>
          </w:p>
        </w:tc>
        <w:tc>
          <w:tcPr>
            <w:tcW w:w="790" w:type="pct"/>
            <w:tcPrChange w:id="337" w:author="Julien Klein" w:date="2018-09-28T16:20:00Z">
              <w:tcPr>
                <w:tcW w:w="938" w:type="pct"/>
                <w:gridSpan w:val="2"/>
              </w:tcPr>
            </w:tcPrChange>
          </w:tcPr>
          <w:p w14:paraId="6D985291" w14:textId="0B4A3C5C" w:rsidR="00AC7D7C" w:rsidRPr="001A09D6" w:rsidRDefault="00AC7D7C" w:rsidP="001A09D6">
            <w:pPr>
              <w:pStyle w:val="TableColumnHead"/>
              <w:cnfStyle w:val="100000000000" w:firstRow="1" w:lastRow="0" w:firstColumn="0" w:lastColumn="0" w:oddVBand="0" w:evenVBand="0" w:oddHBand="0" w:evenHBand="0" w:firstRowFirstColumn="0" w:firstRowLastColumn="0" w:lastRowFirstColumn="0" w:lastRowLastColumn="0"/>
            </w:pPr>
            <w:r w:rsidRPr="001A09D6">
              <w:t>ATT</w:t>
            </w:r>
          </w:p>
        </w:tc>
        <w:tc>
          <w:tcPr>
            <w:tcW w:w="790" w:type="pct"/>
            <w:tcPrChange w:id="338" w:author="Julien Klein" w:date="2018-09-28T16:20:00Z">
              <w:tcPr>
                <w:tcW w:w="938" w:type="pct"/>
                <w:gridSpan w:val="2"/>
              </w:tcPr>
            </w:tcPrChange>
          </w:tcPr>
          <w:p w14:paraId="07A477D8" w14:textId="4B4C12AF" w:rsidR="00AC7D7C" w:rsidRPr="001A09D6" w:rsidRDefault="00AC7D7C" w:rsidP="001A09D6">
            <w:pPr>
              <w:pStyle w:val="TableColumnHead"/>
              <w:cnfStyle w:val="100000000000" w:firstRow="1" w:lastRow="0" w:firstColumn="0" w:lastColumn="0" w:oddVBand="0" w:evenVBand="0" w:oddHBand="0" w:evenHBand="0" w:firstRowFirstColumn="0" w:firstRowLastColumn="0" w:lastRowFirstColumn="0" w:lastRowLastColumn="0"/>
            </w:pPr>
            <w:r w:rsidRPr="001A09D6">
              <w:t>SOFTBANK</w:t>
            </w:r>
          </w:p>
        </w:tc>
        <w:tc>
          <w:tcPr>
            <w:tcW w:w="789" w:type="pct"/>
            <w:tcPrChange w:id="339" w:author="Julien Klein" w:date="2018-09-28T16:20:00Z">
              <w:tcPr>
                <w:tcW w:w="1" w:type="pct"/>
              </w:tcPr>
            </w:tcPrChange>
          </w:tcPr>
          <w:p w14:paraId="2DA58C2F" w14:textId="795FD164" w:rsidR="00AC7D7C" w:rsidRPr="00341756" w:rsidRDefault="00AC7D7C">
            <w:pPr>
              <w:pStyle w:val="TableColumnHead"/>
              <w:cnfStyle w:val="100000000000" w:firstRow="1" w:lastRow="0" w:firstColumn="0" w:lastColumn="0" w:oddVBand="0" w:evenVBand="0" w:oddHBand="0" w:evenHBand="0" w:firstRowFirstColumn="0" w:firstRowLastColumn="0" w:lastRowFirstColumn="0" w:lastRowLastColumn="0"/>
            </w:pPr>
            <w:ins w:id="340" w:author="Julien Klein" w:date="2018-09-28T16:20:00Z">
              <w:r>
                <w:t>TELSTRA</w:t>
              </w:r>
            </w:ins>
          </w:p>
        </w:tc>
      </w:tr>
      <w:tr w:rsidR="00AC7D7C" w:rsidRPr="001A20FD" w14:paraId="39C4AA08" w14:textId="1777ED06" w:rsidTr="00AC7D7C">
        <w:tc>
          <w:tcPr>
            <w:tcW w:w="1050" w:type="pct"/>
            <w:tcPrChange w:id="341" w:author="Julien Klein" w:date="2018-09-28T16:20:00Z">
              <w:tcPr>
                <w:tcW w:w="1247" w:type="pct"/>
                <w:gridSpan w:val="2"/>
              </w:tcPr>
            </w:tcPrChange>
          </w:tcPr>
          <w:p w14:paraId="6120E56D" w14:textId="48C2CF6A" w:rsidR="00AC7D7C" w:rsidRPr="001A20FD" w:rsidRDefault="00AC7D7C">
            <w:pPr>
              <w:pStyle w:val="TableBody"/>
            </w:pPr>
            <w:r w:rsidRPr="001A20FD">
              <w:t>AT+KCARRIERCFG ID</w:t>
            </w:r>
          </w:p>
        </w:tc>
        <w:tc>
          <w:tcPr>
            <w:tcW w:w="790" w:type="pct"/>
            <w:tcPrChange w:id="342" w:author="Julien Klein" w:date="2018-09-28T16:20:00Z">
              <w:tcPr>
                <w:tcW w:w="938" w:type="pct"/>
                <w:gridSpan w:val="2"/>
              </w:tcPr>
            </w:tcPrChange>
          </w:tcPr>
          <w:p w14:paraId="460E829B" w14:textId="6FD53098" w:rsidR="00AC7D7C" w:rsidRPr="001A20FD" w:rsidRDefault="00AC7D7C">
            <w:pPr>
              <w:pStyle w:val="TableBody"/>
            </w:pPr>
            <w:r w:rsidRPr="001A20FD">
              <w:t>0 (2,</w:t>
            </w:r>
            <w:r>
              <w:t xml:space="preserve"> </w:t>
            </w:r>
            <w:r w:rsidRPr="001A20FD">
              <w:t>3,</w:t>
            </w:r>
            <w:r>
              <w:t xml:space="preserve"> </w:t>
            </w:r>
            <w:r w:rsidRPr="001A20FD">
              <w:t>4,</w:t>
            </w:r>
            <w:r>
              <w:t xml:space="preserve"> </w:t>
            </w:r>
            <w:r w:rsidRPr="001A20FD">
              <w:t>6,</w:t>
            </w:r>
            <w:r>
              <w:t xml:space="preserve"> </w:t>
            </w:r>
            <w:r w:rsidRPr="001A20FD">
              <w:t>7,</w:t>
            </w:r>
            <w:r>
              <w:t xml:space="preserve"> </w:t>
            </w:r>
            <w:r w:rsidRPr="001A20FD">
              <w:t>9,</w:t>
            </w:r>
            <w:r>
              <w:t xml:space="preserve"> </w:t>
            </w:r>
            <w:r w:rsidRPr="001A20FD">
              <w:t>10,</w:t>
            </w:r>
            <w:r>
              <w:t xml:space="preserve"> </w:t>
            </w:r>
            <w:r w:rsidRPr="001A20FD">
              <w:t>11,</w:t>
            </w:r>
            <w:r>
              <w:t xml:space="preserve"> </w:t>
            </w:r>
            <w:r w:rsidRPr="001A20FD">
              <w:t xml:space="preserve">12) </w:t>
            </w:r>
          </w:p>
        </w:tc>
        <w:tc>
          <w:tcPr>
            <w:tcW w:w="790" w:type="pct"/>
            <w:tcPrChange w:id="343" w:author="Julien Klein" w:date="2018-09-28T16:20:00Z">
              <w:tcPr>
                <w:tcW w:w="938" w:type="pct"/>
                <w:gridSpan w:val="2"/>
              </w:tcPr>
            </w:tcPrChange>
          </w:tcPr>
          <w:p w14:paraId="35B53F63" w14:textId="4C3A16A0" w:rsidR="00AC7D7C" w:rsidRPr="001A20FD" w:rsidRDefault="00AC7D7C">
            <w:pPr>
              <w:pStyle w:val="TableBody"/>
            </w:pPr>
            <w:r w:rsidRPr="001A20FD">
              <w:t>1</w:t>
            </w:r>
          </w:p>
        </w:tc>
        <w:tc>
          <w:tcPr>
            <w:tcW w:w="790" w:type="pct"/>
            <w:tcPrChange w:id="344" w:author="Julien Klein" w:date="2018-09-28T16:20:00Z">
              <w:tcPr>
                <w:tcW w:w="938" w:type="pct"/>
                <w:gridSpan w:val="2"/>
              </w:tcPr>
            </w:tcPrChange>
          </w:tcPr>
          <w:p w14:paraId="0C0B7A41" w14:textId="4426BBF4" w:rsidR="00AC7D7C" w:rsidRPr="001A20FD" w:rsidRDefault="00AC7D7C">
            <w:pPr>
              <w:pStyle w:val="TableBody"/>
            </w:pPr>
            <w:r w:rsidRPr="001A20FD">
              <w:t>5</w:t>
            </w:r>
          </w:p>
        </w:tc>
        <w:tc>
          <w:tcPr>
            <w:tcW w:w="790" w:type="pct"/>
            <w:tcPrChange w:id="345" w:author="Julien Klein" w:date="2018-09-28T16:20:00Z">
              <w:tcPr>
                <w:tcW w:w="938" w:type="pct"/>
                <w:gridSpan w:val="2"/>
              </w:tcPr>
            </w:tcPrChange>
          </w:tcPr>
          <w:p w14:paraId="2F5DBA66" w14:textId="18C6C88E" w:rsidR="00AC7D7C" w:rsidRPr="001A20FD" w:rsidRDefault="00AC7D7C">
            <w:pPr>
              <w:pStyle w:val="TableBody"/>
            </w:pPr>
            <w:r w:rsidRPr="001A20FD">
              <w:t>8</w:t>
            </w:r>
          </w:p>
        </w:tc>
        <w:tc>
          <w:tcPr>
            <w:tcW w:w="789" w:type="pct"/>
            <w:tcPrChange w:id="346" w:author="Julien Klein" w:date="2018-09-28T16:20:00Z">
              <w:tcPr>
                <w:tcW w:w="1" w:type="pct"/>
              </w:tcPr>
            </w:tcPrChange>
          </w:tcPr>
          <w:p w14:paraId="6ECCB08E" w14:textId="13478339" w:rsidR="00AC7D7C" w:rsidRPr="001A20FD" w:rsidRDefault="00AC7D7C">
            <w:pPr>
              <w:pStyle w:val="TableBody"/>
            </w:pPr>
            <w:ins w:id="347" w:author="Julien Klein" w:date="2018-09-28T16:20:00Z">
              <w:r>
                <w:t>13</w:t>
              </w:r>
            </w:ins>
          </w:p>
        </w:tc>
      </w:tr>
      <w:tr w:rsidR="00AC7D7C" w:rsidRPr="001A20FD" w14:paraId="7ABE9A33" w14:textId="2FE4F2F2" w:rsidTr="00AC7D7C">
        <w:tc>
          <w:tcPr>
            <w:tcW w:w="1050" w:type="pct"/>
            <w:tcPrChange w:id="348" w:author="Julien Klein" w:date="2018-09-28T16:20:00Z">
              <w:tcPr>
                <w:tcW w:w="1247" w:type="pct"/>
                <w:gridSpan w:val="2"/>
              </w:tcPr>
            </w:tcPrChange>
          </w:tcPr>
          <w:p w14:paraId="32D99C2B" w14:textId="3A76E56B" w:rsidR="00AC7D7C" w:rsidRPr="001A20FD" w:rsidRDefault="00AC7D7C">
            <w:pPr>
              <w:pStyle w:val="TableBody"/>
            </w:pPr>
            <w:r w:rsidRPr="001A20FD">
              <w:t>RF bands enabled</w:t>
            </w:r>
          </w:p>
        </w:tc>
        <w:tc>
          <w:tcPr>
            <w:tcW w:w="790" w:type="pct"/>
            <w:tcPrChange w:id="349" w:author="Julien Klein" w:date="2018-09-28T16:20:00Z">
              <w:tcPr>
                <w:tcW w:w="938" w:type="pct"/>
                <w:gridSpan w:val="2"/>
              </w:tcPr>
            </w:tcPrChange>
          </w:tcPr>
          <w:p w14:paraId="6148E434" w14:textId="0CB58056" w:rsidR="00AC7D7C" w:rsidRPr="001A20FD" w:rsidRDefault="00AC7D7C">
            <w:pPr>
              <w:pStyle w:val="TableBody"/>
            </w:pPr>
            <w:r w:rsidRPr="001A20FD">
              <w:t>No link with operator configuration</w:t>
            </w:r>
          </w:p>
        </w:tc>
        <w:tc>
          <w:tcPr>
            <w:tcW w:w="790" w:type="pct"/>
            <w:tcPrChange w:id="350" w:author="Julien Klein" w:date="2018-09-28T16:20:00Z">
              <w:tcPr>
                <w:tcW w:w="938" w:type="pct"/>
                <w:gridSpan w:val="2"/>
              </w:tcPr>
            </w:tcPrChange>
          </w:tcPr>
          <w:p w14:paraId="44677CC7" w14:textId="2EDDE2A1" w:rsidR="00AC7D7C" w:rsidRPr="001A20FD" w:rsidRDefault="00AC7D7C">
            <w:pPr>
              <w:pStyle w:val="TableBody"/>
            </w:pPr>
            <w:r w:rsidRPr="001A20FD">
              <w:t>No link with operator configuration</w:t>
            </w:r>
          </w:p>
        </w:tc>
        <w:tc>
          <w:tcPr>
            <w:tcW w:w="790" w:type="pct"/>
            <w:tcPrChange w:id="351" w:author="Julien Klein" w:date="2018-09-28T16:20:00Z">
              <w:tcPr>
                <w:tcW w:w="938" w:type="pct"/>
                <w:gridSpan w:val="2"/>
              </w:tcPr>
            </w:tcPrChange>
          </w:tcPr>
          <w:p w14:paraId="512AA89F" w14:textId="114C0CFD" w:rsidR="00AC7D7C" w:rsidRPr="001A20FD" w:rsidRDefault="00AC7D7C">
            <w:pPr>
              <w:pStyle w:val="TableBody"/>
            </w:pPr>
            <w:r w:rsidRPr="001A20FD">
              <w:t>No link with operator configuration</w:t>
            </w:r>
          </w:p>
        </w:tc>
        <w:tc>
          <w:tcPr>
            <w:tcW w:w="790" w:type="pct"/>
            <w:tcPrChange w:id="352" w:author="Julien Klein" w:date="2018-09-28T16:20:00Z">
              <w:tcPr>
                <w:tcW w:w="938" w:type="pct"/>
                <w:gridSpan w:val="2"/>
              </w:tcPr>
            </w:tcPrChange>
          </w:tcPr>
          <w:p w14:paraId="6C93BCCB" w14:textId="2D9AF8DD" w:rsidR="00AC7D7C" w:rsidRPr="001A20FD" w:rsidRDefault="00AC7D7C">
            <w:pPr>
              <w:pStyle w:val="TableBody"/>
            </w:pPr>
            <w:r w:rsidRPr="001A20FD">
              <w:t>No link with operator configuration</w:t>
            </w:r>
          </w:p>
        </w:tc>
        <w:tc>
          <w:tcPr>
            <w:tcW w:w="789" w:type="pct"/>
            <w:tcPrChange w:id="353" w:author="Julien Klein" w:date="2018-09-28T16:20:00Z">
              <w:tcPr>
                <w:tcW w:w="1" w:type="pct"/>
              </w:tcPr>
            </w:tcPrChange>
          </w:tcPr>
          <w:p w14:paraId="7D490773" w14:textId="47A51DAC" w:rsidR="00AC7D7C" w:rsidRPr="001A20FD" w:rsidRDefault="00AC7D7C">
            <w:pPr>
              <w:pStyle w:val="TableBody"/>
            </w:pPr>
            <w:ins w:id="354" w:author="Julien Klein" w:date="2018-09-28T16:21:00Z">
              <w:r w:rsidRPr="001A20FD">
                <w:t>No link with operator configuration</w:t>
              </w:r>
            </w:ins>
          </w:p>
        </w:tc>
      </w:tr>
      <w:tr w:rsidR="00AC7D7C" w:rsidRPr="001A20FD" w14:paraId="6684BD57" w14:textId="3990A960" w:rsidTr="00AC7D7C">
        <w:tc>
          <w:tcPr>
            <w:tcW w:w="1050" w:type="pct"/>
            <w:tcPrChange w:id="355" w:author="Julien Klein" w:date="2018-09-28T16:20:00Z">
              <w:tcPr>
                <w:tcW w:w="1247" w:type="pct"/>
                <w:gridSpan w:val="2"/>
              </w:tcPr>
            </w:tcPrChange>
          </w:tcPr>
          <w:p w14:paraId="48BBB99E" w14:textId="309BA63C" w:rsidR="00AC7D7C" w:rsidRPr="001A20FD" w:rsidRDefault="00AC7D7C">
            <w:pPr>
              <w:pStyle w:val="TableBody"/>
            </w:pPr>
            <w:r w:rsidRPr="001A20FD">
              <w:t>Predefined CIDs</w:t>
            </w:r>
          </w:p>
        </w:tc>
        <w:tc>
          <w:tcPr>
            <w:tcW w:w="790" w:type="pct"/>
            <w:tcPrChange w:id="356" w:author="Julien Klein" w:date="2018-09-28T16:20:00Z">
              <w:tcPr>
                <w:tcW w:w="938" w:type="pct"/>
                <w:gridSpan w:val="2"/>
              </w:tcPr>
            </w:tcPrChange>
          </w:tcPr>
          <w:p w14:paraId="64CCAB87" w14:textId="6E507AE6" w:rsidR="00AC7D7C" w:rsidRPr="001A20FD" w:rsidRDefault="00AC7D7C">
            <w:pPr>
              <w:pStyle w:val="TableBody"/>
            </w:pPr>
            <w:r w:rsidRPr="001A20FD">
              <w:t>1</w:t>
            </w:r>
          </w:p>
        </w:tc>
        <w:tc>
          <w:tcPr>
            <w:tcW w:w="790" w:type="pct"/>
            <w:tcPrChange w:id="357" w:author="Julien Klein" w:date="2018-09-28T16:20:00Z">
              <w:tcPr>
                <w:tcW w:w="938" w:type="pct"/>
                <w:gridSpan w:val="2"/>
              </w:tcPr>
            </w:tcPrChange>
          </w:tcPr>
          <w:p w14:paraId="1ADD3EAD" w14:textId="1C49DF00" w:rsidR="00AC7D7C" w:rsidRPr="001A20FD" w:rsidRDefault="00AC7D7C">
            <w:pPr>
              <w:pStyle w:val="TableBody"/>
            </w:pPr>
            <w:r w:rsidRPr="001A20FD">
              <w:t>1,</w:t>
            </w:r>
            <w:r>
              <w:t xml:space="preserve"> </w:t>
            </w:r>
            <w:r w:rsidRPr="001A20FD">
              <w:t>2,</w:t>
            </w:r>
            <w:r>
              <w:t xml:space="preserve"> </w:t>
            </w:r>
            <w:r w:rsidRPr="001A20FD">
              <w:t>3,</w:t>
            </w:r>
            <w:r>
              <w:t xml:space="preserve"> </w:t>
            </w:r>
            <w:r w:rsidRPr="001A20FD">
              <w:t>4,</w:t>
            </w:r>
            <w:r>
              <w:t xml:space="preserve"> </w:t>
            </w:r>
            <w:r w:rsidRPr="001A20FD">
              <w:t>6,</w:t>
            </w:r>
            <w:r>
              <w:t xml:space="preserve"> </w:t>
            </w:r>
            <w:r w:rsidRPr="001A20FD">
              <w:t>7</w:t>
            </w:r>
          </w:p>
        </w:tc>
        <w:tc>
          <w:tcPr>
            <w:tcW w:w="790" w:type="pct"/>
            <w:tcPrChange w:id="358" w:author="Julien Klein" w:date="2018-09-28T16:20:00Z">
              <w:tcPr>
                <w:tcW w:w="938" w:type="pct"/>
                <w:gridSpan w:val="2"/>
              </w:tcPr>
            </w:tcPrChange>
          </w:tcPr>
          <w:p w14:paraId="6409B393" w14:textId="58FCD1F9" w:rsidR="00AC7D7C" w:rsidRPr="001A20FD" w:rsidRDefault="00AC7D7C">
            <w:pPr>
              <w:pStyle w:val="TableBody"/>
            </w:pPr>
            <w:r w:rsidRPr="001A20FD">
              <w:t>1,</w:t>
            </w:r>
            <w:r>
              <w:t xml:space="preserve"> </w:t>
            </w:r>
            <w:r w:rsidRPr="001A20FD">
              <w:t>2</w:t>
            </w:r>
          </w:p>
        </w:tc>
        <w:tc>
          <w:tcPr>
            <w:tcW w:w="790" w:type="pct"/>
            <w:tcPrChange w:id="359" w:author="Julien Klein" w:date="2018-09-28T16:20:00Z">
              <w:tcPr>
                <w:tcW w:w="938" w:type="pct"/>
                <w:gridSpan w:val="2"/>
              </w:tcPr>
            </w:tcPrChange>
          </w:tcPr>
          <w:p w14:paraId="633AEC36" w14:textId="7FC03CD6" w:rsidR="00AC7D7C" w:rsidRPr="001A20FD" w:rsidRDefault="00AC7D7C">
            <w:pPr>
              <w:pStyle w:val="TableBody"/>
            </w:pPr>
            <w:r w:rsidRPr="001A20FD">
              <w:t>1</w:t>
            </w:r>
          </w:p>
        </w:tc>
        <w:tc>
          <w:tcPr>
            <w:tcW w:w="789" w:type="pct"/>
            <w:tcPrChange w:id="360" w:author="Julien Klein" w:date="2018-09-28T16:20:00Z">
              <w:tcPr>
                <w:tcW w:w="1" w:type="pct"/>
              </w:tcPr>
            </w:tcPrChange>
          </w:tcPr>
          <w:p w14:paraId="7DBEA083" w14:textId="30C4C58C" w:rsidR="00AC7D7C" w:rsidRPr="001A20FD" w:rsidRDefault="00EB284B">
            <w:pPr>
              <w:pStyle w:val="TableBody"/>
            </w:pPr>
            <w:ins w:id="361" w:author="Julien Klein" w:date="2018-09-28T16:35:00Z">
              <w:r>
                <w:t>1</w:t>
              </w:r>
            </w:ins>
          </w:p>
        </w:tc>
      </w:tr>
      <w:tr w:rsidR="00AC7D7C" w:rsidRPr="001A20FD" w14:paraId="3EA8219F" w14:textId="625318AB" w:rsidTr="00AC7D7C">
        <w:tc>
          <w:tcPr>
            <w:tcW w:w="1050" w:type="pct"/>
            <w:tcPrChange w:id="362" w:author="Julien Klein" w:date="2018-09-28T16:20:00Z">
              <w:tcPr>
                <w:tcW w:w="1247" w:type="pct"/>
                <w:gridSpan w:val="2"/>
              </w:tcPr>
            </w:tcPrChange>
          </w:tcPr>
          <w:p w14:paraId="73C4141B" w14:textId="548D785B" w:rsidR="00AC7D7C" w:rsidRPr="001A20FD" w:rsidRDefault="00AC7D7C">
            <w:pPr>
              <w:pStyle w:val="TableBody"/>
            </w:pPr>
            <w:r w:rsidRPr="001A20FD">
              <w:t>Available CIDs for host use</w:t>
            </w:r>
            <w:r w:rsidRPr="001A09D6">
              <w:rPr>
                <w:vertAlign w:val="superscript"/>
              </w:rPr>
              <w:t>1</w:t>
            </w:r>
          </w:p>
        </w:tc>
        <w:tc>
          <w:tcPr>
            <w:tcW w:w="790" w:type="pct"/>
            <w:tcPrChange w:id="363" w:author="Julien Klein" w:date="2018-09-28T16:20:00Z">
              <w:tcPr>
                <w:tcW w:w="938" w:type="pct"/>
                <w:gridSpan w:val="2"/>
              </w:tcPr>
            </w:tcPrChange>
          </w:tcPr>
          <w:p w14:paraId="44444346" w14:textId="0CEAC97E" w:rsidR="00AC7D7C" w:rsidRPr="001A20FD" w:rsidRDefault="00AC7D7C">
            <w:pPr>
              <w:pStyle w:val="TableBody"/>
            </w:pPr>
            <w:r w:rsidRPr="001A20FD">
              <w:t>1</w:t>
            </w:r>
          </w:p>
        </w:tc>
        <w:tc>
          <w:tcPr>
            <w:tcW w:w="790" w:type="pct"/>
            <w:tcPrChange w:id="364" w:author="Julien Klein" w:date="2018-09-28T16:20:00Z">
              <w:tcPr>
                <w:tcW w:w="938" w:type="pct"/>
                <w:gridSpan w:val="2"/>
              </w:tcPr>
            </w:tcPrChange>
          </w:tcPr>
          <w:p w14:paraId="09D5AAD3" w14:textId="5AA11666" w:rsidR="00AC7D7C" w:rsidRPr="001A20FD" w:rsidRDefault="00AC7D7C">
            <w:pPr>
              <w:pStyle w:val="TableBody"/>
            </w:pPr>
            <w:r w:rsidRPr="001A20FD">
              <w:t>3,</w:t>
            </w:r>
            <w:r>
              <w:t xml:space="preserve"> </w:t>
            </w:r>
            <w:r w:rsidRPr="001A20FD">
              <w:t>4,</w:t>
            </w:r>
            <w:r>
              <w:t xml:space="preserve"> </w:t>
            </w:r>
            <w:r w:rsidRPr="001A20FD">
              <w:t>6,</w:t>
            </w:r>
            <w:r>
              <w:t xml:space="preserve"> </w:t>
            </w:r>
            <w:r w:rsidRPr="001A20FD">
              <w:t>7</w:t>
            </w:r>
          </w:p>
        </w:tc>
        <w:tc>
          <w:tcPr>
            <w:tcW w:w="790" w:type="pct"/>
            <w:tcPrChange w:id="365" w:author="Julien Klein" w:date="2018-09-28T16:20:00Z">
              <w:tcPr>
                <w:tcW w:w="938" w:type="pct"/>
                <w:gridSpan w:val="2"/>
              </w:tcPr>
            </w:tcPrChange>
          </w:tcPr>
          <w:p w14:paraId="650724AF" w14:textId="4B3A9466" w:rsidR="00AC7D7C" w:rsidRPr="001A20FD" w:rsidRDefault="00AC7D7C">
            <w:pPr>
              <w:pStyle w:val="TableBody"/>
            </w:pPr>
            <w:r w:rsidRPr="001A20FD">
              <w:t>1</w:t>
            </w:r>
          </w:p>
        </w:tc>
        <w:tc>
          <w:tcPr>
            <w:tcW w:w="790" w:type="pct"/>
            <w:tcPrChange w:id="366" w:author="Julien Klein" w:date="2018-09-28T16:20:00Z">
              <w:tcPr>
                <w:tcW w:w="938" w:type="pct"/>
                <w:gridSpan w:val="2"/>
              </w:tcPr>
            </w:tcPrChange>
          </w:tcPr>
          <w:p w14:paraId="5E174B14" w14:textId="215BF56F" w:rsidR="00AC7D7C" w:rsidRPr="001A20FD" w:rsidRDefault="00AC7D7C">
            <w:pPr>
              <w:pStyle w:val="TableBody"/>
            </w:pPr>
            <w:r w:rsidRPr="001A20FD">
              <w:t>1</w:t>
            </w:r>
          </w:p>
        </w:tc>
        <w:tc>
          <w:tcPr>
            <w:tcW w:w="789" w:type="pct"/>
            <w:tcPrChange w:id="367" w:author="Julien Klein" w:date="2018-09-28T16:20:00Z">
              <w:tcPr>
                <w:tcW w:w="1" w:type="pct"/>
              </w:tcPr>
            </w:tcPrChange>
          </w:tcPr>
          <w:p w14:paraId="28E653FB" w14:textId="7FEDCFCD" w:rsidR="00AC7D7C" w:rsidRPr="001A20FD" w:rsidRDefault="00AC7D7C">
            <w:pPr>
              <w:pStyle w:val="TableBody"/>
            </w:pPr>
            <w:ins w:id="368" w:author="Julien Klein" w:date="2018-09-28T16:21:00Z">
              <w:r>
                <w:t>1</w:t>
              </w:r>
            </w:ins>
          </w:p>
        </w:tc>
      </w:tr>
      <w:tr w:rsidR="00AC7D7C" w:rsidRPr="001A20FD" w14:paraId="20FDFEC1" w14:textId="08CCA177" w:rsidTr="00AC7D7C">
        <w:tc>
          <w:tcPr>
            <w:tcW w:w="1050" w:type="pct"/>
            <w:tcPrChange w:id="369" w:author="Julien Klein" w:date="2018-09-28T16:20:00Z">
              <w:tcPr>
                <w:tcW w:w="1247" w:type="pct"/>
                <w:gridSpan w:val="2"/>
              </w:tcPr>
            </w:tcPrChange>
          </w:tcPr>
          <w:p w14:paraId="0BE42F72" w14:textId="207EF316" w:rsidR="00AC7D7C" w:rsidRPr="001A20FD" w:rsidRDefault="00AC7D7C">
            <w:pPr>
              <w:pStyle w:val="TableBody"/>
            </w:pPr>
            <w:r w:rsidRPr="001A20FD">
              <w:t>Reserved CIDs for internal use (cannot be used by the host)</w:t>
            </w:r>
            <w:r w:rsidRPr="001A09D6">
              <w:rPr>
                <w:vertAlign w:val="superscript"/>
              </w:rPr>
              <w:t>2</w:t>
            </w:r>
          </w:p>
        </w:tc>
        <w:tc>
          <w:tcPr>
            <w:tcW w:w="790" w:type="pct"/>
            <w:tcPrChange w:id="370" w:author="Julien Klein" w:date="2018-09-28T16:20:00Z">
              <w:tcPr>
                <w:tcW w:w="938" w:type="pct"/>
                <w:gridSpan w:val="2"/>
              </w:tcPr>
            </w:tcPrChange>
          </w:tcPr>
          <w:p w14:paraId="4BFCF2D1" w14:textId="53EF6D69" w:rsidR="00AC7D7C" w:rsidRPr="001A20FD" w:rsidRDefault="00AC7D7C">
            <w:pPr>
              <w:pStyle w:val="TableBody"/>
            </w:pPr>
            <w:r w:rsidRPr="001A20FD">
              <w:t>N/A</w:t>
            </w:r>
          </w:p>
        </w:tc>
        <w:tc>
          <w:tcPr>
            <w:tcW w:w="790" w:type="pct"/>
            <w:tcPrChange w:id="371" w:author="Julien Klein" w:date="2018-09-28T16:20:00Z">
              <w:tcPr>
                <w:tcW w:w="938" w:type="pct"/>
                <w:gridSpan w:val="2"/>
              </w:tcPr>
            </w:tcPrChange>
          </w:tcPr>
          <w:p w14:paraId="41FC23ED" w14:textId="70E51EB8" w:rsidR="00AC7D7C" w:rsidRPr="001A20FD" w:rsidRDefault="00AC7D7C">
            <w:pPr>
              <w:pStyle w:val="TableBody"/>
            </w:pPr>
            <w:r w:rsidRPr="001A20FD">
              <w:t>1,</w:t>
            </w:r>
            <w:r>
              <w:t xml:space="preserve"> </w:t>
            </w:r>
            <w:r w:rsidRPr="001A20FD">
              <w:t>2</w:t>
            </w:r>
          </w:p>
        </w:tc>
        <w:tc>
          <w:tcPr>
            <w:tcW w:w="790" w:type="pct"/>
            <w:tcPrChange w:id="372" w:author="Julien Klein" w:date="2018-09-28T16:20:00Z">
              <w:tcPr>
                <w:tcW w:w="938" w:type="pct"/>
                <w:gridSpan w:val="2"/>
              </w:tcPr>
            </w:tcPrChange>
          </w:tcPr>
          <w:p w14:paraId="00FB1970" w14:textId="741BD445" w:rsidR="00AC7D7C" w:rsidRPr="001A20FD" w:rsidRDefault="00AC7D7C">
            <w:pPr>
              <w:pStyle w:val="TableBody"/>
            </w:pPr>
            <w:r w:rsidRPr="001A20FD">
              <w:t>2</w:t>
            </w:r>
          </w:p>
        </w:tc>
        <w:tc>
          <w:tcPr>
            <w:tcW w:w="790" w:type="pct"/>
            <w:tcPrChange w:id="373" w:author="Julien Klein" w:date="2018-09-28T16:20:00Z">
              <w:tcPr>
                <w:tcW w:w="938" w:type="pct"/>
                <w:gridSpan w:val="2"/>
              </w:tcPr>
            </w:tcPrChange>
          </w:tcPr>
          <w:p w14:paraId="3C0B851A" w14:textId="4764B0D3" w:rsidR="00AC7D7C" w:rsidRPr="001A20FD" w:rsidRDefault="00AC7D7C">
            <w:pPr>
              <w:pStyle w:val="TableBody"/>
            </w:pPr>
            <w:r w:rsidRPr="001A20FD">
              <w:t>N/A</w:t>
            </w:r>
          </w:p>
        </w:tc>
        <w:tc>
          <w:tcPr>
            <w:tcW w:w="789" w:type="pct"/>
            <w:tcPrChange w:id="374" w:author="Julien Klein" w:date="2018-09-28T16:20:00Z">
              <w:tcPr>
                <w:tcW w:w="1" w:type="pct"/>
              </w:tcPr>
            </w:tcPrChange>
          </w:tcPr>
          <w:p w14:paraId="2D5B040F" w14:textId="18F23078" w:rsidR="00AC7D7C" w:rsidRPr="001A20FD" w:rsidRDefault="003A4253">
            <w:pPr>
              <w:pStyle w:val="TableBody"/>
            </w:pPr>
            <w:ins w:id="375" w:author="Julien Klein" w:date="2018-10-09T10:05:00Z">
              <w:r>
                <w:t>N/A</w:t>
              </w:r>
            </w:ins>
          </w:p>
        </w:tc>
      </w:tr>
      <w:tr w:rsidR="00AC7D7C" w:rsidRPr="001A20FD" w14:paraId="324F669A" w14:textId="3D09DBAD" w:rsidTr="00AC7D7C">
        <w:tc>
          <w:tcPr>
            <w:tcW w:w="1050" w:type="pct"/>
            <w:tcPrChange w:id="376" w:author="Julien Klein" w:date="2018-09-28T16:20:00Z">
              <w:tcPr>
                <w:tcW w:w="1247" w:type="pct"/>
                <w:gridSpan w:val="2"/>
              </w:tcPr>
            </w:tcPrChange>
          </w:tcPr>
          <w:p w14:paraId="37F147EB" w14:textId="0274F219" w:rsidR="00AC7D7C" w:rsidRPr="001A20FD" w:rsidRDefault="00AC7D7C">
            <w:pPr>
              <w:pStyle w:val="TableBody"/>
            </w:pPr>
            <w:r w:rsidRPr="001A20FD">
              <w:lastRenderedPageBreak/>
              <w:t>Default PDN configuration</w:t>
            </w:r>
            <w:r w:rsidRPr="001A09D6">
              <w:rPr>
                <w:vertAlign w:val="superscript"/>
              </w:rPr>
              <w:t>3</w:t>
            </w:r>
          </w:p>
        </w:tc>
        <w:tc>
          <w:tcPr>
            <w:tcW w:w="790" w:type="pct"/>
            <w:tcPrChange w:id="377" w:author="Julien Klein" w:date="2018-09-28T16:20:00Z">
              <w:tcPr>
                <w:tcW w:w="938" w:type="pct"/>
                <w:gridSpan w:val="2"/>
              </w:tcPr>
            </w:tcPrChange>
          </w:tcPr>
          <w:p w14:paraId="1CC3CC34" w14:textId="4955EC25" w:rsidR="00AC7D7C" w:rsidRPr="001A09D6" w:rsidRDefault="00AC7D7C" w:rsidP="001A09D6">
            <w:pPr>
              <w:pStyle w:val="TableBody"/>
              <w:rPr>
                <w:rStyle w:val="Code"/>
              </w:rPr>
            </w:pPr>
            <w:r w:rsidRPr="001A09D6">
              <w:rPr>
                <w:rStyle w:val="Code"/>
              </w:rPr>
              <w:t>AT+CGDCONT?</w:t>
            </w:r>
          </w:p>
          <w:p w14:paraId="583544AB" w14:textId="619CA51C" w:rsidR="00AC7D7C" w:rsidRPr="001A09D6" w:rsidRDefault="00AC7D7C" w:rsidP="001A09D6">
            <w:pPr>
              <w:pStyle w:val="TableBody"/>
              <w:rPr>
                <w:rStyle w:val="Code"/>
              </w:rPr>
            </w:pPr>
            <w:r w:rsidRPr="001A09D6">
              <w:rPr>
                <w:rStyle w:val="Code"/>
              </w:rPr>
              <w:t>+CGDCONT: 1,"IPV4V6</w:t>
            </w:r>
            <w:proofErr w:type="gramStart"/>
            <w:r w:rsidRPr="001A09D6">
              <w:rPr>
                <w:rStyle w:val="Code"/>
              </w:rPr>
              <w:t>",,,</w:t>
            </w:r>
            <w:proofErr w:type="gramEnd"/>
            <w:r w:rsidRPr="001A09D6">
              <w:rPr>
                <w:rStyle w:val="Code"/>
              </w:rPr>
              <w:t>0,0,0,0,0,,0,,,,,</w:t>
            </w:r>
          </w:p>
          <w:p w14:paraId="3E60D205" w14:textId="68AFBAB9" w:rsidR="00AC7D7C" w:rsidRPr="001A09D6" w:rsidRDefault="00AC7D7C" w:rsidP="001A09D6">
            <w:pPr>
              <w:pStyle w:val="TableBody"/>
              <w:rPr>
                <w:rStyle w:val="Code"/>
              </w:rPr>
            </w:pPr>
            <w:r w:rsidRPr="001A09D6">
              <w:rPr>
                <w:rStyle w:val="Code"/>
              </w:rPr>
              <w:t>OK</w:t>
            </w:r>
          </w:p>
        </w:tc>
        <w:tc>
          <w:tcPr>
            <w:tcW w:w="790" w:type="pct"/>
            <w:tcPrChange w:id="378" w:author="Julien Klein" w:date="2018-09-28T16:20:00Z">
              <w:tcPr>
                <w:tcW w:w="938" w:type="pct"/>
                <w:gridSpan w:val="2"/>
              </w:tcPr>
            </w:tcPrChange>
          </w:tcPr>
          <w:p w14:paraId="5C520EC4" w14:textId="77777777" w:rsidR="00AC7D7C" w:rsidRPr="001A09D6" w:rsidRDefault="00AC7D7C" w:rsidP="001A09D6">
            <w:pPr>
              <w:pStyle w:val="TableBody"/>
              <w:rPr>
                <w:rStyle w:val="Code"/>
              </w:rPr>
            </w:pPr>
          </w:p>
          <w:p w14:paraId="6E501DC6" w14:textId="4A6A472A" w:rsidR="00AC7D7C" w:rsidRPr="001A09D6" w:rsidRDefault="00AC7D7C" w:rsidP="001A09D6">
            <w:pPr>
              <w:pStyle w:val="TableBody"/>
              <w:rPr>
                <w:rStyle w:val="Code"/>
              </w:rPr>
            </w:pPr>
            <w:r w:rsidRPr="001A09D6">
              <w:rPr>
                <w:rStyle w:val="Code"/>
              </w:rPr>
              <w:t>AT+CGDCONT?</w:t>
            </w:r>
          </w:p>
          <w:p w14:paraId="30903762" w14:textId="695C6A6D" w:rsidR="00AC7D7C" w:rsidRPr="009D6630" w:rsidRDefault="00AC7D7C" w:rsidP="001A09D6">
            <w:pPr>
              <w:pStyle w:val="TableBody"/>
              <w:rPr>
                <w:rStyle w:val="Code"/>
                <w:lang w:val="fr-FR"/>
                <w:rPrChange w:id="379" w:author="Julien Klein [2]" w:date="2018-11-23T14:39:00Z">
                  <w:rPr>
                    <w:color w:val="auto"/>
                    <w:sz w:val="14"/>
                    <w:szCs w:val="14"/>
                    <w:lang w:eastAsia="fr-FR"/>
                  </w:rPr>
                </w:rPrChange>
              </w:rPr>
            </w:pPr>
            <w:r w:rsidRPr="009D6630">
              <w:rPr>
                <w:rStyle w:val="Code"/>
                <w:lang w:val="fr-FR"/>
                <w:rPrChange w:id="380" w:author="Julien Klein [2]" w:date="2018-11-23T14:39:00Z">
                  <w:rPr>
                    <w:color w:val="auto"/>
                    <w:sz w:val="14"/>
                    <w:szCs w:val="14"/>
                    <w:lang w:eastAsia="fr-FR"/>
                  </w:rPr>
                </w:rPrChange>
              </w:rPr>
              <w:t>+</w:t>
            </w:r>
            <w:proofErr w:type="gramStart"/>
            <w:r w:rsidRPr="009D6630">
              <w:rPr>
                <w:rStyle w:val="Code"/>
                <w:lang w:val="fr-FR"/>
                <w:rPrChange w:id="381" w:author="Julien Klein [2]" w:date="2018-11-23T14:39:00Z">
                  <w:rPr>
                    <w:color w:val="auto"/>
                    <w:sz w:val="14"/>
                    <w:szCs w:val="14"/>
                    <w:lang w:eastAsia="fr-FR"/>
                  </w:rPr>
                </w:rPrChange>
              </w:rPr>
              <w:t>CGDCONT:</w:t>
            </w:r>
            <w:proofErr w:type="gramEnd"/>
            <w:r w:rsidRPr="009D6630">
              <w:rPr>
                <w:rStyle w:val="Code"/>
                <w:lang w:val="fr-FR"/>
                <w:rPrChange w:id="382" w:author="Julien Klein [2]" w:date="2018-11-23T14:39:00Z">
                  <w:rPr>
                    <w:color w:val="auto"/>
                    <w:sz w:val="14"/>
                    <w:szCs w:val="14"/>
                    <w:lang w:eastAsia="fr-FR"/>
                  </w:rPr>
                </w:rPrChange>
              </w:rPr>
              <w:t xml:space="preserve"> 1,"IPV4V6",,,0,0,,0,,,,,,,,</w:t>
            </w:r>
          </w:p>
          <w:p w14:paraId="2C565FB8" w14:textId="449C9DD9" w:rsidR="00AC7D7C" w:rsidRPr="009D6630" w:rsidRDefault="00AC7D7C" w:rsidP="001A09D6">
            <w:pPr>
              <w:pStyle w:val="TableBody"/>
              <w:rPr>
                <w:rStyle w:val="Code"/>
                <w:lang w:val="fr-FR"/>
                <w:rPrChange w:id="383" w:author="Julien Klein [2]" w:date="2018-11-23T14:39:00Z">
                  <w:rPr>
                    <w:color w:val="auto"/>
                    <w:sz w:val="14"/>
                    <w:szCs w:val="14"/>
                    <w:lang w:eastAsia="fr-FR"/>
                  </w:rPr>
                </w:rPrChange>
              </w:rPr>
            </w:pPr>
            <w:r w:rsidRPr="009D6630">
              <w:rPr>
                <w:rStyle w:val="Code"/>
                <w:lang w:val="fr-FR"/>
                <w:rPrChange w:id="384" w:author="Julien Klein [2]" w:date="2018-11-23T14:39:00Z">
                  <w:rPr>
                    <w:color w:val="auto"/>
                    <w:sz w:val="14"/>
                    <w:szCs w:val="14"/>
                    <w:lang w:eastAsia="fr-FR"/>
                  </w:rPr>
                </w:rPrChange>
              </w:rPr>
              <w:t>+</w:t>
            </w:r>
            <w:proofErr w:type="gramStart"/>
            <w:r w:rsidRPr="009D6630">
              <w:rPr>
                <w:rStyle w:val="Code"/>
                <w:lang w:val="fr-FR"/>
                <w:rPrChange w:id="385" w:author="Julien Klein [2]" w:date="2018-11-23T14:39:00Z">
                  <w:rPr>
                    <w:color w:val="auto"/>
                    <w:sz w:val="14"/>
                    <w:szCs w:val="14"/>
                    <w:lang w:eastAsia="fr-FR"/>
                  </w:rPr>
                </w:rPrChange>
              </w:rPr>
              <w:t>CGDCONT:</w:t>
            </w:r>
            <w:proofErr w:type="gramEnd"/>
            <w:r w:rsidRPr="009D6630">
              <w:rPr>
                <w:rStyle w:val="Code"/>
                <w:lang w:val="fr-FR"/>
                <w:rPrChange w:id="386" w:author="Julien Klein [2]" w:date="2018-11-23T14:39:00Z">
                  <w:rPr>
                    <w:color w:val="auto"/>
                    <w:sz w:val="14"/>
                    <w:szCs w:val="14"/>
                    <w:lang w:eastAsia="fr-FR"/>
                  </w:rPr>
                </w:rPrChange>
              </w:rPr>
              <w:t xml:space="preserve"> 2,"IPV4V6",</w:t>
            </w:r>
            <w:r w:rsidRPr="009D6630">
              <w:rPr>
                <w:rStyle w:val="Code"/>
                <w:lang w:val="fr-FR"/>
                <w:rPrChange w:id="387" w:author="Julien Klein [2]" w:date="2018-11-23T14:39:00Z">
                  <w:rPr>
                    <w:rStyle w:val="Code"/>
                  </w:rPr>
                </w:rPrChange>
              </w:rPr>
              <w:br/>
            </w:r>
            <w:r w:rsidRPr="009D6630">
              <w:rPr>
                <w:rStyle w:val="Code"/>
                <w:lang w:val="fr-FR"/>
                <w:rPrChange w:id="388" w:author="Julien Klein [2]" w:date="2018-11-23T14:39:00Z">
                  <w:rPr>
                    <w:color w:val="auto"/>
                    <w:sz w:val="14"/>
                    <w:szCs w:val="14"/>
                    <w:lang w:eastAsia="fr-FR"/>
                  </w:rPr>
                </w:rPrChange>
              </w:rPr>
              <w:t>"VZWADMIN",,0,0,0,0,0,,0,,,,,</w:t>
            </w:r>
          </w:p>
          <w:p w14:paraId="68C17892" w14:textId="23DBF2FE" w:rsidR="00AC7D7C" w:rsidRPr="009D6630" w:rsidRDefault="00AC7D7C" w:rsidP="001A09D6">
            <w:pPr>
              <w:pStyle w:val="TableBody"/>
              <w:rPr>
                <w:rStyle w:val="Code"/>
                <w:lang w:val="fr-FR"/>
                <w:rPrChange w:id="389" w:author="Julien Klein [2]" w:date="2018-11-23T14:39:00Z">
                  <w:rPr>
                    <w:color w:val="auto"/>
                    <w:sz w:val="14"/>
                    <w:szCs w:val="14"/>
                    <w:lang w:eastAsia="fr-FR"/>
                  </w:rPr>
                </w:rPrChange>
              </w:rPr>
            </w:pPr>
            <w:r w:rsidRPr="009D6630">
              <w:rPr>
                <w:rStyle w:val="Code"/>
                <w:lang w:val="fr-FR"/>
                <w:rPrChange w:id="390" w:author="Julien Klein [2]" w:date="2018-11-23T14:39:00Z">
                  <w:rPr>
                    <w:color w:val="auto"/>
                    <w:sz w:val="14"/>
                    <w:szCs w:val="14"/>
                    <w:lang w:eastAsia="fr-FR"/>
                  </w:rPr>
                </w:rPrChange>
              </w:rPr>
              <w:t>+</w:t>
            </w:r>
            <w:proofErr w:type="gramStart"/>
            <w:r w:rsidRPr="009D6630">
              <w:rPr>
                <w:rStyle w:val="Code"/>
                <w:lang w:val="fr-FR"/>
                <w:rPrChange w:id="391" w:author="Julien Klein [2]" w:date="2018-11-23T14:39:00Z">
                  <w:rPr>
                    <w:color w:val="auto"/>
                    <w:sz w:val="14"/>
                    <w:szCs w:val="14"/>
                    <w:lang w:eastAsia="fr-FR"/>
                  </w:rPr>
                </w:rPrChange>
              </w:rPr>
              <w:t>CGDCONT:</w:t>
            </w:r>
            <w:proofErr w:type="gramEnd"/>
            <w:r w:rsidRPr="009D6630">
              <w:rPr>
                <w:rStyle w:val="Code"/>
                <w:lang w:val="fr-FR"/>
                <w:rPrChange w:id="392" w:author="Julien Klein [2]" w:date="2018-11-23T14:39:00Z">
                  <w:rPr>
                    <w:color w:val="auto"/>
                    <w:sz w:val="14"/>
                    <w:szCs w:val="14"/>
                    <w:lang w:eastAsia="fr-FR"/>
                  </w:rPr>
                </w:rPrChange>
              </w:rPr>
              <w:t xml:space="preserve"> 3,"IPV4V6",,,0,0,0,0,0,,0,,,,,</w:t>
            </w:r>
          </w:p>
          <w:p w14:paraId="3E685692" w14:textId="77FB800E" w:rsidR="00AC7D7C" w:rsidRPr="009D6630" w:rsidRDefault="00AC7D7C" w:rsidP="001A09D6">
            <w:pPr>
              <w:pStyle w:val="TableBody"/>
              <w:rPr>
                <w:rStyle w:val="Code"/>
                <w:lang w:val="fr-FR"/>
                <w:rPrChange w:id="393" w:author="Julien Klein [2]" w:date="2018-11-23T14:39:00Z">
                  <w:rPr>
                    <w:color w:val="auto"/>
                    <w:sz w:val="14"/>
                    <w:szCs w:val="14"/>
                    <w:lang w:eastAsia="fr-FR"/>
                  </w:rPr>
                </w:rPrChange>
              </w:rPr>
            </w:pPr>
            <w:r w:rsidRPr="009D6630">
              <w:rPr>
                <w:rStyle w:val="Code"/>
                <w:lang w:val="fr-FR"/>
                <w:rPrChange w:id="394" w:author="Julien Klein [2]" w:date="2018-11-23T14:39:00Z">
                  <w:rPr>
                    <w:color w:val="auto"/>
                    <w:sz w:val="14"/>
                    <w:szCs w:val="14"/>
                    <w:lang w:eastAsia="fr-FR"/>
                  </w:rPr>
                </w:rPrChange>
              </w:rPr>
              <w:t>+</w:t>
            </w:r>
            <w:proofErr w:type="gramStart"/>
            <w:r w:rsidRPr="009D6630">
              <w:rPr>
                <w:rStyle w:val="Code"/>
                <w:lang w:val="fr-FR"/>
                <w:rPrChange w:id="395" w:author="Julien Klein [2]" w:date="2018-11-23T14:39:00Z">
                  <w:rPr>
                    <w:color w:val="auto"/>
                    <w:sz w:val="14"/>
                    <w:szCs w:val="14"/>
                    <w:lang w:eastAsia="fr-FR"/>
                  </w:rPr>
                </w:rPrChange>
              </w:rPr>
              <w:t>CGDCONT:</w:t>
            </w:r>
            <w:proofErr w:type="gramEnd"/>
            <w:r w:rsidRPr="009D6630">
              <w:rPr>
                <w:rStyle w:val="Code"/>
                <w:lang w:val="fr-FR"/>
                <w:rPrChange w:id="396" w:author="Julien Klein [2]" w:date="2018-11-23T14:39:00Z">
                  <w:rPr>
                    <w:color w:val="auto"/>
                    <w:sz w:val="14"/>
                    <w:szCs w:val="14"/>
                    <w:lang w:eastAsia="fr-FR"/>
                  </w:rPr>
                </w:rPrChange>
              </w:rPr>
              <w:t xml:space="preserve"> 4,"IPV4V6",</w:t>
            </w:r>
            <w:r w:rsidRPr="009D6630">
              <w:rPr>
                <w:rStyle w:val="Code"/>
                <w:lang w:val="fr-FR"/>
                <w:rPrChange w:id="397" w:author="Julien Klein [2]" w:date="2018-11-23T14:39:00Z">
                  <w:rPr>
                    <w:rStyle w:val="Code"/>
                  </w:rPr>
                </w:rPrChange>
              </w:rPr>
              <w:br/>
            </w:r>
            <w:r w:rsidRPr="009D6630">
              <w:rPr>
                <w:rStyle w:val="Code"/>
                <w:lang w:val="fr-FR"/>
                <w:rPrChange w:id="398" w:author="Julien Klein [2]" w:date="2018-11-23T14:39:00Z">
                  <w:rPr>
                    <w:color w:val="auto"/>
                    <w:sz w:val="14"/>
                    <w:szCs w:val="14"/>
                    <w:lang w:eastAsia="fr-FR"/>
                  </w:rPr>
                </w:rPrChange>
              </w:rPr>
              <w:t>"VZWAPP",,0,0,0,0,0,,0,,,,,</w:t>
            </w:r>
          </w:p>
          <w:p w14:paraId="50027F36" w14:textId="7632EBC0" w:rsidR="00AC7D7C" w:rsidRPr="009D6630" w:rsidRDefault="00AC7D7C" w:rsidP="001A09D6">
            <w:pPr>
              <w:pStyle w:val="TableBody"/>
              <w:rPr>
                <w:rStyle w:val="Code"/>
                <w:lang w:val="fr-FR"/>
                <w:rPrChange w:id="399" w:author="Julien Klein [2]" w:date="2018-11-23T14:39:00Z">
                  <w:rPr>
                    <w:color w:val="auto"/>
                    <w:sz w:val="14"/>
                    <w:szCs w:val="14"/>
                    <w:lang w:eastAsia="fr-FR"/>
                  </w:rPr>
                </w:rPrChange>
              </w:rPr>
            </w:pPr>
            <w:r w:rsidRPr="009D6630">
              <w:rPr>
                <w:rStyle w:val="Code"/>
                <w:lang w:val="fr-FR"/>
                <w:rPrChange w:id="400" w:author="Julien Klein [2]" w:date="2018-11-23T14:39:00Z">
                  <w:rPr>
                    <w:color w:val="auto"/>
                    <w:sz w:val="14"/>
                    <w:szCs w:val="14"/>
                    <w:lang w:eastAsia="fr-FR"/>
                  </w:rPr>
                </w:rPrChange>
              </w:rPr>
              <w:t>+</w:t>
            </w:r>
            <w:proofErr w:type="gramStart"/>
            <w:r w:rsidRPr="009D6630">
              <w:rPr>
                <w:rStyle w:val="Code"/>
                <w:lang w:val="fr-FR"/>
                <w:rPrChange w:id="401" w:author="Julien Klein [2]" w:date="2018-11-23T14:39:00Z">
                  <w:rPr>
                    <w:color w:val="auto"/>
                    <w:sz w:val="14"/>
                    <w:szCs w:val="14"/>
                    <w:lang w:eastAsia="fr-FR"/>
                  </w:rPr>
                </w:rPrChange>
              </w:rPr>
              <w:t>CGDCONT:</w:t>
            </w:r>
            <w:proofErr w:type="gramEnd"/>
            <w:r w:rsidRPr="009D6630">
              <w:rPr>
                <w:rStyle w:val="Code"/>
                <w:lang w:val="fr-FR"/>
                <w:rPrChange w:id="402" w:author="Julien Klein [2]" w:date="2018-11-23T14:39:00Z">
                  <w:rPr>
                    <w:color w:val="auto"/>
                    <w:sz w:val="14"/>
                    <w:szCs w:val="14"/>
                    <w:lang w:eastAsia="fr-FR"/>
                  </w:rPr>
                </w:rPrChange>
              </w:rPr>
              <w:t xml:space="preserve"> 6,"IPV4V6",</w:t>
            </w:r>
            <w:r w:rsidRPr="009D6630">
              <w:rPr>
                <w:rStyle w:val="Code"/>
                <w:lang w:val="fr-FR"/>
                <w:rPrChange w:id="403" w:author="Julien Klein [2]" w:date="2018-11-23T14:39:00Z">
                  <w:rPr>
                    <w:rStyle w:val="Code"/>
                  </w:rPr>
                </w:rPrChange>
              </w:rPr>
              <w:br/>
            </w:r>
            <w:r w:rsidRPr="009D6630">
              <w:rPr>
                <w:rStyle w:val="Code"/>
                <w:lang w:val="fr-FR"/>
                <w:rPrChange w:id="404" w:author="Julien Klein [2]" w:date="2018-11-23T14:39:00Z">
                  <w:rPr>
                    <w:color w:val="auto"/>
                    <w:sz w:val="14"/>
                    <w:szCs w:val="14"/>
                    <w:lang w:eastAsia="fr-FR"/>
                  </w:rPr>
                </w:rPrChange>
              </w:rPr>
              <w:t>"VZWCLASS6",,0,0,0,0,0,,0,,,,,</w:t>
            </w:r>
          </w:p>
          <w:p w14:paraId="0AD71AAE" w14:textId="792C81BB" w:rsidR="00AC7D7C" w:rsidRPr="009D6630" w:rsidRDefault="00AC7D7C" w:rsidP="001A09D6">
            <w:pPr>
              <w:pStyle w:val="TableBody"/>
              <w:rPr>
                <w:rStyle w:val="Code"/>
                <w:lang w:val="fr-FR"/>
                <w:rPrChange w:id="405" w:author="Julien Klein [2]" w:date="2018-11-23T14:39:00Z">
                  <w:rPr>
                    <w:color w:val="auto"/>
                    <w:sz w:val="14"/>
                    <w:szCs w:val="14"/>
                    <w:lang w:val="fr-FR" w:eastAsia="fr-FR"/>
                  </w:rPr>
                </w:rPrChange>
              </w:rPr>
            </w:pPr>
            <w:r w:rsidRPr="009D6630">
              <w:rPr>
                <w:rStyle w:val="Code"/>
                <w:lang w:val="fr-FR"/>
                <w:rPrChange w:id="406" w:author="Julien Klein [2]" w:date="2018-11-23T14:39:00Z">
                  <w:rPr>
                    <w:rFonts w:ascii="Helvetica" w:hAnsi="Helvetica" w:cs="Times New Roman"/>
                    <w:color w:val="auto"/>
                    <w:sz w:val="14"/>
                    <w:szCs w:val="14"/>
                    <w:lang w:val="fr-FR" w:eastAsia="fr-FR"/>
                  </w:rPr>
                </w:rPrChange>
              </w:rPr>
              <w:t>+</w:t>
            </w:r>
            <w:proofErr w:type="gramStart"/>
            <w:r w:rsidRPr="009D6630">
              <w:rPr>
                <w:rStyle w:val="Code"/>
                <w:lang w:val="fr-FR"/>
                <w:rPrChange w:id="407" w:author="Julien Klein [2]" w:date="2018-11-23T14:39:00Z">
                  <w:rPr>
                    <w:rFonts w:ascii="Helvetica" w:hAnsi="Helvetica" w:cs="Times New Roman"/>
                    <w:color w:val="auto"/>
                    <w:sz w:val="14"/>
                    <w:szCs w:val="14"/>
                    <w:lang w:val="fr-FR" w:eastAsia="fr-FR"/>
                  </w:rPr>
                </w:rPrChange>
              </w:rPr>
              <w:t>CGDCONT:</w:t>
            </w:r>
            <w:proofErr w:type="gramEnd"/>
            <w:r w:rsidRPr="009D6630">
              <w:rPr>
                <w:rStyle w:val="Code"/>
                <w:lang w:val="fr-FR"/>
                <w:rPrChange w:id="408" w:author="Julien Klein [2]" w:date="2018-11-23T14:39:00Z">
                  <w:rPr>
                    <w:rFonts w:ascii="Helvetica" w:hAnsi="Helvetica" w:cs="Times New Roman"/>
                    <w:color w:val="auto"/>
                    <w:sz w:val="14"/>
                    <w:szCs w:val="14"/>
                    <w:lang w:val="fr-FR" w:eastAsia="fr-FR"/>
                  </w:rPr>
                </w:rPrChange>
              </w:rPr>
              <w:t xml:space="preserve"> 7,"IPV4V6",</w:t>
            </w:r>
            <w:r w:rsidRPr="008F10EA">
              <w:rPr>
                <w:rStyle w:val="Code"/>
                <w:lang w:val="fr-FR"/>
                <w:rPrChange w:id="409" w:author="Julien Klein" w:date="2018-09-28T16:02:00Z">
                  <w:rPr>
                    <w:rStyle w:val="Code"/>
                    <w:lang w:eastAsia="en-US"/>
                  </w:rPr>
                </w:rPrChange>
              </w:rPr>
              <w:br/>
            </w:r>
            <w:r w:rsidRPr="009D6630">
              <w:rPr>
                <w:rStyle w:val="Code"/>
                <w:lang w:val="fr-FR"/>
                <w:rPrChange w:id="410" w:author="Julien Klein [2]" w:date="2018-11-23T14:39:00Z">
                  <w:rPr>
                    <w:rFonts w:ascii="Helvetica" w:hAnsi="Helvetica" w:cs="Times New Roman"/>
                    <w:color w:val="auto"/>
                    <w:sz w:val="14"/>
                    <w:szCs w:val="14"/>
                    <w:lang w:val="fr-FR" w:eastAsia="fr-FR"/>
                  </w:rPr>
                </w:rPrChange>
              </w:rPr>
              <w:t>"VZWIOTTS",,0,0,0,0,0,,0,,,,,</w:t>
            </w:r>
          </w:p>
          <w:p w14:paraId="2365E6E1" w14:textId="6F306280" w:rsidR="00AC7D7C" w:rsidRPr="001A09D6" w:rsidRDefault="00AC7D7C" w:rsidP="001A09D6">
            <w:pPr>
              <w:pStyle w:val="TableBody"/>
              <w:rPr>
                <w:rStyle w:val="Code"/>
              </w:rPr>
            </w:pPr>
            <w:r w:rsidRPr="001A09D6">
              <w:rPr>
                <w:rStyle w:val="Code"/>
              </w:rPr>
              <w:t>OK</w:t>
            </w:r>
          </w:p>
        </w:tc>
        <w:tc>
          <w:tcPr>
            <w:tcW w:w="790" w:type="pct"/>
            <w:tcPrChange w:id="411" w:author="Julien Klein" w:date="2018-09-28T16:20:00Z">
              <w:tcPr>
                <w:tcW w:w="938" w:type="pct"/>
                <w:gridSpan w:val="2"/>
              </w:tcPr>
            </w:tcPrChange>
          </w:tcPr>
          <w:p w14:paraId="4DEFDA67" w14:textId="0E8BAA5D" w:rsidR="00AC7D7C" w:rsidRPr="001A09D6" w:rsidRDefault="00AC7D7C" w:rsidP="001A20FD">
            <w:pPr>
              <w:pStyle w:val="TableBody"/>
              <w:rPr>
                <w:rStyle w:val="Code"/>
              </w:rPr>
            </w:pPr>
            <w:r w:rsidRPr="001A09D6">
              <w:rPr>
                <w:rStyle w:val="Code"/>
              </w:rPr>
              <w:t>AT+CGDCONT?</w:t>
            </w:r>
          </w:p>
          <w:p w14:paraId="7D0BEAA0" w14:textId="19C5AECA" w:rsidR="00AC7D7C" w:rsidRPr="001A09D6" w:rsidRDefault="00AC7D7C" w:rsidP="001A09D6">
            <w:pPr>
              <w:pStyle w:val="TableBody"/>
              <w:rPr>
                <w:rStyle w:val="Code"/>
              </w:rPr>
            </w:pPr>
            <w:r w:rsidRPr="001A09D6">
              <w:rPr>
                <w:rStyle w:val="Code"/>
              </w:rPr>
              <w:t>+CGDCONT: 1,"IPV4V6",</w:t>
            </w:r>
            <w:r>
              <w:rPr>
                <w:rStyle w:val="Code"/>
              </w:rPr>
              <w:br/>
            </w:r>
            <w:r w:rsidRPr="001A09D6">
              <w:rPr>
                <w:rStyle w:val="Code"/>
              </w:rPr>
              <w:t>"broadband</w:t>
            </w:r>
            <w:proofErr w:type="gramStart"/>
            <w:r w:rsidRPr="001A09D6">
              <w:rPr>
                <w:rStyle w:val="Code"/>
              </w:rPr>
              <w:t>",,</w:t>
            </w:r>
            <w:proofErr w:type="gramEnd"/>
            <w:r w:rsidRPr="001A09D6">
              <w:rPr>
                <w:rStyle w:val="Code"/>
              </w:rPr>
              <w:t>0,0,0,0,0,,0,,,,,</w:t>
            </w:r>
          </w:p>
          <w:p w14:paraId="03D81ED1" w14:textId="7868B892" w:rsidR="00AC7D7C" w:rsidRPr="001A09D6" w:rsidRDefault="00AC7D7C" w:rsidP="001A09D6">
            <w:pPr>
              <w:pStyle w:val="TableBody"/>
              <w:rPr>
                <w:rStyle w:val="Code"/>
              </w:rPr>
            </w:pPr>
            <w:r w:rsidRPr="001A09D6">
              <w:rPr>
                <w:rStyle w:val="Code"/>
              </w:rPr>
              <w:t>+CGDCONT: 2,"IPV4V6",</w:t>
            </w:r>
            <w:r>
              <w:rPr>
                <w:rStyle w:val="Code"/>
              </w:rPr>
              <w:br/>
            </w:r>
            <w:r w:rsidRPr="001A09D6">
              <w:rPr>
                <w:rStyle w:val="Code"/>
              </w:rPr>
              <w:t>"attm2mglobal</w:t>
            </w:r>
            <w:proofErr w:type="gramStart"/>
            <w:r w:rsidRPr="001A09D6">
              <w:rPr>
                <w:rStyle w:val="Code"/>
              </w:rPr>
              <w:t>",,</w:t>
            </w:r>
            <w:proofErr w:type="gramEnd"/>
            <w:r w:rsidRPr="001A09D6">
              <w:rPr>
                <w:rStyle w:val="Code"/>
              </w:rPr>
              <w:t>0,0,0,0,0,,0,,,,,</w:t>
            </w:r>
          </w:p>
          <w:p w14:paraId="1522ED6D" w14:textId="77777777" w:rsidR="00AC7D7C" w:rsidRPr="001A09D6" w:rsidRDefault="00AC7D7C" w:rsidP="001A09D6">
            <w:pPr>
              <w:pStyle w:val="TableBody"/>
              <w:rPr>
                <w:rStyle w:val="Code"/>
              </w:rPr>
            </w:pPr>
            <w:r w:rsidRPr="001A09D6">
              <w:rPr>
                <w:rStyle w:val="Code"/>
              </w:rPr>
              <w:t>OK</w:t>
            </w:r>
          </w:p>
          <w:p w14:paraId="17571025" w14:textId="77777777" w:rsidR="00AC7D7C" w:rsidRPr="001A09D6" w:rsidRDefault="00AC7D7C">
            <w:pPr>
              <w:pStyle w:val="TableBody"/>
              <w:rPr>
                <w:rStyle w:val="Code"/>
              </w:rPr>
            </w:pPr>
          </w:p>
        </w:tc>
        <w:tc>
          <w:tcPr>
            <w:tcW w:w="790" w:type="pct"/>
            <w:tcPrChange w:id="412" w:author="Julien Klein" w:date="2018-09-28T16:20:00Z">
              <w:tcPr>
                <w:tcW w:w="938" w:type="pct"/>
                <w:gridSpan w:val="2"/>
              </w:tcPr>
            </w:tcPrChange>
          </w:tcPr>
          <w:p w14:paraId="6425F8D2" w14:textId="328A4F03" w:rsidR="00AC7D7C" w:rsidRPr="001A09D6" w:rsidRDefault="00AC7D7C" w:rsidP="001A20FD">
            <w:pPr>
              <w:pStyle w:val="TableBody"/>
              <w:rPr>
                <w:rStyle w:val="Code"/>
              </w:rPr>
            </w:pPr>
            <w:r w:rsidRPr="001A09D6">
              <w:rPr>
                <w:rStyle w:val="Code"/>
              </w:rPr>
              <w:t>AT+CGDCONT?</w:t>
            </w:r>
          </w:p>
          <w:p w14:paraId="294FAA2A" w14:textId="41E994A0" w:rsidR="00AC7D7C" w:rsidRPr="001A09D6" w:rsidRDefault="00AC7D7C" w:rsidP="001A09D6">
            <w:pPr>
              <w:pStyle w:val="TableBody"/>
              <w:rPr>
                <w:rStyle w:val="Code"/>
              </w:rPr>
            </w:pPr>
            <w:r w:rsidRPr="001A09D6">
              <w:rPr>
                <w:rStyle w:val="Code"/>
              </w:rPr>
              <w:t>+CGDCONT: 1,"IPV4V6</w:t>
            </w:r>
            <w:proofErr w:type="gramStart"/>
            <w:r w:rsidRPr="001A09D6">
              <w:rPr>
                <w:rStyle w:val="Code"/>
              </w:rPr>
              <w:t>",,,</w:t>
            </w:r>
            <w:proofErr w:type="gramEnd"/>
            <w:r w:rsidRPr="001A09D6">
              <w:rPr>
                <w:rStyle w:val="Code"/>
              </w:rPr>
              <w:t>0,0,0,0,0,,0,,,,,</w:t>
            </w:r>
          </w:p>
          <w:p w14:paraId="02131D15" w14:textId="703FE11A" w:rsidR="00AC7D7C" w:rsidRPr="001A09D6" w:rsidRDefault="00AC7D7C">
            <w:pPr>
              <w:pStyle w:val="TableBody"/>
              <w:rPr>
                <w:rStyle w:val="Code"/>
              </w:rPr>
            </w:pPr>
            <w:r w:rsidRPr="001A09D6">
              <w:rPr>
                <w:rStyle w:val="Code"/>
              </w:rPr>
              <w:t>OK</w:t>
            </w:r>
          </w:p>
        </w:tc>
        <w:tc>
          <w:tcPr>
            <w:tcW w:w="789" w:type="pct"/>
            <w:tcPrChange w:id="413" w:author="Julien Klein" w:date="2018-09-28T16:20:00Z">
              <w:tcPr>
                <w:tcW w:w="1" w:type="pct"/>
              </w:tcPr>
            </w:tcPrChange>
          </w:tcPr>
          <w:p w14:paraId="3870721D" w14:textId="58B3321D" w:rsidR="00CC4015" w:rsidRPr="00CC4015" w:rsidRDefault="0061152B" w:rsidP="00CC4015">
            <w:pPr>
              <w:pStyle w:val="TableBody"/>
              <w:rPr>
                <w:ins w:id="414" w:author="Julien Klein" w:date="2018-09-28T16:41:00Z"/>
                <w:rStyle w:val="Code"/>
              </w:rPr>
            </w:pPr>
            <w:ins w:id="415" w:author="Julien Klein" w:date="2018-09-28T16:42:00Z">
              <w:r w:rsidRPr="00F87B77">
                <w:rPr>
                  <w:rStyle w:val="Code"/>
                </w:rPr>
                <w:t>AT+CGDCONT</w:t>
              </w:r>
            </w:ins>
            <w:ins w:id="416" w:author="Julien Klein" w:date="2018-09-28T16:41:00Z">
              <w:r w:rsidR="00CC4015" w:rsidRPr="00CC4015">
                <w:rPr>
                  <w:rStyle w:val="Code"/>
                </w:rPr>
                <w:t>?</w:t>
              </w:r>
            </w:ins>
          </w:p>
          <w:p w14:paraId="5100C3C4" w14:textId="6C3DC9CD" w:rsidR="00CC4015" w:rsidRPr="00CC4015" w:rsidRDefault="00CC4015" w:rsidP="00CC4015">
            <w:pPr>
              <w:pStyle w:val="TableBody"/>
              <w:rPr>
                <w:ins w:id="417" w:author="Julien Klein" w:date="2018-09-28T16:41:00Z"/>
                <w:rStyle w:val="Code"/>
              </w:rPr>
            </w:pPr>
            <w:ins w:id="418" w:author="Julien Klein" w:date="2018-09-28T16:41:00Z">
              <w:r w:rsidRPr="00CC4015">
                <w:rPr>
                  <w:rStyle w:val="Code"/>
                </w:rPr>
                <w:t>+CGDCONT: 1,"IPV4V6","</w:t>
              </w:r>
              <w:proofErr w:type="gramStart"/>
              <w:r w:rsidRPr="00CC4015">
                <w:rPr>
                  <w:rStyle w:val="Code"/>
                </w:rPr>
                <w:t>telstra.i</w:t>
              </w:r>
              <w:proofErr w:type="gramEnd"/>
              <w:del w:id="419" w:author="Julien Klein [2]" w:date="2018-11-23T10:00:00Z">
                <w:r w:rsidRPr="00CC4015" w:rsidDel="00A04992">
                  <w:rPr>
                    <w:rStyle w:val="Code"/>
                  </w:rPr>
                  <w:delText>nternet</w:delText>
                </w:r>
              </w:del>
            </w:ins>
            <w:ins w:id="420" w:author="Julien Klein [2]" w:date="2018-11-23T10:00:00Z">
              <w:r w:rsidR="00A04992">
                <w:rPr>
                  <w:rStyle w:val="Code"/>
                </w:rPr>
                <w:t>ot</w:t>
              </w:r>
            </w:ins>
            <w:ins w:id="421" w:author="Julien Klein" w:date="2018-09-28T16:41:00Z">
              <w:r w:rsidRPr="00CC4015">
                <w:rPr>
                  <w:rStyle w:val="Code"/>
                </w:rPr>
                <w:t>",,0,0,0,0,0,,0,,,,,</w:t>
              </w:r>
            </w:ins>
          </w:p>
          <w:p w14:paraId="3E3D4880" w14:textId="6448C938" w:rsidR="00AC7D7C" w:rsidRPr="00341756" w:rsidRDefault="00CC4015" w:rsidP="00CC4015">
            <w:pPr>
              <w:pStyle w:val="TableBody"/>
              <w:rPr>
                <w:rStyle w:val="Code"/>
              </w:rPr>
            </w:pPr>
            <w:ins w:id="422" w:author="Julien Klein" w:date="2018-09-28T16:41:00Z">
              <w:r w:rsidRPr="00CC4015">
                <w:rPr>
                  <w:rStyle w:val="Code"/>
                </w:rPr>
                <w:t>OK</w:t>
              </w:r>
            </w:ins>
          </w:p>
        </w:tc>
      </w:tr>
      <w:tr w:rsidR="00AC7D7C" w:rsidRPr="001A20FD" w14:paraId="0DB97EF5" w14:textId="13EA445B" w:rsidTr="00AC7D7C">
        <w:tc>
          <w:tcPr>
            <w:tcW w:w="1050" w:type="pct"/>
            <w:tcPrChange w:id="423" w:author="Julien Klein" w:date="2018-09-28T16:20:00Z">
              <w:tcPr>
                <w:tcW w:w="1247" w:type="pct"/>
                <w:gridSpan w:val="2"/>
              </w:tcPr>
            </w:tcPrChange>
          </w:tcPr>
          <w:p w14:paraId="608254BA" w14:textId="1FE5422D" w:rsidR="00AC7D7C" w:rsidRPr="001A20FD" w:rsidRDefault="00AC7D7C">
            <w:pPr>
              <w:pStyle w:val="TableBody"/>
            </w:pPr>
            <w:r w:rsidRPr="001A20FD">
              <w:t>Default PDN</w:t>
            </w:r>
            <w:r w:rsidRPr="001A09D6">
              <w:rPr>
                <w:vertAlign w:val="superscript"/>
              </w:rPr>
              <w:t>4</w:t>
            </w:r>
          </w:p>
        </w:tc>
        <w:tc>
          <w:tcPr>
            <w:tcW w:w="790" w:type="pct"/>
            <w:tcPrChange w:id="424" w:author="Julien Klein" w:date="2018-09-28T16:20:00Z">
              <w:tcPr>
                <w:tcW w:w="938" w:type="pct"/>
                <w:gridSpan w:val="2"/>
              </w:tcPr>
            </w:tcPrChange>
          </w:tcPr>
          <w:p w14:paraId="02F94EB9" w14:textId="11BFF69D" w:rsidR="00AC7D7C" w:rsidRPr="001A20FD" w:rsidRDefault="00AC7D7C">
            <w:pPr>
              <w:pStyle w:val="TableBody"/>
            </w:pPr>
            <w:r w:rsidRPr="001A20FD">
              <w:t>1</w:t>
            </w:r>
          </w:p>
        </w:tc>
        <w:tc>
          <w:tcPr>
            <w:tcW w:w="790" w:type="pct"/>
            <w:tcPrChange w:id="425" w:author="Julien Klein" w:date="2018-09-28T16:20:00Z">
              <w:tcPr>
                <w:tcW w:w="938" w:type="pct"/>
                <w:gridSpan w:val="2"/>
              </w:tcPr>
            </w:tcPrChange>
          </w:tcPr>
          <w:p w14:paraId="314DB8F1" w14:textId="0C648F60" w:rsidR="00AC7D7C" w:rsidRPr="001A20FD" w:rsidRDefault="00AC7D7C">
            <w:pPr>
              <w:pStyle w:val="TableBody"/>
            </w:pPr>
            <w:r w:rsidRPr="001A20FD">
              <w:t>3</w:t>
            </w:r>
          </w:p>
        </w:tc>
        <w:tc>
          <w:tcPr>
            <w:tcW w:w="790" w:type="pct"/>
            <w:tcPrChange w:id="426" w:author="Julien Klein" w:date="2018-09-28T16:20:00Z">
              <w:tcPr>
                <w:tcW w:w="938" w:type="pct"/>
                <w:gridSpan w:val="2"/>
              </w:tcPr>
            </w:tcPrChange>
          </w:tcPr>
          <w:p w14:paraId="0DBCD610" w14:textId="08DCFB0B" w:rsidR="00AC7D7C" w:rsidRPr="001A20FD" w:rsidRDefault="00AC7D7C">
            <w:pPr>
              <w:pStyle w:val="TableBody"/>
            </w:pPr>
            <w:r w:rsidRPr="001A20FD">
              <w:t>1</w:t>
            </w:r>
          </w:p>
        </w:tc>
        <w:tc>
          <w:tcPr>
            <w:tcW w:w="790" w:type="pct"/>
            <w:tcPrChange w:id="427" w:author="Julien Klein" w:date="2018-09-28T16:20:00Z">
              <w:tcPr>
                <w:tcW w:w="938" w:type="pct"/>
                <w:gridSpan w:val="2"/>
              </w:tcPr>
            </w:tcPrChange>
          </w:tcPr>
          <w:p w14:paraId="206CEC7F" w14:textId="20978C12" w:rsidR="00AC7D7C" w:rsidRPr="001A20FD" w:rsidRDefault="00AC7D7C">
            <w:pPr>
              <w:pStyle w:val="TableBody"/>
            </w:pPr>
            <w:r w:rsidRPr="001A20FD">
              <w:t>1</w:t>
            </w:r>
          </w:p>
        </w:tc>
        <w:tc>
          <w:tcPr>
            <w:tcW w:w="789" w:type="pct"/>
            <w:tcPrChange w:id="428" w:author="Julien Klein" w:date="2018-09-28T16:20:00Z">
              <w:tcPr>
                <w:tcW w:w="1" w:type="pct"/>
              </w:tcPr>
            </w:tcPrChange>
          </w:tcPr>
          <w:p w14:paraId="1D4D0272" w14:textId="403F3335" w:rsidR="00AC7D7C" w:rsidRPr="001A20FD" w:rsidRDefault="00A066ED">
            <w:pPr>
              <w:pStyle w:val="TableBody"/>
            </w:pPr>
            <w:ins w:id="429" w:author="Julien Klein" w:date="2018-09-28T16:21:00Z">
              <w:r>
                <w:t>1</w:t>
              </w:r>
            </w:ins>
          </w:p>
        </w:tc>
      </w:tr>
      <w:tr w:rsidR="00AC7D7C" w:rsidRPr="001A20FD" w14:paraId="044CEEA2" w14:textId="4FA2A260" w:rsidTr="00AC7D7C">
        <w:tc>
          <w:tcPr>
            <w:tcW w:w="1050" w:type="pct"/>
            <w:tcPrChange w:id="430" w:author="Julien Klein" w:date="2018-09-28T16:20:00Z">
              <w:tcPr>
                <w:tcW w:w="1247" w:type="pct"/>
                <w:gridSpan w:val="2"/>
              </w:tcPr>
            </w:tcPrChange>
          </w:tcPr>
          <w:p w14:paraId="269E5C64" w14:textId="3D9E6614" w:rsidR="00AC7D7C" w:rsidRPr="001A20FD" w:rsidRDefault="00AC7D7C">
            <w:pPr>
              <w:pStyle w:val="TableBody"/>
            </w:pPr>
            <w:r w:rsidRPr="001A20FD">
              <w:t>LWM2M</w:t>
            </w:r>
          </w:p>
        </w:tc>
        <w:tc>
          <w:tcPr>
            <w:tcW w:w="790" w:type="pct"/>
            <w:tcPrChange w:id="431" w:author="Julien Klein" w:date="2018-09-28T16:20:00Z">
              <w:tcPr>
                <w:tcW w:w="938" w:type="pct"/>
                <w:gridSpan w:val="2"/>
              </w:tcPr>
            </w:tcPrChange>
          </w:tcPr>
          <w:p w14:paraId="244B3F8C" w14:textId="3B6009BA" w:rsidR="00AC7D7C" w:rsidRPr="001A20FD" w:rsidRDefault="00AC7D7C">
            <w:pPr>
              <w:pStyle w:val="TableBody"/>
            </w:pPr>
            <w:r w:rsidRPr="001A20FD">
              <w:t>Disabled</w:t>
            </w:r>
          </w:p>
        </w:tc>
        <w:tc>
          <w:tcPr>
            <w:tcW w:w="790" w:type="pct"/>
            <w:tcPrChange w:id="432" w:author="Julien Klein" w:date="2018-09-28T16:20:00Z">
              <w:tcPr>
                <w:tcW w:w="938" w:type="pct"/>
                <w:gridSpan w:val="2"/>
              </w:tcPr>
            </w:tcPrChange>
          </w:tcPr>
          <w:p w14:paraId="75D1A1D1" w14:textId="744C4BE2" w:rsidR="00AC7D7C" w:rsidRPr="001A20FD" w:rsidRDefault="00AC7D7C">
            <w:pPr>
              <w:pStyle w:val="TableBody"/>
            </w:pPr>
            <w:del w:id="433" w:author="Julien Klein" w:date="2018-09-28T16:21:00Z">
              <w:r w:rsidRPr="001A20FD" w:rsidDel="00A066ED">
                <w:delText>Disabled</w:delText>
              </w:r>
            </w:del>
            <w:ins w:id="434" w:author="Julien Klein" w:date="2018-09-28T16:21:00Z">
              <w:r w:rsidR="00A066ED">
                <w:t>Enabled</w:t>
              </w:r>
            </w:ins>
          </w:p>
        </w:tc>
        <w:tc>
          <w:tcPr>
            <w:tcW w:w="790" w:type="pct"/>
            <w:tcPrChange w:id="435" w:author="Julien Klein" w:date="2018-09-28T16:20:00Z">
              <w:tcPr>
                <w:tcW w:w="938" w:type="pct"/>
                <w:gridSpan w:val="2"/>
              </w:tcPr>
            </w:tcPrChange>
          </w:tcPr>
          <w:p w14:paraId="0639C577" w14:textId="7390F5AA" w:rsidR="00AC7D7C" w:rsidRPr="001A20FD" w:rsidRDefault="00AC7D7C">
            <w:pPr>
              <w:pStyle w:val="TableBody"/>
            </w:pPr>
            <w:del w:id="436" w:author="Julien Klein" w:date="2018-09-28T16:21:00Z">
              <w:r w:rsidRPr="001A20FD" w:rsidDel="00A066ED">
                <w:delText>Disabled</w:delText>
              </w:r>
            </w:del>
            <w:ins w:id="437" w:author="Julien Klein" w:date="2018-09-28T16:21:00Z">
              <w:r w:rsidR="00A066ED">
                <w:t>Enabled</w:t>
              </w:r>
            </w:ins>
          </w:p>
        </w:tc>
        <w:tc>
          <w:tcPr>
            <w:tcW w:w="790" w:type="pct"/>
            <w:tcPrChange w:id="438" w:author="Julien Klein" w:date="2018-09-28T16:20:00Z">
              <w:tcPr>
                <w:tcW w:w="938" w:type="pct"/>
                <w:gridSpan w:val="2"/>
              </w:tcPr>
            </w:tcPrChange>
          </w:tcPr>
          <w:p w14:paraId="7159277E" w14:textId="7B5710B2" w:rsidR="00AC7D7C" w:rsidRPr="001A20FD" w:rsidRDefault="00AC7D7C">
            <w:pPr>
              <w:pStyle w:val="TableBody"/>
            </w:pPr>
            <w:del w:id="439" w:author="Julien Klein" w:date="2018-09-28T16:21:00Z">
              <w:r w:rsidRPr="001A20FD" w:rsidDel="00A066ED">
                <w:delText>Disabled</w:delText>
              </w:r>
            </w:del>
            <w:ins w:id="440" w:author="Julien Klein" w:date="2018-09-28T16:21:00Z">
              <w:r w:rsidR="00A066ED">
                <w:t>Enabled</w:t>
              </w:r>
            </w:ins>
          </w:p>
        </w:tc>
        <w:tc>
          <w:tcPr>
            <w:tcW w:w="789" w:type="pct"/>
            <w:tcPrChange w:id="441" w:author="Julien Klein" w:date="2018-09-28T16:20:00Z">
              <w:tcPr>
                <w:tcW w:w="1" w:type="pct"/>
              </w:tcPr>
            </w:tcPrChange>
          </w:tcPr>
          <w:p w14:paraId="2D3C2BB2" w14:textId="1FC364BE" w:rsidR="00AC7D7C" w:rsidRPr="001A20FD" w:rsidRDefault="00A066ED">
            <w:pPr>
              <w:pStyle w:val="TableBody"/>
            </w:pPr>
            <w:ins w:id="442" w:author="Julien Klein" w:date="2018-09-28T16:21:00Z">
              <w:r w:rsidRPr="001A20FD">
                <w:t>Disabled</w:t>
              </w:r>
            </w:ins>
          </w:p>
        </w:tc>
      </w:tr>
      <w:tr w:rsidR="009864B4" w:rsidRPr="001A20FD" w14:paraId="4354EDAD" w14:textId="12655E07" w:rsidTr="00AC7D7C">
        <w:tc>
          <w:tcPr>
            <w:tcW w:w="1050" w:type="pct"/>
            <w:tcPrChange w:id="443" w:author="Julien Klein" w:date="2018-09-28T16:20:00Z">
              <w:tcPr>
                <w:tcW w:w="1247" w:type="pct"/>
                <w:gridSpan w:val="2"/>
              </w:tcPr>
            </w:tcPrChange>
          </w:tcPr>
          <w:p w14:paraId="738DB758" w14:textId="52626661" w:rsidR="009864B4" w:rsidRPr="001A20FD" w:rsidRDefault="009864B4" w:rsidP="009864B4">
            <w:pPr>
              <w:pStyle w:val="TableBody"/>
            </w:pPr>
            <w:r w:rsidRPr="001A20FD">
              <w:t>LWM2M configuration</w:t>
            </w:r>
            <w:r w:rsidRPr="001A09D6">
              <w:rPr>
                <w:vertAlign w:val="superscript"/>
              </w:rPr>
              <w:t>5</w:t>
            </w:r>
          </w:p>
        </w:tc>
        <w:tc>
          <w:tcPr>
            <w:tcW w:w="790" w:type="pct"/>
            <w:tcPrChange w:id="444" w:author="Julien Klein" w:date="2018-09-28T16:20:00Z">
              <w:tcPr>
                <w:tcW w:w="938" w:type="pct"/>
                <w:gridSpan w:val="2"/>
              </w:tcPr>
            </w:tcPrChange>
          </w:tcPr>
          <w:p w14:paraId="1EBFB344" w14:textId="197EFFD1" w:rsidR="009864B4" w:rsidRPr="001A20FD" w:rsidRDefault="009864B4" w:rsidP="009864B4">
            <w:pPr>
              <w:pStyle w:val="TableBody"/>
            </w:pPr>
            <w:r w:rsidRPr="001A20FD">
              <w:t>No configuration</w:t>
            </w:r>
          </w:p>
        </w:tc>
        <w:tc>
          <w:tcPr>
            <w:tcW w:w="790" w:type="pct"/>
            <w:tcPrChange w:id="445" w:author="Julien Klein" w:date="2018-09-28T16:20:00Z">
              <w:tcPr>
                <w:tcW w:w="938" w:type="pct"/>
                <w:gridSpan w:val="2"/>
              </w:tcPr>
            </w:tcPrChange>
          </w:tcPr>
          <w:p w14:paraId="4CEEAE82" w14:textId="77777777" w:rsidR="009864B4" w:rsidRPr="001A20FD" w:rsidRDefault="009864B4" w:rsidP="009864B4">
            <w:pPr>
              <w:pStyle w:val="TableBody"/>
            </w:pPr>
            <w:r w:rsidRPr="001A20FD">
              <w:t>Verizon bootstrap server</w:t>
            </w:r>
          </w:p>
          <w:p w14:paraId="3B4CFAC4" w14:textId="6AB01E33" w:rsidR="009864B4" w:rsidRPr="006C01FE" w:rsidRDefault="009864B4" w:rsidP="001A09D6">
            <w:pPr>
              <w:pStyle w:val="TableBody"/>
            </w:pPr>
            <w:r w:rsidRPr="00E82E29">
              <w:rPr>
                <w:rFonts w:ascii="Courier New" w:hAnsi="Courier New" w:cs="Courier New"/>
                <w:szCs w:val="20"/>
                <w:lang w:eastAsia="en-US"/>
                <w:rPrChange w:id="446" w:author="Julien Klein [2]" w:date="2018-11-23T10:08:00Z">
                  <w:rPr/>
                </w:rPrChange>
              </w:rPr>
              <w:t>coaps://boot.lwm2m.vzwdm.com:5684</w:t>
            </w:r>
          </w:p>
        </w:tc>
        <w:tc>
          <w:tcPr>
            <w:tcW w:w="790" w:type="pct"/>
            <w:tcPrChange w:id="447" w:author="Julien Klein" w:date="2018-09-28T16:20:00Z">
              <w:tcPr>
                <w:tcW w:w="938" w:type="pct"/>
                <w:gridSpan w:val="2"/>
              </w:tcPr>
            </w:tcPrChange>
          </w:tcPr>
          <w:p w14:paraId="16ECB190" w14:textId="77777777" w:rsidR="009864B4" w:rsidRPr="001A20FD" w:rsidRDefault="009864B4" w:rsidP="009864B4">
            <w:pPr>
              <w:pStyle w:val="TableBody"/>
            </w:pPr>
            <w:r w:rsidRPr="001A20FD">
              <w:t>ATT bootstrap server</w:t>
            </w:r>
          </w:p>
          <w:p w14:paraId="133CFA7C" w14:textId="5F1E2A2B" w:rsidR="009864B4" w:rsidRPr="006C01FE" w:rsidRDefault="009864B4" w:rsidP="001A09D6">
            <w:pPr>
              <w:pStyle w:val="TableBody"/>
            </w:pPr>
            <w:r w:rsidRPr="00E82E29">
              <w:rPr>
                <w:rFonts w:ascii="Courier New" w:hAnsi="Courier New" w:cs="Courier New"/>
                <w:szCs w:val="20"/>
                <w:lang w:eastAsia="en-US"/>
                <w:rPrChange w:id="448" w:author="Julien Klein [2]" w:date="2018-11-23T10:08:00Z">
                  <w:rPr/>
                </w:rPrChange>
              </w:rPr>
              <w:t>coaps://lwprod.iot.attcompute.com:5684</w:t>
            </w:r>
          </w:p>
        </w:tc>
        <w:tc>
          <w:tcPr>
            <w:tcW w:w="790" w:type="pct"/>
            <w:tcPrChange w:id="449" w:author="Julien Klein" w:date="2018-09-28T16:20:00Z">
              <w:tcPr>
                <w:tcW w:w="938" w:type="pct"/>
                <w:gridSpan w:val="2"/>
              </w:tcPr>
            </w:tcPrChange>
          </w:tcPr>
          <w:p w14:paraId="5566B433" w14:textId="77777777" w:rsidR="009864B4" w:rsidRDefault="009864B4" w:rsidP="009864B4">
            <w:pPr>
              <w:pStyle w:val="TableBody"/>
              <w:rPr>
                <w:ins w:id="450" w:author="Julien Klein [2]" w:date="2018-10-31T16:26:00Z"/>
              </w:rPr>
            </w:pPr>
            <w:ins w:id="451" w:author="Julien Klein [2]" w:date="2018-10-31T16:26:00Z">
              <w:r>
                <w:t xml:space="preserve">Softbank </w:t>
              </w:r>
            </w:ins>
          </w:p>
          <w:p w14:paraId="601BF12A" w14:textId="77777777" w:rsidR="009864B4" w:rsidRDefault="009864B4" w:rsidP="009864B4">
            <w:pPr>
              <w:pStyle w:val="TableBody"/>
              <w:rPr>
                <w:ins w:id="452" w:author="Julien Klein [2]" w:date="2018-10-31T16:26:00Z"/>
              </w:rPr>
            </w:pPr>
            <w:ins w:id="453" w:author="Julien Klein [2]" w:date="2018-10-31T16:26:00Z">
              <w:r>
                <w:t>bootstrap server</w:t>
              </w:r>
            </w:ins>
          </w:p>
          <w:p w14:paraId="25623340" w14:textId="2AFFB851" w:rsidR="009864B4" w:rsidRPr="001A20FD" w:rsidRDefault="009864B4" w:rsidP="009864B4">
            <w:pPr>
              <w:pStyle w:val="TableBody"/>
            </w:pPr>
            <w:ins w:id="454" w:author="Julien Klein [2]" w:date="2018-10-31T16:26:00Z">
              <w:r w:rsidRPr="00E82E29">
                <w:rPr>
                  <w:rFonts w:ascii="Courier New" w:hAnsi="Courier New" w:cs="Courier New"/>
                  <w:szCs w:val="20"/>
                  <w:lang w:eastAsia="en-US"/>
                  <w:rPrChange w:id="455" w:author="Julien Klein [2]" w:date="2018-11-23T10:07:00Z">
                    <w:rPr/>
                  </w:rPrChange>
                </w:rPr>
                <w:t>coaps://</w:t>
              </w:r>
              <w:r w:rsidRPr="003161EA">
                <w:rPr>
                  <w:rFonts w:ascii="Courier New" w:hAnsi="Courier New" w:cs="Courier New"/>
                  <w:szCs w:val="20"/>
                  <w:lang w:eastAsia="en-US"/>
                </w:rPr>
                <w:t>lab2-device.iotpf.mb.softbank.jp</w:t>
              </w:r>
              <w:r w:rsidRPr="00E82E29">
                <w:rPr>
                  <w:rFonts w:ascii="Courier New" w:hAnsi="Courier New" w:cs="Courier New"/>
                  <w:szCs w:val="20"/>
                  <w:lang w:eastAsia="en-US"/>
                  <w:rPrChange w:id="456" w:author="Julien Klein [2]" w:date="2018-11-23T10:07:00Z">
                    <w:rPr/>
                  </w:rPrChange>
                </w:rPr>
                <w:t>:5884</w:t>
              </w:r>
            </w:ins>
            <w:del w:id="457" w:author="Julien Klein [2]" w:date="2018-10-31T16:26:00Z">
              <w:r w:rsidRPr="001A20FD" w:rsidDel="004F36C3">
                <w:delText>No configuration</w:delText>
              </w:r>
            </w:del>
          </w:p>
        </w:tc>
        <w:tc>
          <w:tcPr>
            <w:tcW w:w="789" w:type="pct"/>
            <w:tcPrChange w:id="458" w:author="Julien Klein" w:date="2018-09-28T16:20:00Z">
              <w:tcPr>
                <w:tcW w:w="1" w:type="pct"/>
              </w:tcPr>
            </w:tcPrChange>
          </w:tcPr>
          <w:p w14:paraId="7E301F79" w14:textId="71402DF2" w:rsidR="009864B4" w:rsidDel="009864B4" w:rsidRDefault="009864B4">
            <w:pPr>
              <w:pStyle w:val="TableBody"/>
              <w:rPr>
                <w:ins w:id="459" w:author="Julien Klein" w:date="2018-09-28T16:25:00Z"/>
                <w:del w:id="460" w:author="Julien Klein [2]" w:date="2018-10-31T16:26:00Z"/>
              </w:rPr>
            </w:pPr>
            <w:ins w:id="461" w:author="Julien Klein [2]" w:date="2018-10-31T16:26:00Z">
              <w:r w:rsidRPr="00E2768D">
                <w:t>No configuration</w:t>
              </w:r>
            </w:ins>
            <w:ins w:id="462" w:author="Julien Klein" w:date="2018-09-28T16:25:00Z">
              <w:del w:id="463" w:author="Julien Klein [2]" w:date="2018-10-31T16:26:00Z">
                <w:r w:rsidDel="009864B4">
                  <w:delText xml:space="preserve">Softbank </w:delText>
                </w:r>
              </w:del>
            </w:ins>
          </w:p>
          <w:p w14:paraId="4F141356" w14:textId="2CA1948A" w:rsidR="009864B4" w:rsidDel="009864B4" w:rsidRDefault="009864B4" w:rsidP="009864B4">
            <w:pPr>
              <w:pStyle w:val="TableBody"/>
              <w:rPr>
                <w:ins w:id="464" w:author="Julien Klein" w:date="2018-09-28T16:25:00Z"/>
                <w:del w:id="465" w:author="Julien Klein [2]" w:date="2018-10-31T16:26:00Z"/>
              </w:rPr>
            </w:pPr>
            <w:ins w:id="466" w:author="Julien Klein" w:date="2018-09-28T16:25:00Z">
              <w:del w:id="467" w:author="Julien Klein [2]" w:date="2018-10-31T16:26:00Z">
                <w:r w:rsidDel="009864B4">
                  <w:delText>bootstrap server</w:delText>
                </w:r>
              </w:del>
            </w:ins>
          </w:p>
          <w:p w14:paraId="55D4EA4A" w14:textId="0AA30AC7" w:rsidR="009864B4" w:rsidRPr="00E130F5" w:rsidRDefault="009864B4">
            <w:pPr>
              <w:pStyle w:val="HTMLPreformatted"/>
              <w:pPrChange w:id="468" w:author="Julien Klein" w:date="2018-09-28T16:26:00Z">
                <w:pPr>
                  <w:pStyle w:val="TableBody"/>
                </w:pPr>
              </w:pPrChange>
            </w:pPr>
            <w:ins w:id="469" w:author="Julien Klein" w:date="2018-09-28T16:25:00Z">
              <w:del w:id="470" w:author="Julien Klein [2]" w:date="2018-10-31T16:26:00Z">
                <w:r w:rsidRPr="00E130F5" w:rsidDel="009864B4">
                  <w:rPr>
                    <w:rFonts w:ascii="Arial" w:hAnsi="Arial" w:cs="Arial"/>
                    <w:szCs w:val="24"/>
                    <w:lang w:eastAsia="ja-JP"/>
                  </w:rPr>
                  <w:delText>coaps://</w:delText>
                </w:r>
              </w:del>
            </w:ins>
            <w:ins w:id="471" w:author="Julien Klein" w:date="2018-10-09T10:05:00Z">
              <w:del w:id="472" w:author="Julien Klein [2]" w:date="2018-10-31T16:26:00Z">
                <w:r w:rsidRPr="003310A5" w:rsidDel="009864B4">
                  <w:rPr>
                    <w:rPrChange w:id="473" w:author="Julien Klein" w:date="2018-10-09T10:05:00Z">
                      <w:rPr>
                        <w:rStyle w:val="Hyperlink"/>
                      </w:rPr>
                    </w:rPrChange>
                  </w:rPr>
                  <w:delText>lab2-device.iotpf.mb.softbank.jp</w:delText>
                </w:r>
              </w:del>
            </w:ins>
            <w:ins w:id="474" w:author="Julien Klein" w:date="2018-09-28T16:25:00Z">
              <w:del w:id="475" w:author="Julien Klein [2]" w:date="2018-10-31T16:26:00Z">
                <w:r w:rsidRPr="00E130F5" w:rsidDel="009864B4">
                  <w:rPr>
                    <w:rFonts w:ascii="Arial" w:hAnsi="Arial" w:cs="Arial"/>
                    <w:szCs w:val="24"/>
                    <w:lang w:eastAsia="ja-JP"/>
                  </w:rPr>
                  <w:delText>:5884</w:delText>
                </w:r>
              </w:del>
            </w:ins>
          </w:p>
        </w:tc>
      </w:tr>
      <w:tr w:rsidR="009864B4" w:rsidRPr="001A20FD" w14:paraId="775B0C92" w14:textId="65267D41" w:rsidTr="00AC7D7C">
        <w:tc>
          <w:tcPr>
            <w:tcW w:w="1050" w:type="pct"/>
            <w:tcPrChange w:id="476" w:author="Julien Klein" w:date="2018-09-28T16:20:00Z">
              <w:tcPr>
                <w:tcW w:w="1247" w:type="pct"/>
                <w:gridSpan w:val="2"/>
              </w:tcPr>
            </w:tcPrChange>
          </w:tcPr>
          <w:p w14:paraId="2C609D06" w14:textId="20A12757" w:rsidR="009864B4" w:rsidRPr="001A20FD" w:rsidRDefault="009864B4" w:rsidP="009864B4">
            <w:pPr>
              <w:pStyle w:val="TableBody"/>
            </w:pPr>
            <w:r w:rsidRPr="001A20FD">
              <w:t>PSM</w:t>
            </w:r>
            <w:ins w:id="477" w:author="Julien Klein [2]" w:date="2018-11-23T10:18:00Z">
              <w:r w:rsidR="00B4516E">
                <w:t xml:space="preserve"> Enabling</w:t>
              </w:r>
            </w:ins>
          </w:p>
        </w:tc>
        <w:tc>
          <w:tcPr>
            <w:tcW w:w="790" w:type="pct"/>
            <w:tcPrChange w:id="478" w:author="Julien Klein" w:date="2018-09-28T16:20:00Z">
              <w:tcPr>
                <w:tcW w:w="938" w:type="pct"/>
                <w:gridSpan w:val="2"/>
              </w:tcPr>
            </w:tcPrChange>
          </w:tcPr>
          <w:p w14:paraId="1174BBFC" w14:textId="55C735CB" w:rsidR="009864B4" w:rsidRPr="001A20FD" w:rsidRDefault="009864B4" w:rsidP="009864B4">
            <w:pPr>
              <w:pStyle w:val="TableBody"/>
            </w:pPr>
            <w:r w:rsidRPr="001A20FD">
              <w:t>Disabled</w:t>
            </w:r>
          </w:p>
        </w:tc>
        <w:tc>
          <w:tcPr>
            <w:tcW w:w="790" w:type="pct"/>
            <w:tcPrChange w:id="479" w:author="Julien Klein" w:date="2018-09-28T16:20:00Z">
              <w:tcPr>
                <w:tcW w:w="938" w:type="pct"/>
                <w:gridSpan w:val="2"/>
              </w:tcPr>
            </w:tcPrChange>
          </w:tcPr>
          <w:p w14:paraId="465C6CFE" w14:textId="5667816B" w:rsidR="009864B4" w:rsidRPr="001A20FD" w:rsidRDefault="009864B4" w:rsidP="009864B4">
            <w:pPr>
              <w:pStyle w:val="TableBody"/>
            </w:pPr>
            <w:r w:rsidRPr="001A20FD">
              <w:t>Disabled</w:t>
            </w:r>
          </w:p>
        </w:tc>
        <w:tc>
          <w:tcPr>
            <w:tcW w:w="790" w:type="pct"/>
            <w:tcPrChange w:id="480" w:author="Julien Klein" w:date="2018-09-28T16:20:00Z">
              <w:tcPr>
                <w:tcW w:w="938" w:type="pct"/>
                <w:gridSpan w:val="2"/>
              </w:tcPr>
            </w:tcPrChange>
          </w:tcPr>
          <w:p w14:paraId="62CE19D3" w14:textId="5BDCBA17" w:rsidR="009864B4" w:rsidRPr="001A20FD" w:rsidRDefault="009864B4" w:rsidP="009864B4">
            <w:pPr>
              <w:pStyle w:val="TableBody"/>
            </w:pPr>
            <w:r w:rsidRPr="001A20FD">
              <w:t>Disabled</w:t>
            </w:r>
          </w:p>
        </w:tc>
        <w:tc>
          <w:tcPr>
            <w:tcW w:w="790" w:type="pct"/>
            <w:tcPrChange w:id="481" w:author="Julien Klein" w:date="2018-09-28T16:20:00Z">
              <w:tcPr>
                <w:tcW w:w="938" w:type="pct"/>
                <w:gridSpan w:val="2"/>
              </w:tcPr>
            </w:tcPrChange>
          </w:tcPr>
          <w:p w14:paraId="17C18D6B" w14:textId="3DDBE47D" w:rsidR="009864B4" w:rsidRPr="001A20FD" w:rsidRDefault="009864B4" w:rsidP="009864B4">
            <w:pPr>
              <w:pStyle w:val="TableBody"/>
            </w:pPr>
            <w:r w:rsidRPr="001A20FD">
              <w:t>Disabled</w:t>
            </w:r>
          </w:p>
        </w:tc>
        <w:tc>
          <w:tcPr>
            <w:tcW w:w="789" w:type="pct"/>
            <w:tcPrChange w:id="482" w:author="Julien Klein" w:date="2018-09-28T16:20:00Z">
              <w:tcPr>
                <w:tcW w:w="1" w:type="pct"/>
              </w:tcPr>
            </w:tcPrChange>
          </w:tcPr>
          <w:p w14:paraId="10A00FD1" w14:textId="3779F5BC" w:rsidR="009864B4" w:rsidRPr="001A20FD" w:rsidRDefault="009864B4" w:rsidP="009864B4">
            <w:pPr>
              <w:pStyle w:val="TableBody"/>
            </w:pPr>
            <w:ins w:id="483" w:author="Julien Klein" w:date="2018-09-28T16:21:00Z">
              <w:del w:id="484" w:author="Julien Klein [2]" w:date="2018-11-23T10:01:00Z">
                <w:r w:rsidDel="00E2768D">
                  <w:delText>Enabled</w:delText>
                </w:r>
              </w:del>
            </w:ins>
            <w:ins w:id="485" w:author="Julien Klein [2]" w:date="2018-11-23T10:01:00Z">
              <w:r w:rsidR="00E2768D">
                <w:t>Di</w:t>
              </w:r>
              <w:r w:rsidR="005104E9">
                <w:t>sabled</w:t>
              </w:r>
            </w:ins>
          </w:p>
        </w:tc>
      </w:tr>
      <w:tr w:rsidR="009864B4" w:rsidRPr="001A20FD" w14:paraId="6B0D325D" w14:textId="1D60176F" w:rsidTr="00AC7D7C">
        <w:tc>
          <w:tcPr>
            <w:tcW w:w="1050" w:type="pct"/>
            <w:tcPrChange w:id="486" w:author="Julien Klein" w:date="2018-09-28T16:20:00Z">
              <w:tcPr>
                <w:tcW w:w="1247" w:type="pct"/>
                <w:gridSpan w:val="2"/>
              </w:tcPr>
            </w:tcPrChange>
          </w:tcPr>
          <w:p w14:paraId="2B07E40B" w14:textId="77777777" w:rsidR="009864B4" w:rsidRPr="00AC514C" w:rsidRDefault="009864B4" w:rsidP="009864B4">
            <w:pPr>
              <w:pStyle w:val="TableBody"/>
              <w:rPr>
                <w:ins w:id="487" w:author="Julien Klein" w:date="2018-10-09T10:06:00Z"/>
                <w:lang w:val="fr-FR"/>
                <w:rPrChange w:id="488" w:author="Michael Boutboul" w:date="2018-10-09T10:56:00Z">
                  <w:rPr>
                    <w:ins w:id="489" w:author="Julien Klein" w:date="2018-10-09T10:06:00Z"/>
                  </w:rPr>
                </w:rPrChange>
              </w:rPr>
            </w:pPr>
            <w:r w:rsidRPr="00AC514C">
              <w:rPr>
                <w:lang w:val="fr-FR"/>
                <w:rPrChange w:id="490" w:author="Michael Boutboul" w:date="2018-10-09T10:56:00Z">
                  <w:rPr/>
                </w:rPrChange>
              </w:rPr>
              <w:t xml:space="preserve">PSM </w:t>
            </w:r>
            <w:proofErr w:type="spellStart"/>
            <w:r w:rsidRPr="00AC514C">
              <w:rPr>
                <w:lang w:val="fr-FR"/>
                <w:rPrChange w:id="491" w:author="Michael Boutboul" w:date="2018-10-09T10:56:00Z">
                  <w:rPr/>
                </w:rPrChange>
              </w:rPr>
              <w:t>timers</w:t>
            </w:r>
            <w:proofErr w:type="spellEnd"/>
            <w:r w:rsidRPr="00AC514C">
              <w:rPr>
                <w:lang w:val="fr-FR"/>
                <w:rPrChange w:id="492" w:author="Michael Boutboul" w:date="2018-10-09T10:56:00Z">
                  <w:rPr/>
                </w:rPrChange>
              </w:rPr>
              <w:t xml:space="preserve"> values</w:t>
            </w:r>
          </w:p>
          <w:p w14:paraId="2CB74E06" w14:textId="596E6D3C" w:rsidR="009864B4" w:rsidRPr="00AC514C" w:rsidRDefault="009864B4" w:rsidP="009864B4">
            <w:pPr>
              <w:pStyle w:val="TableBody"/>
              <w:rPr>
                <w:lang w:val="fr-FR"/>
                <w:rPrChange w:id="493" w:author="Michael Boutboul" w:date="2018-10-09T10:56:00Z">
                  <w:rPr/>
                </w:rPrChange>
              </w:rPr>
            </w:pPr>
            <w:ins w:id="494" w:author="Julien Klein" w:date="2018-10-09T10:06:00Z">
              <w:r w:rsidRPr="00AC514C">
                <w:rPr>
                  <w:lang w:val="fr-FR"/>
                  <w:rPrChange w:id="495" w:author="Michael Boutboul" w:date="2018-10-09T10:56:00Z">
                    <w:rPr/>
                  </w:rPrChange>
                </w:rPr>
                <w:t>(T3412/T3324)</w:t>
              </w:r>
            </w:ins>
          </w:p>
        </w:tc>
        <w:tc>
          <w:tcPr>
            <w:tcW w:w="790" w:type="pct"/>
            <w:tcPrChange w:id="496" w:author="Julien Klein" w:date="2018-09-28T16:20:00Z">
              <w:tcPr>
                <w:tcW w:w="938" w:type="pct"/>
                <w:gridSpan w:val="2"/>
              </w:tcPr>
            </w:tcPrChange>
          </w:tcPr>
          <w:p w14:paraId="0F39023E" w14:textId="55FF9F3A" w:rsidR="009864B4" w:rsidRPr="001A20FD" w:rsidRDefault="009864B4" w:rsidP="009864B4">
            <w:pPr>
              <w:pStyle w:val="TableBody"/>
            </w:pPr>
            <w:r w:rsidRPr="001A20FD">
              <w:t>N/A</w:t>
            </w:r>
          </w:p>
        </w:tc>
        <w:tc>
          <w:tcPr>
            <w:tcW w:w="790" w:type="pct"/>
            <w:tcPrChange w:id="497" w:author="Julien Klein" w:date="2018-09-28T16:20:00Z">
              <w:tcPr>
                <w:tcW w:w="938" w:type="pct"/>
                <w:gridSpan w:val="2"/>
              </w:tcPr>
            </w:tcPrChange>
          </w:tcPr>
          <w:p w14:paraId="1917B1A2" w14:textId="28B91B59" w:rsidR="009864B4" w:rsidRPr="001A20FD" w:rsidRDefault="009864B4" w:rsidP="009864B4">
            <w:pPr>
              <w:pStyle w:val="TableBody"/>
            </w:pPr>
            <w:r w:rsidRPr="001A20FD">
              <w:t>N/A</w:t>
            </w:r>
          </w:p>
        </w:tc>
        <w:tc>
          <w:tcPr>
            <w:tcW w:w="790" w:type="pct"/>
            <w:tcPrChange w:id="498" w:author="Julien Klein" w:date="2018-09-28T16:20:00Z">
              <w:tcPr>
                <w:tcW w:w="938" w:type="pct"/>
                <w:gridSpan w:val="2"/>
              </w:tcPr>
            </w:tcPrChange>
          </w:tcPr>
          <w:p w14:paraId="3D0654AA" w14:textId="75834C56" w:rsidR="009864B4" w:rsidRPr="001A20FD" w:rsidRDefault="009864B4" w:rsidP="009864B4">
            <w:pPr>
              <w:pStyle w:val="TableBody"/>
            </w:pPr>
            <w:r w:rsidRPr="001A20FD">
              <w:t>N/A</w:t>
            </w:r>
          </w:p>
        </w:tc>
        <w:tc>
          <w:tcPr>
            <w:tcW w:w="790" w:type="pct"/>
            <w:tcPrChange w:id="499" w:author="Julien Klein" w:date="2018-09-28T16:20:00Z">
              <w:tcPr>
                <w:tcW w:w="938" w:type="pct"/>
                <w:gridSpan w:val="2"/>
              </w:tcPr>
            </w:tcPrChange>
          </w:tcPr>
          <w:p w14:paraId="36EADC2B" w14:textId="2D5EE3CF" w:rsidR="009864B4" w:rsidRPr="001A20FD" w:rsidRDefault="009864B4" w:rsidP="009864B4">
            <w:pPr>
              <w:pStyle w:val="TableBody"/>
            </w:pPr>
            <w:r w:rsidRPr="001A20FD">
              <w:t>N/A</w:t>
            </w:r>
          </w:p>
        </w:tc>
        <w:tc>
          <w:tcPr>
            <w:tcW w:w="789" w:type="pct"/>
            <w:tcPrChange w:id="500" w:author="Julien Klein" w:date="2018-09-28T16:20:00Z">
              <w:tcPr>
                <w:tcW w:w="1" w:type="pct"/>
              </w:tcPr>
            </w:tcPrChange>
          </w:tcPr>
          <w:p w14:paraId="0A6FD020" w14:textId="295FA20F" w:rsidR="009864B4" w:rsidRPr="001A20FD" w:rsidRDefault="009864B4" w:rsidP="009864B4">
            <w:pPr>
              <w:pStyle w:val="TableBody"/>
            </w:pPr>
            <w:ins w:id="501" w:author="Julien Klein" w:date="2018-09-28T16:21:00Z">
              <w:r>
                <w:t>24h / 1</w:t>
              </w:r>
            </w:ins>
            <w:ins w:id="502" w:author="Julien Klein" w:date="2018-09-28T16:22:00Z">
              <w:r>
                <w:t>min</w:t>
              </w:r>
            </w:ins>
          </w:p>
        </w:tc>
      </w:tr>
      <w:tr w:rsidR="009864B4" w:rsidRPr="001A20FD" w14:paraId="4BF78C58" w14:textId="77777777" w:rsidTr="00AC7D7C">
        <w:trPr>
          <w:ins w:id="503" w:author="Julien Klein" w:date="2018-09-28T16:22:00Z"/>
        </w:trPr>
        <w:tc>
          <w:tcPr>
            <w:tcW w:w="1050" w:type="pct"/>
          </w:tcPr>
          <w:p w14:paraId="21C6B730" w14:textId="5E562C00" w:rsidR="009864B4" w:rsidRPr="001A20FD" w:rsidRDefault="009864B4" w:rsidP="009864B4">
            <w:pPr>
              <w:pStyle w:val="TableBody"/>
              <w:rPr>
                <w:ins w:id="504" w:author="Julien Klein" w:date="2018-09-28T16:22:00Z"/>
              </w:rPr>
            </w:pPr>
            <w:ins w:id="505" w:author="Julien Klein" w:date="2018-09-28T16:22:00Z">
              <w:r>
                <w:t>eDRX</w:t>
              </w:r>
            </w:ins>
            <w:ins w:id="506" w:author="Julien Klein [2]" w:date="2018-11-23T10:18:00Z">
              <w:r w:rsidR="00B4516E">
                <w:t xml:space="preserve"> Enabling</w:t>
              </w:r>
            </w:ins>
          </w:p>
        </w:tc>
        <w:tc>
          <w:tcPr>
            <w:tcW w:w="790" w:type="pct"/>
          </w:tcPr>
          <w:p w14:paraId="5F6E6B27" w14:textId="2AC3B003" w:rsidR="009864B4" w:rsidRPr="001A20FD" w:rsidRDefault="009864B4" w:rsidP="009864B4">
            <w:pPr>
              <w:pStyle w:val="TableBody"/>
              <w:rPr>
                <w:ins w:id="507" w:author="Julien Klein" w:date="2018-09-28T16:22:00Z"/>
              </w:rPr>
            </w:pPr>
            <w:ins w:id="508" w:author="Julien Klein" w:date="2018-09-28T16:22:00Z">
              <w:r w:rsidRPr="001A20FD">
                <w:t>Disabled</w:t>
              </w:r>
            </w:ins>
          </w:p>
        </w:tc>
        <w:tc>
          <w:tcPr>
            <w:tcW w:w="790" w:type="pct"/>
          </w:tcPr>
          <w:p w14:paraId="2A119248" w14:textId="304420FB" w:rsidR="009864B4" w:rsidRPr="001A20FD" w:rsidRDefault="009864B4" w:rsidP="009864B4">
            <w:pPr>
              <w:pStyle w:val="TableBody"/>
              <w:rPr>
                <w:ins w:id="509" w:author="Julien Klein" w:date="2018-09-28T16:22:00Z"/>
              </w:rPr>
            </w:pPr>
            <w:ins w:id="510" w:author="Julien Klein" w:date="2018-09-28T16:22:00Z">
              <w:r w:rsidRPr="001A20FD">
                <w:t>Disabled</w:t>
              </w:r>
            </w:ins>
          </w:p>
        </w:tc>
        <w:tc>
          <w:tcPr>
            <w:tcW w:w="790" w:type="pct"/>
          </w:tcPr>
          <w:p w14:paraId="7F25A932" w14:textId="40B2185F" w:rsidR="009864B4" w:rsidRPr="001A20FD" w:rsidRDefault="009864B4" w:rsidP="009864B4">
            <w:pPr>
              <w:pStyle w:val="TableBody"/>
              <w:rPr>
                <w:ins w:id="511" w:author="Julien Klein" w:date="2018-09-28T16:22:00Z"/>
              </w:rPr>
            </w:pPr>
            <w:ins w:id="512" w:author="Julien Klein" w:date="2018-09-28T16:22:00Z">
              <w:r w:rsidRPr="001A20FD">
                <w:t>Disabled</w:t>
              </w:r>
            </w:ins>
          </w:p>
        </w:tc>
        <w:tc>
          <w:tcPr>
            <w:tcW w:w="790" w:type="pct"/>
          </w:tcPr>
          <w:p w14:paraId="62D8E995" w14:textId="0B5DD087" w:rsidR="009864B4" w:rsidRPr="001A20FD" w:rsidRDefault="009864B4" w:rsidP="009864B4">
            <w:pPr>
              <w:pStyle w:val="TableBody"/>
              <w:rPr>
                <w:ins w:id="513" w:author="Julien Klein" w:date="2018-09-28T16:22:00Z"/>
              </w:rPr>
            </w:pPr>
            <w:ins w:id="514" w:author="Julien Klein" w:date="2018-09-28T16:22:00Z">
              <w:r w:rsidRPr="001A20FD">
                <w:t>Disabled</w:t>
              </w:r>
            </w:ins>
          </w:p>
        </w:tc>
        <w:tc>
          <w:tcPr>
            <w:tcW w:w="789" w:type="pct"/>
          </w:tcPr>
          <w:p w14:paraId="3685F43D" w14:textId="2915809E" w:rsidR="009864B4" w:rsidRPr="001A20FD" w:rsidRDefault="009864B4" w:rsidP="009864B4">
            <w:pPr>
              <w:pStyle w:val="TableBody"/>
              <w:rPr>
                <w:ins w:id="515" w:author="Julien Klein" w:date="2018-09-28T16:22:00Z"/>
              </w:rPr>
            </w:pPr>
            <w:ins w:id="516" w:author="Julien Klein" w:date="2018-09-28T16:22:00Z">
              <w:r w:rsidRPr="001A20FD">
                <w:t>Disabled</w:t>
              </w:r>
            </w:ins>
          </w:p>
        </w:tc>
      </w:tr>
      <w:tr w:rsidR="009864B4" w:rsidRPr="001A20FD" w14:paraId="3FF8BB1D" w14:textId="77777777" w:rsidTr="00AC7D7C">
        <w:trPr>
          <w:ins w:id="517" w:author="Julien Klein" w:date="2018-09-28T16:22:00Z"/>
        </w:trPr>
        <w:tc>
          <w:tcPr>
            <w:tcW w:w="1050" w:type="pct"/>
          </w:tcPr>
          <w:p w14:paraId="4968A590" w14:textId="0C6EF0F3" w:rsidR="009864B4" w:rsidRPr="001A20FD" w:rsidRDefault="009864B4" w:rsidP="009864B4">
            <w:pPr>
              <w:pStyle w:val="TableBody"/>
              <w:rPr>
                <w:ins w:id="518" w:author="Julien Klein" w:date="2018-09-28T16:22:00Z"/>
              </w:rPr>
            </w:pPr>
            <w:ins w:id="519" w:author="Julien Klein" w:date="2018-09-28T16:22:00Z">
              <w:r>
                <w:t xml:space="preserve">eDRX </w:t>
              </w:r>
              <w:del w:id="520" w:author="Julien Klein [2]" w:date="2018-11-23T10:18:00Z">
                <w:r w:rsidDel="00B4516E">
                  <w:delText>timers</w:delText>
                </w:r>
              </w:del>
            </w:ins>
            <w:ins w:id="521" w:author="Julien Klein [2]" w:date="2018-11-23T10:18:00Z">
              <w:r w:rsidR="00B4516E">
                <w:t>requested</w:t>
              </w:r>
            </w:ins>
            <w:ins w:id="522" w:author="Julien Klein" w:date="2018-09-28T16:22:00Z">
              <w:r>
                <w:t xml:space="preserve"> value</w:t>
              </w:r>
              <w:del w:id="523" w:author="Julien Klein [2]" w:date="2018-11-23T10:18:00Z">
                <w:r w:rsidDel="00B4516E">
                  <w:delText>s</w:delText>
                </w:r>
              </w:del>
            </w:ins>
          </w:p>
        </w:tc>
        <w:tc>
          <w:tcPr>
            <w:tcW w:w="790" w:type="pct"/>
          </w:tcPr>
          <w:p w14:paraId="4EA4733B" w14:textId="2F0ABC39" w:rsidR="009864B4" w:rsidRPr="001A20FD" w:rsidRDefault="009864B4" w:rsidP="009864B4">
            <w:pPr>
              <w:pStyle w:val="TableBody"/>
              <w:rPr>
                <w:ins w:id="524" w:author="Julien Klein" w:date="2018-09-28T16:22:00Z"/>
              </w:rPr>
            </w:pPr>
            <w:ins w:id="525" w:author="Julien Klein" w:date="2018-09-28T16:23:00Z">
              <w:del w:id="526" w:author="Julien Klein [2]" w:date="2018-11-23T10:06:00Z">
                <w:r w:rsidRPr="001A20FD" w:rsidDel="00632B78">
                  <w:delText>N/A</w:delText>
                </w:r>
              </w:del>
            </w:ins>
            <w:ins w:id="527" w:author="Julien Klein [2]" w:date="2018-11-23T10:06:00Z">
              <w:r w:rsidR="00632B78">
                <w:t>81,92s</w:t>
              </w:r>
            </w:ins>
          </w:p>
        </w:tc>
        <w:tc>
          <w:tcPr>
            <w:tcW w:w="790" w:type="pct"/>
          </w:tcPr>
          <w:p w14:paraId="15E58A2F" w14:textId="21E79088" w:rsidR="009864B4" w:rsidRPr="001A20FD" w:rsidRDefault="00632B78" w:rsidP="009864B4">
            <w:pPr>
              <w:pStyle w:val="TableBody"/>
              <w:rPr>
                <w:ins w:id="528" w:author="Julien Klein" w:date="2018-09-28T16:22:00Z"/>
              </w:rPr>
            </w:pPr>
            <w:ins w:id="529" w:author="Julien Klein [2]" w:date="2018-11-23T10:06:00Z">
              <w:r>
                <w:t>81,92s</w:t>
              </w:r>
            </w:ins>
            <w:ins w:id="530" w:author="Julien Klein" w:date="2018-09-28T16:23:00Z">
              <w:del w:id="531" w:author="Julien Klein [2]" w:date="2018-11-23T10:06:00Z">
                <w:r w:rsidR="009864B4" w:rsidRPr="001A20FD" w:rsidDel="00632B78">
                  <w:delText>N/A</w:delText>
                </w:r>
              </w:del>
            </w:ins>
          </w:p>
        </w:tc>
        <w:tc>
          <w:tcPr>
            <w:tcW w:w="790" w:type="pct"/>
          </w:tcPr>
          <w:p w14:paraId="21F2E832" w14:textId="613436BD" w:rsidR="009864B4" w:rsidRPr="001A20FD" w:rsidRDefault="009864B4" w:rsidP="009864B4">
            <w:pPr>
              <w:pStyle w:val="TableBody"/>
              <w:rPr>
                <w:ins w:id="532" w:author="Julien Klein" w:date="2018-09-28T16:22:00Z"/>
              </w:rPr>
            </w:pPr>
            <w:ins w:id="533" w:author="Julien Klein" w:date="2018-09-28T16:23:00Z">
              <w:del w:id="534" w:author="Julien Klein [2]" w:date="2018-11-23T10:06:00Z">
                <w:r w:rsidRPr="001A20FD" w:rsidDel="00632B78">
                  <w:delText>N/</w:delText>
                </w:r>
              </w:del>
            </w:ins>
            <w:ins w:id="535" w:author="Julien Klein [2]" w:date="2018-11-23T10:06:00Z">
              <w:r w:rsidR="00632B78">
                <w:t>81,92s</w:t>
              </w:r>
            </w:ins>
            <w:ins w:id="536" w:author="Julien Klein" w:date="2018-09-28T16:23:00Z">
              <w:del w:id="537" w:author="Julien Klein [2]" w:date="2018-11-23T10:06:00Z">
                <w:r w:rsidRPr="001A20FD" w:rsidDel="00632B78">
                  <w:delText>A</w:delText>
                </w:r>
              </w:del>
            </w:ins>
          </w:p>
        </w:tc>
        <w:tc>
          <w:tcPr>
            <w:tcW w:w="790" w:type="pct"/>
          </w:tcPr>
          <w:p w14:paraId="7EC285B3" w14:textId="4EDA5431" w:rsidR="009864B4" w:rsidRPr="001A20FD" w:rsidRDefault="00632B78" w:rsidP="009864B4">
            <w:pPr>
              <w:pStyle w:val="TableBody"/>
              <w:rPr>
                <w:ins w:id="538" w:author="Julien Klein" w:date="2018-09-28T16:22:00Z"/>
              </w:rPr>
            </w:pPr>
            <w:ins w:id="539" w:author="Julien Klein [2]" w:date="2018-11-23T10:06:00Z">
              <w:r>
                <w:t>81,92s</w:t>
              </w:r>
              <w:r w:rsidRPr="001A20FD" w:rsidDel="00632B78">
                <w:t xml:space="preserve"> </w:t>
              </w:r>
            </w:ins>
            <w:ins w:id="540" w:author="Julien Klein" w:date="2018-09-28T16:23:00Z">
              <w:del w:id="541" w:author="Julien Klein [2]" w:date="2018-11-23T10:06:00Z">
                <w:r w:rsidR="009864B4" w:rsidRPr="001A20FD" w:rsidDel="00632B78">
                  <w:delText>N/A</w:delText>
                </w:r>
              </w:del>
            </w:ins>
          </w:p>
        </w:tc>
        <w:tc>
          <w:tcPr>
            <w:tcW w:w="789" w:type="pct"/>
          </w:tcPr>
          <w:p w14:paraId="0790256F" w14:textId="74D60484" w:rsidR="009864B4" w:rsidRPr="001A20FD" w:rsidRDefault="009864B4" w:rsidP="009864B4">
            <w:pPr>
              <w:pStyle w:val="TableBody"/>
              <w:rPr>
                <w:ins w:id="542" w:author="Julien Klein" w:date="2018-09-28T16:22:00Z"/>
              </w:rPr>
            </w:pPr>
            <w:ins w:id="543" w:author="Julien Klein" w:date="2018-09-28T16:23:00Z">
              <w:del w:id="544" w:author="Julien Klein [2]" w:date="2018-11-23T10:06:00Z">
                <w:r w:rsidRPr="001A20FD" w:rsidDel="00632B78">
                  <w:delText>N/A</w:delText>
                </w:r>
              </w:del>
            </w:ins>
            <w:ins w:id="545" w:author="Julien Klein [2]" w:date="2018-11-23T10:06:00Z">
              <w:r w:rsidR="00632B78">
                <w:t>20,48s</w:t>
              </w:r>
            </w:ins>
          </w:p>
        </w:tc>
      </w:tr>
      <w:tr w:rsidR="003611E6" w:rsidRPr="001A20FD" w14:paraId="0BEF7B75" w14:textId="77777777" w:rsidTr="00AC7D7C">
        <w:trPr>
          <w:ins w:id="546" w:author="Julien Klein [2]" w:date="2018-11-23T10:02:00Z"/>
        </w:trPr>
        <w:tc>
          <w:tcPr>
            <w:tcW w:w="1050" w:type="pct"/>
          </w:tcPr>
          <w:p w14:paraId="7B377F83" w14:textId="1BA0F63B" w:rsidR="003611E6" w:rsidRPr="001A20FD" w:rsidRDefault="003611E6" w:rsidP="009864B4">
            <w:pPr>
              <w:pStyle w:val="TableBody"/>
              <w:rPr>
                <w:ins w:id="547" w:author="Julien Klein [2]" w:date="2018-11-23T10:02:00Z"/>
              </w:rPr>
            </w:pPr>
            <w:ins w:id="548" w:author="Julien Klein [2]" w:date="2018-11-23T10:02:00Z">
              <w:r>
                <w:t>MTU IPv4</w:t>
              </w:r>
            </w:ins>
          </w:p>
        </w:tc>
        <w:tc>
          <w:tcPr>
            <w:tcW w:w="790" w:type="pct"/>
          </w:tcPr>
          <w:p w14:paraId="1B23CEFC" w14:textId="1AAD6B65" w:rsidR="003611E6" w:rsidRPr="001A20FD" w:rsidRDefault="001223D8" w:rsidP="009864B4">
            <w:pPr>
              <w:pStyle w:val="TableBody"/>
              <w:rPr>
                <w:ins w:id="549" w:author="Julien Klein [2]" w:date="2018-11-23T10:02:00Z"/>
              </w:rPr>
            </w:pPr>
            <w:ins w:id="550" w:author="Julien Klein [2]" w:date="2018-11-23T10:08:00Z">
              <w:r>
                <w:t>1500 bytes</w:t>
              </w:r>
            </w:ins>
          </w:p>
        </w:tc>
        <w:tc>
          <w:tcPr>
            <w:tcW w:w="790" w:type="pct"/>
          </w:tcPr>
          <w:p w14:paraId="47C85FE8" w14:textId="388D88BB" w:rsidR="003611E6" w:rsidRPr="001A20FD" w:rsidRDefault="00230CA4" w:rsidP="009864B4">
            <w:pPr>
              <w:pStyle w:val="TableBody"/>
              <w:rPr>
                <w:ins w:id="551" w:author="Julien Klein [2]" w:date="2018-11-23T10:02:00Z"/>
              </w:rPr>
            </w:pPr>
            <w:ins w:id="552" w:author="Julien Klein [2]" w:date="2018-11-23T10:40:00Z">
              <w:r>
                <w:t>1428 bytes</w:t>
              </w:r>
            </w:ins>
          </w:p>
        </w:tc>
        <w:tc>
          <w:tcPr>
            <w:tcW w:w="790" w:type="pct"/>
          </w:tcPr>
          <w:p w14:paraId="6D141042" w14:textId="5EEF7867" w:rsidR="003611E6" w:rsidRPr="001A20FD" w:rsidRDefault="001223D8" w:rsidP="009864B4">
            <w:pPr>
              <w:pStyle w:val="TableBody"/>
              <w:rPr>
                <w:ins w:id="553" w:author="Julien Klein [2]" w:date="2018-11-23T10:02:00Z"/>
              </w:rPr>
            </w:pPr>
            <w:ins w:id="554" w:author="Julien Klein [2]" w:date="2018-11-23T10:08:00Z">
              <w:r>
                <w:t>1500 bytes</w:t>
              </w:r>
            </w:ins>
          </w:p>
        </w:tc>
        <w:tc>
          <w:tcPr>
            <w:tcW w:w="790" w:type="pct"/>
          </w:tcPr>
          <w:p w14:paraId="35C0B108" w14:textId="7965A248" w:rsidR="003611E6" w:rsidRPr="001A20FD" w:rsidRDefault="001223D8" w:rsidP="009864B4">
            <w:pPr>
              <w:pStyle w:val="TableBody"/>
              <w:rPr>
                <w:ins w:id="555" w:author="Julien Klein [2]" w:date="2018-11-23T10:02:00Z"/>
              </w:rPr>
            </w:pPr>
            <w:ins w:id="556" w:author="Julien Klein [2]" w:date="2018-11-23T10:08:00Z">
              <w:r>
                <w:t>1500 bytes</w:t>
              </w:r>
            </w:ins>
          </w:p>
        </w:tc>
        <w:tc>
          <w:tcPr>
            <w:tcW w:w="789" w:type="pct"/>
          </w:tcPr>
          <w:p w14:paraId="3C545FE4" w14:textId="6F226C3A" w:rsidR="003611E6" w:rsidRPr="001A20FD" w:rsidRDefault="001223D8" w:rsidP="009864B4">
            <w:pPr>
              <w:pStyle w:val="TableBody"/>
              <w:rPr>
                <w:ins w:id="557" w:author="Julien Klein [2]" w:date="2018-11-23T10:02:00Z"/>
              </w:rPr>
            </w:pPr>
            <w:ins w:id="558" w:author="Julien Klein [2]" w:date="2018-11-23T10:08:00Z">
              <w:r>
                <w:t>1358 bytes</w:t>
              </w:r>
            </w:ins>
          </w:p>
        </w:tc>
      </w:tr>
      <w:tr w:rsidR="005104E9" w:rsidRPr="001A20FD" w14:paraId="722B5FC0" w14:textId="77777777" w:rsidTr="00AC7D7C">
        <w:trPr>
          <w:ins w:id="559" w:author="Julien Klein [2]" w:date="2018-11-23T10:01:00Z"/>
        </w:trPr>
        <w:tc>
          <w:tcPr>
            <w:tcW w:w="1050" w:type="pct"/>
          </w:tcPr>
          <w:p w14:paraId="64573D2B" w14:textId="5167DE24" w:rsidR="005104E9" w:rsidRPr="001A20FD" w:rsidRDefault="003611E6" w:rsidP="009864B4">
            <w:pPr>
              <w:pStyle w:val="TableBody"/>
              <w:rPr>
                <w:ins w:id="560" w:author="Julien Klein [2]" w:date="2018-11-23T10:01:00Z"/>
              </w:rPr>
            </w:pPr>
            <w:ins w:id="561" w:author="Julien Klein [2]" w:date="2018-11-23T10:02:00Z">
              <w:r>
                <w:t>MTU IPv6</w:t>
              </w:r>
            </w:ins>
          </w:p>
        </w:tc>
        <w:tc>
          <w:tcPr>
            <w:tcW w:w="790" w:type="pct"/>
          </w:tcPr>
          <w:p w14:paraId="01D29116" w14:textId="36735298" w:rsidR="005104E9" w:rsidRPr="001A20FD" w:rsidRDefault="001223D8" w:rsidP="009864B4">
            <w:pPr>
              <w:pStyle w:val="TableBody"/>
              <w:rPr>
                <w:ins w:id="562" w:author="Julien Klein [2]" w:date="2018-11-23T10:01:00Z"/>
              </w:rPr>
            </w:pPr>
            <w:ins w:id="563" w:author="Julien Klein [2]" w:date="2018-11-23T10:08:00Z">
              <w:r>
                <w:t>1500 bytes</w:t>
              </w:r>
            </w:ins>
          </w:p>
        </w:tc>
        <w:tc>
          <w:tcPr>
            <w:tcW w:w="790" w:type="pct"/>
          </w:tcPr>
          <w:p w14:paraId="0614B324" w14:textId="7920F48C" w:rsidR="005104E9" w:rsidRPr="001A20FD" w:rsidRDefault="00293CAE" w:rsidP="009864B4">
            <w:pPr>
              <w:pStyle w:val="TableBody"/>
              <w:rPr>
                <w:ins w:id="564" w:author="Julien Klein [2]" w:date="2018-11-23T10:01:00Z"/>
              </w:rPr>
            </w:pPr>
            <w:ins w:id="565" w:author="Julien Klein [2]" w:date="2018-11-23T10:40:00Z">
              <w:r>
                <w:t>1500 bytes</w:t>
              </w:r>
            </w:ins>
          </w:p>
        </w:tc>
        <w:tc>
          <w:tcPr>
            <w:tcW w:w="790" w:type="pct"/>
          </w:tcPr>
          <w:p w14:paraId="63291DC2" w14:textId="44D02E1A" w:rsidR="005104E9" w:rsidRPr="001A20FD" w:rsidRDefault="001223D8" w:rsidP="009864B4">
            <w:pPr>
              <w:pStyle w:val="TableBody"/>
              <w:rPr>
                <w:ins w:id="566" w:author="Julien Klein [2]" w:date="2018-11-23T10:01:00Z"/>
              </w:rPr>
            </w:pPr>
            <w:ins w:id="567" w:author="Julien Klein [2]" w:date="2018-11-23T10:08:00Z">
              <w:r>
                <w:t>1500 bytes</w:t>
              </w:r>
            </w:ins>
          </w:p>
        </w:tc>
        <w:tc>
          <w:tcPr>
            <w:tcW w:w="790" w:type="pct"/>
          </w:tcPr>
          <w:p w14:paraId="3B67765B" w14:textId="000166E9" w:rsidR="005104E9" w:rsidRPr="001A20FD" w:rsidRDefault="001223D8" w:rsidP="009864B4">
            <w:pPr>
              <w:pStyle w:val="TableBody"/>
              <w:rPr>
                <w:ins w:id="568" w:author="Julien Klein [2]" w:date="2018-11-23T10:01:00Z"/>
              </w:rPr>
            </w:pPr>
            <w:ins w:id="569" w:author="Julien Klein [2]" w:date="2018-11-23T10:08:00Z">
              <w:r>
                <w:t>1500 bytes</w:t>
              </w:r>
            </w:ins>
          </w:p>
        </w:tc>
        <w:tc>
          <w:tcPr>
            <w:tcW w:w="789" w:type="pct"/>
          </w:tcPr>
          <w:p w14:paraId="0B345847" w14:textId="4F43E311" w:rsidR="005104E9" w:rsidRPr="001A20FD" w:rsidRDefault="001223D8" w:rsidP="009864B4">
            <w:pPr>
              <w:pStyle w:val="TableBody"/>
              <w:rPr>
                <w:ins w:id="570" w:author="Julien Klein [2]" w:date="2018-11-23T10:01:00Z"/>
              </w:rPr>
            </w:pPr>
            <w:ins w:id="571" w:author="Julien Klein [2]" w:date="2018-11-23T10:08:00Z">
              <w:r>
                <w:t>1358 bytes</w:t>
              </w:r>
            </w:ins>
          </w:p>
        </w:tc>
      </w:tr>
      <w:tr w:rsidR="009864B4" w:rsidRPr="001A20FD" w14:paraId="049AE8EC" w14:textId="040DCC70" w:rsidTr="00AC7D7C">
        <w:tc>
          <w:tcPr>
            <w:tcW w:w="1050" w:type="pct"/>
            <w:tcPrChange w:id="572" w:author="Julien Klein" w:date="2018-09-28T16:20:00Z">
              <w:tcPr>
                <w:tcW w:w="1247" w:type="pct"/>
                <w:gridSpan w:val="2"/>
              </w:tcPr>
            </w:tcPrChange>
          </w:tcPr>
          <w:p w14:paraId="66AD2964" w14:textId="72702781" w:rsidR="009864B4" w:rsidRPr="001A20FD" w:rsidRDefault="009864B4" w:rsidP="009864B4">
            <w:pPr>
              <w:pStyle w:val="TableBody"/>
            </w:pPr>
            <w:r w:rsidRPr="001A20FD">
              <w:t xml:space="preserve">CIoT </w:t>
            </w:r>
            <w:r>
              <w:t>a</w:t>
            </w:r>
            <w:r w:rsidRPr="001A20FD">
              <w:t xml:space="preserve">ttach </w:t>
            </w:r>
            <w:r>
              <w:t>without</w:t>
            </w:r>
            <w:r w:rsidRPr="001A20FD">
              <w:t xml:space="preserve"> PDN</w:t>
            </w:r>
          </w:p>
        </w:tc>
        <w:tc>
          <w:tcPr>
            <w:tcW w:w="790" w:type="pct"/>
            <w:tcPrChange w:id="573" w:author="Julien Klein" w:date="2018-09-28T16:20:00Z">
              <w:tcPr>
                <w:tcW w:w="938" w:type="pct"/>
                <w:gridSpan w:val="2"/>
              </w:tcPr>
            </w:tcPrChange>
          </w:tcPr>
          <w:p w14:paraId="1C19D120" w14:textId="42ED648F" w:rsidR="009864B4" w:rsidRPr="001A20FD" w:rsidRDefault="009864B4" w:rsidP="009864B4">
            <w:pPr>
              <w:pStyle w:val="TableBody"/>
            </w:pPr>
            <w:del w:id="574" w:author="Julien Klein [2]" w:date="2018-11-23T10:18:00Z">
              <w:r w:rsidRPr="001A20FD" w:rsidDel="00804C7E">
                <w:delText>Disabled</w:delText>
              </w:r>
            </w:del>
            <w:ins w:id="575" w:author="Julien Klein [2]" w:date="2018-11-23T10:18:00Z">
              <w:r w:rsidR="00804C7E">
                <w:t>Not supported</w:t>
              </w:r>
            </w:ins>
          </w:p>
        </w:tc>
        <w:tc>
          <w:tcPr>
            <w:tcW w:w="790" w:type="pct"/>
            <w:tcPrChange w:id="576" w:author="Julien Klein" w:date="2018-09-28T16:20:00Z">
              <w:tcPr>
                <w:tcW w:w="938" w:type="pct"/>
                <w:gridSpan w:val="2"/>
              </w:tcPr>
            </w:tcPrChange>
          </w:tcPr>
          <w:p w14:paraId="25786C67" w14:textId="6562BC83" w:rsidR="009864B4" w:rsidRPr="001A20FD" w:rsidRDefault="00804C7E" w:rsidP="009864B4">
            <w:pPr>
              <w:pStyle w:val="TableBody"/>
            </w:pPr>
            <w:ins w:id="577" w:author="Julien Klein [2]" w:date="2018-11-23T10:18:00Z">
              <w:r>
                <w:t>Not supported</w:t>
              </w:r>
            </w:ins>
            <w:del w:id="578" w:author="Julien Klein [2]" w:date="2018-11-23T10:18:00Z">
              <w:r w:rsidR="009864B4" w:rsidRPr="001A20FD" w:rsidDel="00804C7E">
                <w:delText>Disabled</w:delText>
              </w:r>
            </w:del>
          </w:p>
        </w:tc>
        <w:tc>
          <w:tcPr>
            <w:tcW w:w="790" w:type="pct"/>
            <w:tcPrChange w:id="579" w:author="Julien Klein" w:date="2018-09-28T16:20:00Z">
              <w:tcPr>
                <w:tcW w:w="938" w:type="pct"/>
                <w:gridSpan w:val="2"/>
              </w:tcPr>
            </w:tcPrChange>
          </w:tcPr>
          <w:p w14:paraId="17E3729A" w14:textId="5F176072" w:rsidR="009864B4" w:rsidRPr="001A20FD" w:rsidRDefault="00804C7E" w:rsidP="009864B4">
            <w:pPr>
              <w:pStyle w:val="TableBody"/>
            </w:pPr>
            <w:ins w:id="580" w:author="Julien Klein [2]" w:date="2018-11-23T10:18:00Z">
              <w:r>
                <w:t>Not supported</w:t>
              </w:r>
            </w:ins>
            <w:del w:id="581" w:author="Julien Klein [2]" w:date="2018-11-23T10:18:00Z">
              <w:r w:rsidR="009864B4" w:rsidRPr="001A20FD" w:rsidDel="00804C7E">
                <w:delText>Disabled</w:delText>
              </w:r>
            </w:del>
          </w:p>
        </w:tc>
        <w:tc>
          <w:tcPr>
            <w:tcW w:w="790" w:type="pct"/>
            <w:tcPrChange w:id="582" w:author="Julien Klein" w:date="2018-09-28T16:20:00Z">
              <w:tcPr>
                <w:tcW w:w="938" w:type="pct"/>
                <w:gridSpan w:val="2"/>
              </w:tcPr>
            </w:tcPrChange>
          </w:tcPr>
          <w:p w14:paraId="0BB046DB" w14:textId="1238A992" w:rsidR="009864B4" w:rsidRPr="001A20FD" w:rsidRDefault="00804C7E" w:rsidP="009864B4">
            <w:pPr>
              <w:pStyle w:val="TableBody"/>
            </w:pPr>
            <w:ins w:id="583" w:author="Julien Klein [2]" w:date="2018-11-23T10:18:00Z">
              <w:r>
                <w:t>Not supported</w:t>
              </w:r>
            </w:ins>
            <w:del w:id="584" w:author="Julien Klein [2]" w:date="2018-11-23T10:18:00Z">
              <w:r w:rsidR="009864B4" w:rsidRPr="001A20FD" w:rsidDel="00804C7E">
                <w:delText>Disabled</w:delText>
              </w:r>
            </w:del>
          </w:p>
        </w:tc>
        <w:tc>
          <w:tcPr>
            <w:tcW w:w="789" w:type="pct"/>
            <w:tcPrChange w:id="585" w:author="Julien Klein" w:date="2018-09-28T16:20:00Z">
              <w:tcPr>
                <w:tcW w:w="1" w:type="pct"/>
              </w:tcPr>
            </w:tcPrChange>
          </w:tcPr>
          <w:p w14:paraId="2068A940" w14:textId="446B0F56" w:rsidR="009864B4" w:rsidRPr="001A20FD" w:rsidRDefault="00804C7E" w:rsidP="009864B4">
            <w:pPr>
              <w:pStyle w:val="TableBody"/>
            </w:pPr>
            <w:ins w:id="586" w:author="Julien Klein [2]" w:date="2018-11-23T10:18:00Z">
              <w:r>
                <w:t>Not supported</w:t>
              </w:r>
            </w:ins>
            <w:ins w:id="587" w:author="Julien Klein" w:date="2018-09-28T16:22:00Z">
              <w:del w:id="588" w:author="Julien Klein [2]" w:date="2018-11-23T10:18:00Z">
                <w:r w:rsidR="009864B4" w:rsidRPr="001A20FD" w:rsidDel="00804C7E">
                  <w:delText>Disabled</w:delText>
                </w:r>
              </w:del>
            </w:ins>
          </w:p>
        </w:tc>
      </w:tr>
      <w:tr w:rsidR="009864B4" w:rsidRPr="001A20FD" w14:paraId="4AD0199E" w14:textId="01AE72A8" w:rsidTr="00AC7D7C">
        <w:tc>
          <w:tcPr>
            <w:tcW w:w="1050" w:type="pct"/>
            <w:tcPrChange w:id="589" w:author="Julien Klein" w:date="2018-09-28T16:20:00Z">
              <w:tcPr>
                <w:tcW w:w="1247" w:type="pct"/>
                <w:gridSpan w:val="2"/>
              </w:tcPr>
            </w:tcPrChange>
          </w:tcPr>
          <w:p w14:paraId="0C27BF5A" w14:textId="22203CF1" w:rsidR="009864B4" w:rsidRPr="001A20FD" w:rsidRDefault="009864B4" w:rsidP="009864B4">
            <w:pPr>
              <w:pStyle w:val="TableBody"/>
            </w:pPr>
            <w:r w:rsidRPr="001A20FD">
              <w:lastRenderedPageBreak/>
              <w:t>CIoT CP EPS optimizations</w:t>
            </w:r>
          </w:p>
        </w:tc>
        <w:tc>
          <w:tcPr>
            <w:tcW w:w="790" w:type="pct"/>
            <w:tcPrChange w:id="590" w:author="Julien Klein" w:date="2018-09-28T16:20:00Z">
              <w:tcPr>
                <w:tcW w:w="938" w:type="pct"/>
                <w:gridSpan w:val="2"/>
              </w:tcPr>
            </w:tcPrChange>
          </w:tcPr>
          <w:p w14:paraId="6BE49365" w14:textId="5A93F34A" w:rsidR="009864B4" w:rsidRPr="001A20FD" w:rsidRDefault="00804C7E" w:rsidP="009864B4">
            <w:pPr>
              <w:pStyle w:val="TableBody"/>
            </w:pPr>
            <w:ins w:id="591" w:author="Julien Klein [2]" w:date="2018-11-23T10:18:00Z">
              <w:r>
                <w:t>Not supported</w:t>
              </w:r>
            </w:ins>
            <w:del w:id="592" w:author="Julien Klein [2]" w:date="2018-11-23T10:18:00Z">
              <w:r w:rsidR="009864B4" w:rsidRPr="001A20FD" w:rsidDel="00804C7E">
                <w:delText>Disabled</w:delText>
              </w:r>
            </w:del>
          </w:p>
        </w:tc>
        <w:tc>
          <w:tcPr>
            <w:tcW w:w="790" w:type="pct"/>
            <w:tcPrChange w:id="593" w:author="Julien Klein" w:date="2018-09-28T16:20:00Z">
              <w:tcPr>
                <w:tcW w:w="938" w:type="pct"/>
                <w:gridSpan w:val="2"/>
              </w:tcPr>
            </w:tcPrChange>
          </w:tcPr>
          <w:p w14:paraId="3AF77045" w14:textId="64681FA1" w:rsidR="009864B4" w:rsidRPr="001A20FD" w:rsidRDefault="00804C7E" w:rsidP="009864B4">
            <w:pPr>
              <w:pStyle w:val="TableBody"/>
            </w:pPr>
            <w:ins w:id="594" w:author="Julien Klein [2]" w:date="2018-11-23T10:18:00Z">
              <w:r>
                <w:t>Not supported</w:t>
              </w:r>
            </w:ins>
            <w:del w:id="595" w:author="Julien Klein [2]" w:date="2018-11-23T10:18:00Z">
              <w:r w:rsidR="009864B4" w:rsidRPr="001A20FD" w:rsidDel="00804C7E">
                <w:delText>Disabled</w:delText>
              </w:r>
            </w:del>
          </w:p>
        </w:tc>
        <w:tc>
          <w:tcPr>
            <w:tcW w:w="790" w:type="pct"/>
            <w:tcPrChange w:id="596" w:author="Julien Klein" w:date="2018-09-28T16:20:00Z">
              <w:tcPr>
                <w:tcW w:w="938" w:type="pct"/>
                <w:gridSpan w:val="2"/>
              </w:tcPr>
            </w:tcPrChange>
          </w:tcPr>
          <w:p w14:paraId="419AD42B" w14:textId="1F5DDDDA" w:rsidR="009864B4" w:rsidRPr="001A20FD" w:rsidRDefault="00804C7E" w:rsidP="009864B4">
            <w:pPr>
              <w:pStyle w:val="TableBody"/>
            </w:pPr>
            <w:ins w:id="597" w:author="Julien Klein [2]" w:date="2018-11-23T10:18:00Z">
              <w:r>
                <w:t>Not supported</w:t>
              </w:r>
            </w:ins>
            <w:del w:id="598" w:author="Julien Klein [2]" w:date="2018-11-23T10:18:00Z">
              <w:r w:rsidR="009864B4" w:rsidRPr="001A20FD" w:rsidDel="00804C7E">
                <w:delText>Disabled</w:delText>
              </w:r>
            </w:del>
          </w:p>
        </w:tc>
        <w:tc>
          <w:tcPr>
            <w:tcW w:w="790" w:type="pct"/>
            <w:tcPrChange w:id="599" w:author="Julien Klein" w:date="2018-09-28T16:20:00Z">
              <w:tcPr>
                <w:tcW w:w="938" w:type="pct"/>
                <w:gridSpan w:val="2"/>
              </w:tcPr>
            </w:tcPrChange>
          </w:tcPr>
          <w:p w14:paraId="6BCA4BF0" w14:textId="67BFAFD1" w:rsidR="009864B4" w:rsidRPr="001A20FD" w:rsidRDefault="00804C7E" w:rsidP="009864B4">
            <w:pPr>
              <w:pStyle w:val="TableBody"/>
            </w:pPr>
            <w:ins w:id="600" w:author="Julien Klein [2]" w:date="2018-11-23T10:18:00Z">
              <w:r>
                <w:t>Not supported</w:t>
              </w:r>
            </w:ins>
            <w:del w:id="601" w:author="Julien Klein [2]" w:date="2018-11-23T10:18:00Z">
              <w:r w:rsidR="009864B4" w:rsidRPr="001A20FD" w:rsidDel="00804C7E">
                <w:delText>Disabled</w:delText>
              </w:r>
            </w:del>
          </w:p>
        </w:tc>
        <w:tc>
          <w:tcPr>
            <w:tcW w:w="789" w:type="pct"/>
            <w:tcPrChange w:id="602" w:author="Julien Klein" w:date="2018-09-28T16:20:00Z">
              <w:tcPr>
                <w:tcW w:w="1" w:type="pct"/>
              </w:tcPr>
            </w:tcPrChange>
          </w:tcPr>
          <w:p w14:paraId="1C713F1F" w14:textId="70218401" w:rsidR="009864B4" w:rsidRPr="001A20FD" w:rsidRDefault="00804C7E" w:rsidP="009864B4">
            <w:pPr>
              <w:pStyle w:val="TableBody"/>
            </w:pPr>
            <w:ins w:id="603" w:author="Julien Klein [2]" w:date="2018-11-23T10:18:00Z">
              <w:r>
                <w:t>Not supported</w:t>
              </w:r>
            </w:ins>
            <w:ins w:id="604" w:author="Julien Klein" w:date="2018-09-28T16:22:00Z">
              <w:del w:id="605" w:author="Julien Klein [2]" w:date="2018-11-23T10:18:00Z">
                <w:r w:rsidR="009864B4" w:rsidRPr="001A20FD" w:rsidDel="00804C7E">
                  <w:delText>Disabled</w:delText>
                </w:r>
              </w:del>
            </w:ins>
          </w:p>
        </w:tc>
      </w:tr>
      <w:tr w:rsidR="009864B4" w:rsidRPr="001B27C9" w14:paraId="449A1ADA" w14:textId="75E2199D" w:rsidTr="00AC7D7C">
        <w:tc>
          <w:tcPr>
            <w:tcW w:w="1050" w:type="pct"/>
            <w:tcPrChange w:id="606" w:author="Julien Klein" w:date="2018-09-28T16:20:00Z">
              <w:tcPr>
                <w:tcW w:w="1247" w:type="pct"/>
                <w:gridSpan w:val="2"/>
              </w:tcPr>
            </w:tcPrChange>
          </w:tcPr>
          <w:p w14:paraId="41939F9B" w14:textId="21EF2027" w:rsidR="009864B4" w:rsidRPr="00B548A4" w:rsidRDefault="009864B4" w:rsidP="009864B4">
            <w:pPr>
              <w:pStyle w:val="TableBody"/>
            </w:pPr>
            <w:r w:rsidRPr="00B548A4">
              <w:t>CIoT UP EPS optimizations</w:t>
            </w:r>
          </w:p>
        </w:tc>
        <w:tc>
          <w:tcPr>
            <w:tcW w:w="790" w:type="pct"/>
            <w:tcPrChange w:id="607" w:author="Julien Klein" w:date="2018-09-28T16:20:00Z">
              <w:tcPr>
                <w:tcW w:w="938" w:type="pct"/>
                <w:gridSpan w:val="2"/>
              </w:tcPr>
            </w:tcPrChange>
          </w:tcPr>
          <w:p w14:paraId="575EDD4A" w14:textId="3908CCD0" w:rsidR="009864B4" w:rsidRPr="00B548A4" w:rsidRDefault="00804C7E" w:rsidP="009864B4">
            <w:pPr>
              <w:pStyle w:val="TableBody"/>
            </w:pPr>
            <w:ins w:id="608" w:author="Julien Klein [2]" w:date="2018-11-23T10:18:00Z">
              <w:r>
                <w:t>Not supported</w:t>
              </w:r>
            </w:ins>
            <w:del w:id="609" w:author="Julien Klein [2]" w:date="2018-11-23T10:18:00Z">
              <w:r w:rsidR="009864B4" w:rsidRPr="00B548A4" w:rsidDel="00804C7E">
                <w:delText>Disabled</w:delText>
              </w:r>
            </w:del>
          </w:p>
        </w:tc>
        <w:tc>
          <w:tcPr>
            <w:tcW w:w="790" w:type="pct"/>
            <w:tcPrChange w:id="610" w:author="Julien Klein" w:date="2018-09-28T16:20:00Z">
              <w:tcPr>
                <w:tcW w:w="938" w:type="pct"/>
                <w:gridSpan w:val="2"/>
              </w:tcPr>
            </w:tcPrChange>
          </w:tcPr>
          <w:p w14:paraId="6D5C53DF" w14:textId="064F05FC" w:rsidR="009864B4" w:rsidRPr="00B548A4" w:rsidRDefault="00804C7E" w:rsidP="009864B4">
            <w:pPr>
              <w:pStyle w:val="TableBody"/>
            </w:pPr>
            <w:ins w:id="611" w:author="Julien Klein [2]" w:date="2018-11-23T10:18:00Z">
              <w:r>
                <w:t>Not supported</w:t>
              </w:r>
            </w:ins>
            <w:del w:id="612" w:author="Julien Klein [2]" w:date="2018-11-23T10:18:00Z">
              <w:r w:rsidR="009864B4" w:rsidRPr="00B548A4" w:rsidDel="00804C7E">
                <w:delText>Disabled</w:delText>
              </w:r>
            </w:del>
          </w:p>
        </w:tc>
        <w:tc>
          <w:tcPr>
            <w:tcW w:w="790" w:type="pct"/>
            <w:tcPrChange w:id="613" w:author="Julien Klein" w:date="2018-09-28T16:20:00Z">
              <w:tcPr>
                <w:tcW w:w="938" w:type="pct"/>
                <w:gridSpan w:val="2"/>
              </w:tcPr>
            </w:tcPrChange>
          </w:tcPr>
          <w:p w14:paraId="0A0A72BF" w14:textId="32B69EAD" w:rsidR="009864B4" w:rsidRPr="00B548A4" w:rsidRDefault="00804C7E" w:rsidP="009864B4">
            <w:pPr>
              <w:pStyle w:val="TableBody"/>
            </w:pPr>
            <w:ins w:id="614" w:author="Julien Klein [2]" w:date="2018-11-23T10:18:00Z">
              <w:r>
                <w:t>Not supported</w:t>
              </w:r>
            </w:ins>
            <w:del w:id="615" w:author="Julien Klein [2]" w:date="2018-11-23T10:18:00Z">
              <w:r w:rsidR="009864B4" w:rsidRPr="00B548A4" w:rsidDel="00804C7E">
                <w:delText>Disabled</w:delText>
              </w:r>
            </w:del>
          </w:p>
        </w:tc>
        <w:tc>
          <w:tcPr>
            <w:tcW w:w="790" w:type="pct"/>
            <w:tcPrChange w:id="616" w:author="Julien Klein" w:date="2018-09-28T16:20:00Z">
              <w:tcPr>
                <w:tcW w:w="938" w:type="pct"/>
                <w:gridSpan w:val="2"/>
              </w:tcPr>
            </w:tcPrChange>
          </w:tcPr>
          <w:p w14:paraId="4DE0D00B" w14:textId="148C4C89" w:rsidR="009864B4" w:rsidRPr="00B548A4" w:rsidRDefault="00804C7E" w:rsidP="009864B4">
            <w:pPr>
              <w:pStyle w:val="TableBody"/>
            </w:pPr>
            <w:ins w:id="617" w:author="Julien Klein [2]" w:date="2018-11-23T10:18:00Z">
              <w:r>
                <w:t>Not supported</w:t>
              </w:r>
            </w:ins>
            <w:del w:id="618" w:author="Julien Klein [2]" w:date="2018-11-23T10:18:00Z">
              <w:r w:rsidR="009864B4" w:rsidRPr="00B548A4" w:rsidDel="00804C7E">
                <w:delText>Disabled</w:delText>
              </w:r>
            </w:del>
          </w:p>
        </w:tc>
        <w:tc>
          <w:tcPr>
            <w:tcW w:w="789" w:type="pct"/>
            <w:tcPrChange w:id="619" w:author="Julien Klein" w:date="2018-09-28T16:20:00Z">
              <w:tcPr>
                <w:tcW w:w="1" w:type="pct"/>
              </w:tcPr>
            </w:tcPrChange>
          </w:tcPr>
          <w:p w14:paraId="7DFD8D40" w14:textId="64EA3B93" w:rsidR="009864B4" w:rsidRPr="00B548A4" w:rsidRDefault="00804C7E" w:rsidP="009864B4">
            <w:pPr>
              <w:pStyle w:val="TableBody"/>
            </w:pPr>
            <w:ins w:id="620" w:author="Julien Klein [2]" w:date="2018-11-23T10:19:00Z">
              <w:r>
                <w:t>Not supported</w:t>
              </w:r>
            </w:ins>
            <w:ins w:id="621" w:author="Julien Klein" w:date="2018-09-28T16:22:00Z">
              <w:del w:id="622" w:author="Julien Klein [2]" w:date="2018-11-23T10:19:00Z">
                <w:r w:rsidR="009864B4" w:rsidRPr="001A20FD" w:rsidDel="00804C7E">
                  <w:delText>Disabled</w:delText>
                </w:r>
              </w:del>
            </w:ins>
          </w:p>
        </w:tc>
      </w:tr>
      <w:tr w:rsidR="009864B4" w:rsidRPr="001B27C9" w14:paraId="554720F0" w14:textId="6B229200" w:rsidTr="00AC7D7C">
        <w:tc>
          <w:tcPr>
            <w:tcW w:w="1050" w:type="pct"/>
            <w:tcPrChange w:id="623" w:author="Julien Klein" w:date="2018-09-28T16:20:00Z">
              <w:tcPr>
                <w:tcW w:w="1247" w:type="pct"/>
                <w:gridSpan w:val="2"/>
              </w:tcPr>
            </w:tcPrChange>
          </w:tcPr>
          <w:p w14:paraId="7AD4CAD9" w14:textId="53A87DAB" w:rsidR="009864B4" w:rsidRPr="00B548A4" w:rsidRDefault="009864B4" w:rsidP="009864B4">
            <w:pPr>
              <w:pStyle w:val="TableBody"/>
            </w:pPr>
            <w:r w:rsidRPr="00B548A4">
              <w:t xml:space="preserve">CIoT </w:t>
            </w:r>
            <w:r>
              <w:t>p</w:t>
            </w:r>
            <w:r w:rsidRPr="00B548A4">
              <w:t>referred EPS optimizations</w:t>
            </w:r>
          </w:p>
        </w:tc>
        <w:tc>
          <w:tcPr>
            <w:tcW w:w="790" w:type="pct"/>
            <w:tcPrChange w:id="624" w:author="Julien Klein" w:date="2018-09-28T16:20:00Z">
              <w:tcPr>
                <w:tcW w:w="938" w:type="pct"/>
                <w:gridSpan w:val="2"/>
              </w:tcPr>
            </w:tcPrChange>
          </w:tcPr>
          <w:p w14:paraId="5076CFA8" w14:textId="5F9A0603" w:rsidR="009864B4" w:rsidRPr="00B548A4" w:rsidRDefault="00804C7E" w:rsidP="009864B4">
            <w:pPr>
              <w:pStyle w:val="TableBody"/>
            </w:pPr>
            <w:ins w:id="625" w:author="Julien Klein [2]" w:date="2018-11-23T10:19:00Z">
              <w:r>
                <w:t>Not supported</w:t>
              </w:r>
            </w:ins>
            <w:del w:id="626" w:author="Julien Klein [2]" w:date="2018-11-23T10:19:00Z">
              <w:r w:rsidR="009864B4" w:rsidRPr="00B548A4" w:rsidDel="00804C7E">
                <w:delText>Disabled</w:delText>
              </w:r>
            </w:del>
          </w:p>
        </w:tc>
        <w:tc>
          <w:tcPr>
            <w:tcW w:w="790" w:type="pct"/>
            <w:tcPrChange w:id="627" w:author="Julien Klein" w:date="2018-09-28T16:20:00Z">
              <w:tcPr>
                <w:tcW w:w="938" w:type="pct"/>
                <w:gridSpan w:val="2"/>
              </w:tcPr>
            </w:tcPrChange>
          </w:tcPr>
          <w:p w14:paraId="79093E5D" w14:textId="59F06076" w:rsidR="009864B4" w:rsidRPr="00B548A4" w:rsidRDefault="00804C7E" w:rsidP="009864B4">
            <w:pPr>
              <w:pStyle w:val="TableBody"/>
            </w:pPr>
            <w:ins w:id="628" w:author="Julien Klein [2]" w:date="2018-11-23T10:19:00Z">
              <w:r>
                <w:t>Not supported</w:t>
              </w:r>
            </w:ins>
            <w:del w:id="629" w:author="Julien Klein [2]" w:date="2018-11-23T10:19:00Z">
              <w:r w:rsidR="009864B4" w:rsidRPr="00B548A4" w:rsidDel="00804C7E">
                <w:delText>Disabled</w:delText>
              </w:r>
            </w:del>
          </w:p>
        </w:tc>
        <w:tc>
          <w:tcPr>
            <w:tcW w:w="790" w:type="pct"/>
            <w:tcPrChange w:id="630" w:author="Julien Klein" w:date="2018-09-28T16:20:00Z">
              <w:tcPr>
                <w:tcW w:w="938" w:type="pct"/>
                <w:gridSpan w:val="2"/>
              </w:tcPr>
            </w:tcPrChange>
          </w:tcPr>
          <w:p w14:paraId="72AA69EC" w14:textId="33C15A1A" w:rsidR="009864B4" w:rsidRPr="00B548A4" w:rsidRDefault="00804C7E" w:rsidP="009864B4">
            <w:pPr>
              <w:pStyle w:val="TableBody"/>
            </w:pPr>
            <w:ins w:id="631" w:author="Julien Klein [2]" w:date="2018-11-23T10:19:00Z">
              <w:r>
                <w:t>Not supported</w:t>
              </w:r>
            </w:ins>
            <w:del w:id="632" w:author="Julien Klein [2]" w:date="2018-11-23T10:19:00Z">
              <w:r w:rsidR="009864B4" w:rsidRPr="00B548A4" w:rsidDel="00804C7E">
                <w:delText>Disabled</w:delText>
              </w:r>
            </w:del>
          </w:p>
        </w:tc>
        <w:tc>
          <w:tcPr>
            <w:tcW w:w="790" w:type="pct"/>
            <w:tcPrChange w:id="633" w:author="Julien Klein" w:date="2018-09-28T16:20:00Z">
              <w:tcPr>
                <w:tcW w:w="938" w:type="pct"/>
                <w:gridSpan w:val="2"/>
              </w:tcPr>
            </w:tcPrChange>
          </w:tcPr>
          <w:p w14:paraId="0EAE718F" w14:textId="5017A744" w:rsidR="009864B4" w:rsidRPr="00B548A4" w:rsidRDefault="00804C7E" w:rsidP="009864B4">
            <w:pPr>
              <w:pStyle w:val="TableBody"/>
            </w:pPr>
            <w:ins w:id="634" w:author="Julien Klein [2]" w:date="2018-11-23T10:19:00Z">
              <w:r>
                <w:t>Not supported</w:t>
              </w:r>
            </w:ins>
            <w:del w:id="635" w:author="Julien Klein [2]" w:date="2018-11-23T10:19:00Z">
              <w:r w:rsidR="009864B4" w:rsidRPr="00B548A4" w:rsidDel="00804C7E">
                <w:delText>Disabled</w:delText>
              </w:r>
            </w:del>
          </w:p>
        </w:tc>
        <w:tc>
          <w:tcPr>
            <w:tcW w:w="789" w:type="pct"/>
            <w:tcPrChange w:id="636" w:author="Julien Klein" w:date="2018-09-28T16:20:00Z">
              <w:tcPr>
                <w:tcW w:w="1" w:type="pct"/>
              </w:tcPr>
            </w:tcPrChange>
          </w:tcPr>
          <w:p w14:paraId="2847F6CC" w14:textId="4003579F" w:rsidR="009864B4" w:rsidRPr="00B548A4" w:rsidRDefault="00804C7E" w:rsidP="009864B4">
            <w:pPr>
              <w:pStyle w:val="TableBody"/>
            </w:pPr>
            <w:ins w:id="637" w:author="Julien Klein [2]" w:date="2018-11-23T10:19:00Z">
              <w:r>
                <w:t>Not supported</w:t>
              </w:r>
            </w:ins>
            <w:ins w:id="638" w:author="Julien Klein" w:date="2018-09-28T16:22:00Z">
              <w:del w:id="639" w:author="Julien Klein [2]" w:date="2018-11-23T10:19:00Z">
                <w:r w:rsidR="009864B4" w:rsidRPr="001A20FD" w:rsidDel="00804C7E">
                  <w:delText>Disabled</w:delText>
                </w:r>
              </w:del>
            </w:ins>
          </w:p>
        </w:tc>
      </w:tr>
    </w:tbl>
    <w:p w14:paraId="0FF56670" w14:textId="7B446755" w:rsidR="0026432E" w:rsidRDefault="001A20FD" w:rsidP="001A20FD">
      <w:pPr>
        <w:pStyle w:val="TableFootnote"/>
        <w:ind w:left="720" w:hanging="360"/>
      </w:pPr>
      <w:r w:rsidRPr="001A20FD">
        <w:t>1</w:t>
      </w:r>
      <w:r w:rsidRPr="001A20FD">
        <w:tab/>
        <w:t xml:space="preserve">CIDs that can be used by the host in commands using </w:t>
      </w:r>
      <w:r w:rsidRPr="001A09D6">
        <w:rPr>
          <w:rStyle w:val="Code"/>
          <w:sz w:val="16"/>
        </w:rPr>
        <w:t>&lt;</w:t>
      </w:r>
      <w:proofErr w:type="spellStart"/>
      <w:r w:rsidRPr="001A09D6">
        <w:rPr>
          <w:rStyle w:val="Code"/>
          <w:sz w:val="16"/>
        </w:rPr>
        <w:t>cid</w:t>
      </w:r>
      <w:proofErr w:type="spellEnd"/>
      <w:r w:rsidRPr="001A09D6">
        <w:rPr>
          <w:rStyle w:val="Code"/>
          <w:sz w:val="16"/>
        </w:rPr>
        <w:t>&gt;</w:t>
      </w:r>
      <w:r w:rsidRPr="001A20FD">
        <w:t xml:space="preserve"> (</w:t>
      </w:r>
      <w:r w:rsidRPr="001A09D6">
        <w:rPr>
          <w:rStyle w:val="Code"/>
          <w:sz w:val="16"/>
        </w:rPr>
        <w:t>AT+CGDCONT</w:t>
      </w:r>
      <w:r w:rsidRPr="001A20FD">
        <w:t xml:space="preserve">, </w:t>
      </w:r>
      <w:r w:rsidRPr="001A09D6">
        <w:rPr>
          <w:rStyle w:val="Code"/>
          <w:sz w:val="16"/>
        </w:rPr>
        <w:t>AT+CGACT</w:t>
      </w:r>
      <w:r w:rsidRPr="001A20FD">
        <w:t>,</w:t>
      </w:r>
      <w:r>
        <w:t xml:space="preserve"> etc.</w:t>
      </w:r>
      <w:r w:rsidRPr="001A20FD">
        <w:t>) Other CIDs cannot be used by the host</w:t>
      </w:r>
      <w:r>
        <w:t>.</w:t>
      </w:r>
    </w:p>
    <w:p w14:paraId="1F10ECF4" w14:textId="6FF52E45" w:rsidR="001A20FD" w:rsidRDefault="001A20FD" w:rsidP="001A20FD">
      <w:pPr>
        <w:pStyle w:val="TableFootnote"/>
      </w:pPr>
      <w:r w:rsidRPr="001A20FD">
        <w:t>2</w:t>
      </w:r>
      <w:r w:rsidRPr="001A20FD">
        <w:tab/>
        <w:t xml:space="preserve">Using these values in commands using </w:t>
      </w:r>
      <w:r w:rsidRPr="001A09D6">
        <w:rPr>
          <w:rStyle w:val="Code"/>
          <w:sz w:val="16"/>
        </w:rPr>
        <w:t>&lt;</w:t>
      </w:r>
      <w:proofErr w:type="spellStart"/>
      <w:r w:rsidRPr="001A09D6">
        <w:rPr>
          <w:rStyle w:val="Code"/>
          <w:sz w:val="16"/>
        </w:rPr>
        <w:t>cid</w:t>
      </w:r>
      <w:proofErr w:type="spellEnd"/>
      <w:r w:rsidRPr="001A09D6">
        <w:rPr>
          <w:rStyle w:val="Code"/>
          <w:sz w:val="16"/>
        </w:rPr>
        <w:t>&gt;</w:t>
      </w:r>
      <w:r w:rsidRPr="001A20FD">
        <w:t xml:space="preserve"> will lead to </w:t>
      </w:r>
      <w:r w:rsidRPr="001A09D6">
        <w:rPr>
          <w:rStyle w:val="Code"/>
          <w:sz w:val="16"/>
        </w:rPr>
        <w:t>ERROR</w:t>
      </w:r>
      <w:r>
        <w:t>.</w:t>
      </w:r>
    </w:p>
    <w:p w14:paraId="2BFCF3B8" w14:textId="673AE92C" w:rsidR="001A20FD" w:rsidRDefault="001A20FD" w:rsidP="001A20FD">
      <w:pPr>
        <w:pStyle w:val="TableFootnote"/>
      </w:pPr>
      <w:r w:rsidRPr="001A20FD">
        <w:t>3</w:t>
      </w:r>
      <w:r w:rsidRPr="001A20FD">
        <w:tab/>
        <w:t>PDN configuration when operator has been</w:t>
      </w:r>
      <w:r>
        <w:t xml:space="preserve"> set</w:t>
      </w:r>
      <w:r w:rsidRPr="001A20FD">
        <w:t xml:space="preserve"> and after </w:t>
      </w:r>
      <w:r>
        <w:t xml:space="preserve">the </w:t>
      </w:r>
      <w:r w:rsidRPr="001A20FD">
        <w:t xml:space="preserve">device </w:t>
      </w:r>
      <w:r>
        <w:t xml:space="preserve">is </w:t>
      </w:r>
      <w:r w:rsidRPr="001A20FD">
        <w:t>reset</w:t>
      </w:r>
      <w:r>
        <w:t>.</w:t>
      </w:r>
    </w:p>
    <w:p w14:paraId="5A103ACA" w14:textId="46102970" w:rsidR="001A20FD" w:rsidRDefault="001A20FD" w:rsidP="001A20FD">
      <w:pPr>
        <w:pStyle w:val="TableFootnote"/>
      </w:pPr>
      <w:r w:rsidRPr="001A20FD">
        <w:t>4</w:t>
      </w:r>
      <w:r w:rsidRPr="001A20FD">
        <w:tab/>
        <w:t xml:space="preserve">CID that will be used during </w:t>
      </w:r>
      <w:r>
        <w:t xml:space="preserve">the </w:t>
      </w:r>
      <w:r w:rsidRPr="001A20FD">
        <w:t>ATTACH procedure</w:t>
      </w:r>
      <w:r>
        <w:t>.</w:t>
      </w:r>
    </w:p>
    <w:p w14:paraId="751296E2" w14:textId="32B55BC6" w:rsidR="001A20FD" w:rsidRPr="001A09D6" w:rsidRDefault="001A20FD" w:rsidP="001A09D6">
      <w:pPr>
        <w:pStyle w:val="TableFootnote"/>
      </w:pPr>
      <w:r w:rsidRPr="001A20FD">
        <w:t>5</w:t>
      </w:r>
      <w:r w:rsidRPr="001A20FD">
        <w:tab/>
        <w:t>LWM2M configuration used if LWM2M is enabled.</w:t>
      </w:r>
    </w:p>
    <w:p w14:paraId="143268E8" w14:textId="6CEF49B8" w:rsidR="001A20FD" w:rsidRDefault="001A20FD" w:rsidP="001A20FD">
      <w:pPr>
        <w:pStyle w:val="TableFootnote"/>
        <w:ind w:left="720" w:hanging="360"/>
      </w:pPr>
    </w:p>
    <w:p w14:paraId="766813EA" w14:textId="6AA292FC" w:rsidR="001C703C" w:rsidRDefault="001C703C">
      <w:pPr>
        <w:pStyle w:val="Heading2"/>
      </w:pPr>
      <w:bookmarkStart w:id="640" w:name="_Ref520895337"/>
      <w:r>
        <w:t xml:space="preserve">Modem </w:t>
      </w:r>
      <w:r w:rsidR="00096F86">
        <w:t>L</w:t>
      </w:r>
      <w:r>
        <w:t>evel</w:t>
      </w:r>
      <w:bookmarkEnd w:id="640"/>
    </w:p>
    <w:p w14:paraId="7D8DCA14" w14:textId="0B3C61D0" w:rsidR="00C94DC6" w:rsidRDefault="00096F86" w:rsidP="001A09D6">
      <w:pPr>
        <w:keepNext/>
      </w:pPr>
      <w:r>
        <w:t xml:space="preserve">Likewise, </w:t>
      </w:r>
      <w:r w:rsidR="0026432E">
        <w:t>setting an operator impacts the modem configuration and behavior</w:t>
      </w:r>
      <w:r>
        <w:t xml:space="preserve"> by configuring the modem as per operator requirements.</w:t>
      </w:r>
    </w:p>
    <w:p w14:paraId="0AB7E682" w14:textId="070CFC77" w:rsidR="00D2524D" w:rsidRDefault="000F6B3C" w:rsidP="001A09D6">
      <w:pPr>
        <w:keepNext/>
      </w:pPr>
      <w:r>
        <w:t>As both the number of available operators and the specific modem behavior</w:t>
      </w:r>
      <w:r w:rsidR="00096F86">
        <w:t>/</w:t>
      </w:r>
      <w:r>
        <w:t xml:space="preserve">configuration </w:t>
      </w:r>
      <w:r w:rsidR="00B3253A">
        <w:t>that can be impacted are high</w:t>
      </w:r>
      <w:r>
        <w:t xml:space="preserve">, it is not possible to list all </w:t>
      </w:r>
      <w:r w:rsidR="00096F86">
        <w:t xml:space="preserve">modem </w:t>
      </w:r>
      <w:r>
        <w:t>behavior/configuration</w:t>
      </w:r>
      <w:r w:rsidR="00096F86" w:rsidRPr="00096F86">
        <w:t xml:space="preserve"> </w:t>
      </w:r>
      <w:r w:rsidR="00096F86">
        <w:t>combinations</w:t>
      </w:r>
      <w:r>
        <w:t>.</w:t>
      </w:r>
    </w:p>
    <w:p w14:paraId="683B7CA8" w14:textId="4F1451C9" w:rsidR="008F32C1" w:rsidRPr="00100459" w:rsidRDefault="000F6B3C">
      <w:pPr>
        <w:keepNext/>
        <w:pPrChange w:id="641" w:author="Elaine Baricante" w:date="2018-09-06T17:28:00Z">
          <w:pPr>
            <w:pStyle w:val="Heading1"/>
            <w:keepNext w:val="0"/>
            <w:tabs>
              <w:tab w:val="clear" w:pos="432"/>
              <w:tab w:val="num" w:pos="1152"/>
            </w:tabs>
            <w:ind w:left="0" w:firstLine="0"/>
          </w:pPr>
        </w:pPrChange>
      </w:pPr>
      <w:r>
        <w:t>Modem behavior/configuration are tested against operator requirements during operator certification.</w:t>
      </w:r>
      <w:r w:rsidR="00096F86">
        <w:t xml:space="preserve"> </w:t>
      </w:r>
      <w:r>
        <w:t xml:space="preserve">If needed, specific behavior/configuration can be </w:t>
      </w:r>
      <w:r w:rsidR="00096F86">
        <w:t xml:space="preserve">provided </w:t>
      </w:r>
      <w:r>
        <w:t>upon request.</w:t>
      </w:r>
    </w:p>
    <w:p w14:paraId="3426AF7A" w14:textId="495768B1" w:rsidR="00821281" w:rsidRDefault="00821281" w:rsidP="001A09D6">
      <w:pPr>
        <w:pStyle w:val="Heading1"/>
        <w:tabs>
          <w:tab w:val="clear" w:pos="432"/>
          <w:tab w:val="num" w:pos="1300"/>
        </w:tabs>
        <w:spacing w:before="200" w:after="200"/>
        <w:ind w:left="0" w:firstLine="0"/>
      </w:pPr>
      <w:r>
        <w:t>Reference Documents</w:t>
      </w:r>
    </w:p>
    <w:p w14:paraId="2431FCA2" w14:textId="39582A3D" w:rsidR="00821281" w:rsidRDefault="00821281">
      <w:pPr>
        <w:pStyle w:val="Document"/>
      </w:pPr>
      <w:bookmarkStart w:id="642" w:name="_Ref522021239"/>
      <w:r w:rsidRPr="001A09D6">
        <w:t>AirPrime HL78xx AT Commands Interface Guide</w:t>
      </w:r>
      <w:bookmarkEnd w:id="642"/>
    </w:p>
    <w:p w14:paraId="4B26AE44" w14:textId="14B16D40" w:rsidR="00821281" w:rsidRPr="001A09D6" w:rsidRDefault="00821281">
      <w:pPr>
        <w:pStyle w:val="DocumentReference"/>
        <w:tabs>
          <w:tab w:val="right" w:pos="10093"/>
        </w:tabs>
        <w:ind w:left="357" w:firstLine="543"/>
        <w:pPrChange w:id="643" w:author="Julien Klein [2]" w:date="2018-11-23T10:14:00Z">
          <w:pPr>
            <w:pStyle w:val="DocumentReference"/>
            <w:ind w:left="357" w:firstLine="543"/>
          </w:pPr>
        </w:pPrChange>
      </w:pPr>
      <w:r>
        <w:t xml:space="preserve">Reference number: </w:t>
      </w:r>
      <w:r w:rsidRPr="001A09D6">
        <w:t>41111821</w:t>
      </w:r>
      <w:ins w:id="644" w:author="Julien Klein [2]" w:date="2018-11-23T10:14:00Z">
        <w:r w:rsidR="00460617">
          <w:tab/>
        </w:r>
      </w:ins>
    </w:p>
    <w:p w14:paraId="2004AB3C" w14:textId="77777777" w:rsidR="0054687C" w:rsidRPr="00A6549D" w:rsidRDefault="0054687C" w:rsidP="001A09D6">
      <w:pPr>
        <w:pStyle w:val="Heading1"/>
        <w:spacing w:before="200" w:after="200"/>
        <w:ind w:left="0" w:firstLine="0"/>
      </w:pPr>
      <w:r w:rsidRPr="00A6549D">
        <w:t>D</w:t>
      </w:r>
      <w:r>
        <w:t>ocument History</w:t>
      </w:r>
    </w:p>
    <w:tbl>
      <w:tblPr>
        <w:tblStyle w:val="TableSWI"/>
        <w:tblW w:w="5000" w:type="pct"/>
        <w:tblLook w:val="04A0" w:firstRow="1" w:lastRow="0" w:firstColumn="1" w:lastColumn="0" w:noHBand="0" w:noVBand="1"/>
      </w:tblPr>
      <w:tblGrid>
        <w:gridCol w:w="1063"/>
        <w:gridCol w:w="2199"/>
        <w:gridCol w:w="6825"/>
      </w:tblGrid>
      <w:tr w:rsidR="0054687C" w:rsidRPr="001B27C9" w14:paraId="756F110E" w14:textId="77777777" w:rsidTr="00744ED9">
        <w:trPr>
          <w:cnfStyle w:val="100000000000" w:firstRow="1" w:lastRow="0" w:firstColumn="0" w:lastColumn="0" w:oddVBand="0" w:evenVBand="0" w:oddHBand="0" w:evenHBand="0" w:firstRowFirstColumn="0" w:firstRowLastColumn="0" w:lastRowFirstColumn="0" w:lastRowLastColumn="0"/>
        </w:trPr>
        <w:tc>
          <w:tcPr>
            <w:tcW w:w="527" w:type="pct"/>
          </w:tcPr>
          <w:p w14:paraId="6E29EF71" w14:textId="77777777" w:rsidR="0054687C" w:rsidRPr="001B27C9" w:rsidRDefault="0054687C" w:rsidP="001A09D6">
            <w:pPr>
              <w:pStyle w:val="TableColumnHead"/>
              <w:keepNext w:val="0"/>
              <w:rPr>
                <w:b w:val="0"/>
              </w:rPr>
            </w:pPr>
            <w:r w:rsidRPr="001B27C9">
              <w:t>Level</w:t>
            </w:r>
          </w:p>
        </w:tc>
        <w:tc>
          <w:tcPr>
            <w:tcW w:w="1090" w:type="pct"/>
          </w:tcPr>
          <w:p w14:paraId="59D3A94D" w14:textId="77777777" w:rsidR="0054687C" w:rsidRPr="001B27C9" w:rsidRDefault="0054687C" w:rsidP="001A09D6">
            <w:pPr>
              <w:pStyle w:val="TableColumnHead"/>
              <w:keepNext w:val="0"/>
              <w:rPr>
                <w:b w:val="0"/>
              </w:rPr>
            </w:pPr>
            <w:r w:rsidRPr="001B27C9">
              <w:t>Date</w:t>
            </w:r>
          </w:p>
        </w:tc>
        <w:tc>
          <w:tcPr>
            <w:tcW w:w="3383" w:type="pct"/>
          </w:tcPr>
          <w:p w14:paraId="2812D481" w14:textId="77777777" w:rsidR="0054687C" w:rsidRPr="001B27C9" w:rsidRDefault="0054687C" w:rsidP="001A09D6">
            <w:pPr>
              <w:pStyle w:val="TableColumnHead"/>
              <w:keepNext w:val="0"/>
              <w:rPr>
                <w:b w:val="0"/>
              </w:rPr>
            </w:pPr>
            <w:r w:rsidRPr="001B27C9">
              <w:t>History</w:t>
            </w:r>
          </w:p>
        </w:tc>
      </w:tr>
      <w:tr w:rsidR="0054687C" w:rsidRPr="00744ED9" w14:paraId="1C2FCCDD" w14:textId="77777777" w:rsidTr="00744ED9">
        <w:tc>
          <w:tcPr>
            <w:tcW w:w="527" w:type="pct"/>
          </w:tcPr>
          <w:p w14:paraId="40EE4F21" w14:textId="198B1E6C" w:rsidR="0054687C" w:rsidRPr="00744ED9" w:rsidRDefault="00821281">
            <w:pPr>
              <w:pStyle w:val="TableBody"/>
            </w:pPr>
            <w:r>
              <w:t>1.0</w:t>
            </w:r>
          </w:p>
        </w:tc>
        <w:tc>
          <w:tcPr>
            <w:tcW w:w="1090" w:type="pct"/>
          </w:tcPr>
          <w:p w14:paraId="115E875F" w14:textId="513682EF" w:rsidR="0054687C" w:rsidRPr="00744ED9" w:rsidRDefault="00821281">
            <w:pPr>
              <w:pStyle w:val="TableBody"/>
            </w:pPr>
            <w:r>
              <w:t>August 14, 2018</w:t>
            </w:r>
          </w:p>
        </w:tc>
        <w:tc>
          <w:tcPr>
            <w:tcW w:w="3383" w:type="pct"/>
          </w:tcPr>
          <w:p w14:paraId="727C0DF1" w14:textId="77777777" w:rsidR="0054687C" w:rsidRPr="00744ED9" w:rsidRDefault="0054687C">
            <w:pPr>
              <w:pStyle w:val="TableBody"/>
            </w:pPr>
            <w:r w:rsidRPr="00744ED9">
              <w:t>Creation</w:t>
            </w:r>
          </w:p>
        </w:tc>
      </w:tr>
      <w:tr w:rsidR="00177990" w:rsidRPr="00744ED9" w14:paraId="2B9F7547" w14:textId="77777777" w:rsidTr="00744ED9">
        <w:tc>
          <w:tcPr>
            <w:tcW w:w="527" w:type="pct"/>
          </w:tcPr>
          <w:p w14:paraId="70C16CA4" w14:textId="3D0A31B1" w:rsidR="00177990" w:rsidDel="00821281" w:rsidRDefault="00177990">
            <w:pPr>
              <w:pStyle w:val="TableBody"/>
            </w:pPr>
            <w:commentRangeStart w:id="645"/>
            <w:r>
              <w:t>1.1</w:t>
            </w:r>
          </w:p>
        </w:tc>
        <w:tc>
          <w:tcPr>
            <w:tcW w:w="1090" w:type="pct"/>
          </w:tcPr>
          <w:p w14:paraId="4771D22E" w14:textId="7DC81B10" w:rsidR="00177990" w:rsidDel="00821281" w:rsidRDefault="00177990">
            <w:pPr>
              <w:pStyle w:val="TableBody"/>
            </w:pPr>
            <w:r>
              <w:t>September 06, 2018</w:t>
            </w:r>
          </w:p>
        </w:tc>
        <w:tc>
          <w:tcPr>
            <w:tcW w:w="3383" w:type="pct"/>
          </w:tcPr>
          <w:p w14:paraId="07DFB53E" w14:textId="77777777" w:rsidR="00177990" w:rsidRDefault="00177990">
            <w:pPr>
              <w:pStyle w:val="TableBody"/>
            </w:pPr>
            <w:r>
              <w:t>Updated</w:t>
            </w:r>
            <w:r w:rsidR="002B70D1">
              <w:t>:</w:t>
            </w:r>
          </w:p>
          <w:p w14:paraId="17F158EC" w14:textId="72F6F1AB" w:rsidR="00323D46" w:rsidRDefault="00323D46" w:rsidP="00323D46">
            <w:pPr>
              <w:pStyle w:val="TableBody"/>
              <w:numPr>
                <w:ilvl w:val="0"/>
                <w:numId w:val="53"/>
              </w:numPr>
            </w:pPr>
            <w:r>
              <w:fldChar w:fldCharType="begin"/>
            </w:r>
            <w:r>
              <w:instrText xml:space="preserve"> REF _Ref524011746 \w \h </w:instrText>
            </w:r>
            <w:r>
              <w:fldChar w:fldCharType="separate"/>
            </w:r>
            <w:r w:rsidR="002F577A">
              <w:t>5.1</w:t>
            </w:r>
            <w:r>
              <w:fldChar w:fldCharType="end"/>
            </w:r>
            <w:r>
              <w:t xml:space="preserve"> </w:t>
            </w:r>
            <w:r>
              <w:fldChar w:fldCharType="begin"/>
            </w:r>
            <w:r>
              <w:instrText xml:space="preserve"> REF _Ref524011746 \h </w:instrText>
            </w:r>
            <w:r>
              <w:fldChar w:fldCharType="separate"/>
            </w:r>
            <w:r w:rsidR="002F577A">
              <w:t>Check Supported Bands</w:t>
            </w:r>
            <w:r>
              <w:fldChar w:fldCharType="end"/>
            </w:r>
          </w:p>
          <w:p w14:paraId="523A47D7" w14:textId="527E38FA" w:rsidR="00323D46" w:rsidRDefault="00323D46" w:rsidP="00323D46">
            <w:pPr>
              <w:pStyle w:val="TableBody"/>
              <w:numPr>
                <w:ilvl w:val="0"/>
                <w:numId w:val="53"/>
              </w:numPr>
            </w:pPr>
            <w:r>
              <w:fldChar w:fldCharType="begin"/>
            </w:r>
            <w:r>
              <w:instrText xml:space="preserve"> REF _Ref524014427 \w \h </w:instrText>
            </w:r>
            <w:r>
              <w:fldChar w:fldCharType="separate"/>
            </w:r>
            <w:r w:rsidR="002F577A">
              <w:t>5.3</w:t>
            </w:r>
            <w:r>
              <w:fldChar w:fldCharType="end"/>
            </w:r>
            <w:r>
              <w:t xml:space="preserve"> </w:t>
            </w:r>
            <w:r>
              <w:fldChar w:fldCharType="begin"/>
            </w:r>
            <w:r>
              <w:instrText xml:space="preserve"> REF _Ref524014427 \h </w:instrText>
            </w:r>
            <w:r>
              <w:fldChar w:fldCharType="separate"/>
            </w:r>
            <w:r w:rsidR="002F577A" w:rsidRPr="00C13408">
              <w:t xml:space="preserve">Set RF </w:t>
            </w:r>
            <w:r w:rsidR="002F577A">
              <w:t>B</w:t>
            </w:r>
            <w:r w:rsidR="002F577A" w:rsidRPr="00C13408">
              <w:t xml:space="preserve">ands on </w:t>
            </w:r>
            <w:r w:rsidR="002F577A">
              <w:t>w</w:t>
            </w:r>
            <w:r w:rsidR="002F577A" w:rsidRPr="00C13408">
              <w:t xml:space="preserve">hich </w:t>
            </w:r>
            <w:r w:rsidR="002F577A">
              <w:t>to O</w:t>
            </w:r>
            <w:r w:rsidR="002F577A" w:rsidRPr="00C13408">
              <w:t>perate</w:t>
            </w:r>
            <w:r>
              <w:fldChar w:fldCharType="end"/>
            </w:r>
          </w:p>
          <w:p w14:paraId="15D62E84" w14:textId="369A8705" w:rsidR="00323D46" w:rsidRDefault="00323D46" w:rsidP="00323D46">
            <w:pPr>
              <w:pStyle w:val="TableBody"/>
              <w:numPr>
                <w:ilvl w:val="0"/>
                <w:numId w:val="53"/>
              </w:numPr>
            </w:pPr>
            <w:r>
              <w:fldChar w:fldCharType="begin"/>
            </w:r>
            <w:r>
              <w:instrText xml:space="preserve"> REF _Ref518313783 \w \h </w:instrText>
            </w:r>
            <w:r>
              <w:fldChar w:fldCharType="separate"/>
            </w:r>
            <w:r w:rsidR="002F577A">
              <w:t>5.4</w:t>
            </w:r>
            <w:r>
              <w:fldChar w:fldCharType="end"/>
            </w:r>
            <w:r>
              <w:t xml:space="preserve"> </w:t>
            </w:r>
            <w:r>
              <w:fldChar w:fldCharType="begin"/>
            </w:r>
            <w:r>
              <w:instrText xml:space="preserve"> REF _Ref518313783 \h </w:instrText>
            </w:r>
            <w:r>
              <w:fldChar w:fldCharType="separate"/>
            </w:r>
            <w:r w:rsidR="002F577A">
              <w:t>Applicability of New Band Configuration</w:t>
            </w:r>
            <w:r>
              <w:fldChar w:fldCharType="end"/>
            </w:r>
          </w:p>
          <w:p w14:paraId="25B4B197" w14:textId="65273B4F" w:rsidR="00323D46" w:rsidRDefault="00323D46" w:rsidP="00323D46">
            <w:pPr>
              <w:pStyle w:val="TableBody"/>
              <w:numPr>
                <w:ilvl w:val="0"/>
                <w:numId w:val="53"/>
              </w:numPr>
            </w:pPr>
            <w:r>
              <w:fldChar w:fldCharType="begin"/>
            </w:r>
            <w:r>
              <w:instrText xml:space="preserve"> REF _Ref524014456 \w \h </w:instrText>
            </w:r>
            <w:r>
              <w:fldChar w:fldCharType="separate"/>
            </w:r>
            <w:r w:rsidR="002F577A">
              <w:t>5.5.2</w:t>
            </w:r>
            <w:r>
              <w:fldChar w:fldCharType="end"/>
            </w:r>
            <w:r>
              <w:t xml:space="preserve"> </w:t>
            </w:r>
            <w:r>
              <w:fldChar w:fldCharType="begin"/>
            </w:r>
            <w:r>
              <w:instrText xml:space="preserve"> REF _Ref524014456 \h </w:instrText>
            </w:r>
            <w:r>
              <w:fldChar w:fldCharType="separate"/>
            </w:r>
            <w:r w:rsidR="002F577A">
              <w:t>Software Upgrade</w:t>
            </w:r>
            <w:r>
              <w:fldChar w:fldCharType="end"/>
            </w:r>
          </w:p>
          <w:p w14:paraId="597035F0" w14:textId="15DB2FC0" w:rsidR="006C01FE" w:rsidRDefault="00323D46" w:rsidP="00323D46">
            <w:pPr>
              <w:pStyle w:val="TableBody"/>
              <w:numPr>
                <w:ilvl w:val="0"/>
                <w:numId w:val="53"/>
              </w:numPr>
            </w:pPr>
            <w:r>
              <w:fldChar w:fldCharType="begin"/>
            </w:r>
            <w:r>
              <w:instrText xml:space="preserve"> REF _Ref524014380 \w \h </w:instrText>
            </w:r>
            <w:r>
              <w:fldChar w:fldCharType="separate"/>
            </w:r>
            <w:r w:rsidR="002F577A">
              <w:t>6.5.2</w:t>
            </w:r>
            <w:r>
              <w:fldChar w:fldCharType="end"/>
            </w:r>
            <w:r>
              <w:t xml:space="preserve"> </w:t>
            </w:r>
            <w:r>
              <w:fldChar w:fldCharType="begin"/>
            </w:r>
            <w:r>
              <w:instrText xml:space="preserve"> REF _Ref524014380 \h </w:instrText>
            </w:r>
            <w:r>
              <w:fldChar w:fldCharType="separate"/>
            </w:r>
            <w:r w:rsidR="002F577A">
              <w:t>Software Upgrade</w:t>
            </w:r>
            <w:r>
              <w:fldChar w:fldCharType="end"/>
            </w:r>
          </w:p>
          <w:p w14:paraId="7498F943" w14:textId="1F19DA6F" w:rsidR="002B70D1" w:rsidRPr="00744ED9" w:rsidRDefault="00323D46" w:rsidP="001A09D6">
            <w:pPr>
              <w:pStyle w:val="TableBody"/>
              <w:numPr>
                <w:ilvl w:val="0"/>
                <w:numId w:val="53"/>
              </w:numPr>
            </w:pPr>
            <w:r>
              <w:fldChar w:fldCharType="begin"/>
            </w:r>
            <w:r>
              <w:instrText xml:space="preserve"> REF _Ref524014365 \w \h </w:instrText>
            </w:r>
            <w:r>
              <w:fldChar w:fldCharType="separate"/>
            </w:r>
            <w:r w:rsidR="002F577A">
              <w:t>6.6.1</w:t>
            </w:r>
            <w:r>
              <w:fldChar w:fldCharType="end"/>
            </w:r>
            <w:r w:rsidR="006C01FE">
              <w:t xml:space="preserve"> </w:t>
            </w:r>
            <w:r>
              <w:fldChar w:fldCharType="begin"/>
            </w:r>
            <w:r>
              <w:instrText xml:space="preserve"> REF _Ref524014365 \h </w:instrText>
            </w:r>
            <w:r>
              <w:fldChar w:fldCharType="separate"/>
            </w:r>
            <w:r w:rsidR="002F577A">
              <w:t>RF Bands</w:t>
            </w:r>
            <w:r>
              <w:fldChar w:fldCharType="end"/>
            </w:r>
            <w:commentRangeEnd w:id="645"/>
            <w:r w:rsidR="006C01FE">
              <w:rPr>
                <w:rStyle w:val="CommentReference"/>
                <w:rFonts w:ascii="Verdana" w:hAnsi="Verdana" w:cs="Times New Roman"/>
                <w:lang w:eastAsia="en-US"/>
              </w:rPr>
              <w:commentReference w:id="645"/>
            </w:r>
          </w:p>
        </w:tc>
      </w:tr>
      <w:tr w:rsidR="00EE5A7F" w:rsidRPr="00744ED9" w14:paraId="3DC8A0B4" w14:textId="77777777" w:rsidTr="00744ED9">
        <w:tc>
          <w:tcPr>
            <w:tcW w:w="527" w:type="pct"/>
          </w:tcPr>
          <w:p w14:paraId="4B0C6F82" w14:textId="1645196E" w:rsidR="00EE5A7F" w:rsidRDefault="00AC1C6E">
            <w:pPr>
              <w:pStyle w:val="TableBody"/>
            </w:pPr>
            <w:r>
              <w:t>1.2</w:t>
            </w:r>
          </w:p>
        </w:tc>
        <w:tc>
          <w:tcPr>
            <w:tcW w:w="1090" w:type="pct"/>
          </w:tcPr>
          <w:p w14:paraId="371EA033" w14:textId="24A1D910" w:rsidR="00EE5A7F" w:rsidRDefault="00626D80">
            <w:pPr>
              <w:pStyle w:val="TableBody"/>
            </w:pPr>
            <w:r>
              <w:t>October</w:t>
            </w:r>
            <w:r w:rsidR="00AC1C6E">
              <w:t xml:space="preserve"> </w:t>
            </w:r>
            <w:r>
              <w:t>9</w:t>
            </w:r>
            <w:r w:rsidR="00AC1C6E">
              <w:t>, 2018</w:t>
            </w:r>
          </w:p>
        </w:tc>
        <w:tc>
          <w:tcPr>
            <w:tcW w:w="3383" w:type="pct"/>
          </w:tcPr>
          <w:p w14:paraId="5A14278A" w14:textId="097EAB5E" w:rsidR="00EE5A7F" w:rsidRDefault="00074888">
            <w:pPr>
              <w:pStyle w:val="TableBody"/>
            </w:pPr>
            <w:r>
              <w:t>Added</w:t>
            </w:r>
            <w:r w:rsidR="00AC1C6E">
              <w:t>:</w:t>
            </w:r>
          </w:p>
          <w:p w14:paraId="6E568A5E" w14:textId="587083C5" w:rsidR="00AC1C6E" w:rsidRDefault="00074888" w:rsidP="00AC1C6E">
            <w:pPr>
              <w:pStyle w:val="TableBody"/>
              <w:numPr>
                <w:ilvl w:val="0"/>
                <w:numId w:val="53"/>
              </w:numPr>
            </w:pPr>
            <w:r>
              <w:fldChar w:fldCharType="begin"/>
            </w:r>
            <w:r>
              <w:instrText xml:space="preserve"> REF _Ref525915720 \r \h </w:instrText>
            </w:r>
            <w:r>
              <w:fldChar w:fldCharType="separate"/>
            </w:r>
            <w:r w:rsidR="00460617">
              <w:t>5.1</w:t>
            </w:r>
            <w:r>
              <w:fldChar w:fldCharType="end"/>
            </w:r>
            <w:r>
              <w:t xml:space="preserve"> </w:t>
            </w:r>
            <w:r>
              <w:fldChar w:fldCharType="begin"/>
            </w:r>
            <w:r>
              <w:instrText xml:space="preserve"> REF _Ref525915720 \h </w:instrText>
            </w:r>
            <w:r>
              <w:fldChar w:fldCharType="separate"/>
            </w:r>
            <w:r>
              <w:t>Preliminary note and warning</w:t>
            </w:r>
            <w:r>
              <w:fldChar w:fldCharType="end"/>
            </w:r>
          </w:p>
          <w:p w14:paraId="73012E1B" w14:textId="2E917D05" w:rsidR="00E23BFD" w:rsidRDefault="00E23BFD" w:rsidP="00AC1C6E">
            <w:pPr>
              <w:pStyle w:val="TableBody"/>
              <w:numPr>
                <w:ilvl w:val="0"/>
                <w:numId w:val="53"/>
              </w:numPr>
            </w:pPr>
            <w:r>
              <w:fldChar w:fldCharType="begin"/>
            </w:r>
            <w:r>
              <w:instrText xml:space="preserve"> REF _Ref526843801 \r \h </w:instrText>
            </w:r>
            <w:r>
              <w:fldChar w:fldCharType="separate"/>
            </w:r>
            <w:ins w:id="646" w:author="Julien Klein [2]" w:date="2018-11-23T10:14:00Z">
              <w:r w:rsidR="00460617">
                <w:t>5.8</w:t>
              </w:r>
            </w:ins>
            <w:del w:id="647" w:author="Julien Klein [2]" w:date="2018-11-23T10:14:00Z">
              <w:r w:rsidDel="00460617">
                <w:delText>5.9</w:delText>
              </w:r>
            </w:del>
            <w:r>
              <w:fldChar w:fldCharType="end"/>
            </w:r>
            <w:r>
              <w:t xml:space="preserve"> </w:t>
            </w:r>
            <w:r>
              <w:fldChar w:fldCharType="begin"/>
            </w:r>
            <w:r>
              <w:instrText xml:space="preserve"> REF _Ref526843801 \h </w:instrText>
            </w:r>
            <w:r>
              <w:fldChar w:fldCharType="separate"/>
            </w:r>
            <w:r>
              <w:t>RF Bands configuration required by main operators</w:t>
            </w:r>
            <w:r>
              <w:fldChar w:fldCharType="end"/>
            </w:r>
          </w:p>
          <w:p w14:paraId="4824ED9B" w14:textId="77777777" w:rsidR="00074888" w:rsidRDefault="00074888" w:rsidP="00074888">
            <w:pPr>
              <w:pStyle w:val="TableBody"/>
            </w:pPr>
            <w:r>
              <w:t>Updated:</w:t>
            </w:r>
          </w:p>
          <w:p w14:paraId="5898ED14" w14:textId="3FA7F38C" w:rsidR="00074888" w:rsidRDefault="008F74A7" w:rsidP="008F74A7">
            <w:pPr>
              <w:pStyle w:val="TableBody"/>
              <w:numPr>
                <w:ilvl w:val="0"/>
                <w:numId w:val="54"/>
              </w:numPr>
            </w:pPr>
            <w:r>
              <w:fldChar w:fldCharType="begin"/>
            </w:r>
            <w:r>
              <w:instrText xml:space="preserve"> REF _Ref525915778 \r \h </w:instrText>
            </w:r>
            <w:r>
              <w:fldChar w:fldCharType="separate"/>
            </w:r>
            <w:r w:rsidR="00460617">
              <w:t>6.1</w:t>
            </w:r>
            <w:r>
              <w:fldChar w:fldCharType="end"/>
            </w:r>
            <w:r>
              <w:t xml:space="preserve"> </w:t>
            </w:r>
            <w:r>
              <w:fldChar w:fldCharType="begin"/>
            </w:r>
            <w:r>
              <w:instrText xml:space="preserve"> REF _Ref525915778 \h </w:instrText>
            </w:r>
            <w:r>
              <w:fldChar w:fldCharType="separate"/>
            </w:r>
            <w:r>
              <w:t>Check Supported Operators</w:t>
            </w:r>
            <w:r>
              <w:fldChar w:fldCharType="end"/>
            </w:r>
          </w:p>
          <w:p w14:paraId="2CF4936E" w14:textId="78C474AE" w:rsidR="008F74A7" w:rsidRDefault="008F74A7" w:rsidP="00460617">
            <w:pPr>
              <w:pStyle w:val="TableBody"/>
              <w:numPr>
                <w:ilvl w:val="0"/>
                <w:numId w:val="54"/>
              </w:numPr>
            </w:pPr>
            <w:r>
              <w:fldChar w:fldCharType="begin"/>
            </w:r>
            <w:r>
              <w:instrText xml:space="preserve"> REF _Ref520895326 \r \h </w:instrText>
            </w:r>
            <w:r>
              <w:fldChar w:fldCharType="separate"/>
            </w:r>
            <w:r>
              <w:t>7.1</w:t>
            </w:r>
            <w:r>
              <w:fldChar w:fldCharType="end"/>
            </w:r>
            <w:r>
              <w:t xml:space="preserve"> </w:t>
            </w:r>
            <w:r w:rsidR="0038433A">
              <w:fldChar w:fldCharType="begin"/>
            </w:r>
            <w:r w:rsidR="0038433A">
              <w:instrText xml:space="preserve"> REF _Ref520895326 \h </w:instrText>
            </w:r>
            <w:r w:rsidR="0038433A">
              <w:fldChar w:fldCharType="separate"/>
            </w:r>
            <w:r w:rsidR="0038433A">
              <w:t>Application Level (General Configuration)</w:t>
            </w:r>
            <w:r w:rsidR="0038433A">
              <w:fldChar w:fldCharType="end"/>
            </w:r>
          </w:p>
        </w:tc>
      </w:tr>
    </w:tbl>
    <w:p w14:paraId="65204DEB" w14:textId="77777777" w:rsidR="002F577A" w:rsidRDefault="002F577A" w:rsidP="001A09D6">
      <w:r>
        <w:lastRenderedPageBreak/>
        <w:br w:type="page"/>
      </w:r>
    </w:p>
    <w:p w14:paraId="769F032C" w14:textId="5307965D" w:rsidR="00D4191F" w:rsidRDefault="00D4191F" w:rsidP="006C01FE">
      <w:pPr>
        <w:pStyle w:val="Heading1"/>
        <w:tabs>
          <w:tab w:val="clear" w:pos="432"/>
          <w:tab w:val="num" w:pos="1152"/>
        </w:tabs>
        <w:spacing w:before="200" w:after="200"/>
        <w:ind w:left="0" w:firstLine="0"/>
      </w:pPr>
      <w:r w:rsidRPr="00E51118">
        <w:lastRenderedPageBreak/>
        <w:t>L</w:t>
      </w:r>
      <w:r w:rsidR="00FC5FD6" w:rsidRPr="00E51118">
        <w:t>egal Notice</w:t>
      </w:r>
    </w:p>
    <w:p w14:paraId="1297FB45" w14:textId="77777777" w:rsidR="00821281" w:rsidRPr="00844859" w:rsidRDefault="00821281" w:rsidP="00821281">
      <w:pPr>
        <w:pStyle w:val="LegalTitle"/>
      </w:pPr>
      <w:r w:rsidRPr="00844859">
        <w:t>Important Notice</w:t>
      </w:r>
    </w:p>
    <w:p w14:paraId="6B8F4C1F" w14:textId="77777777" w:rsidR="00821281" w:rsidRPr="00844859" w:rsidRDefault="00821281" w:rsidP="00821281">
      <w:pPr>
        <w:pStyle w:val="LegalText"/>
      </w:pPr>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3683B18" w14:textId="77777777" w:rsidR="00821281" w:rsidRPr="00844859" w:rsidRDefault="00821281" w:rsidP="00821281">
      <w:pPr>
        <w:pStyle w:val="LegalTitle"/>
      </w:pPr>
      <w:r w:rsidRPr="00844859">
        <w:t>Safety and Hazards</w:t>
      </w:r>
    </w:p>
    <w:p w14:paraId="00AFEF0D" w14:textId="77777777" w:rsidR="00821281" w:rsidRPr="00844859" w:rsidRDefault="00821281" w:rsidP="00821281">
      <w:pPr>
        <w:pStyle w:val="LegalText"/>
      </w:pPr>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7872656A" w14:textId="77777777" w:rsidR="00821281" w:rsidRPr="00651187" w:rsidRDefault="00821281" w:rsidP="00821281">
      <w:pPr>
        <w:pStyle w:val="LegalNote"/>
      </w:pPr>
      <w:r>
        <w:t xml:space="preserve">Note:  </w:t>
      </w:r>
      <w:r w:rsidRPr="00651187">
        <w:t>Some airlines may permit the use of cellular phones while the aircraft is on the ground and the door is open. Sierra Wireless modems may be used at this time.</w:t>
      </w:r>
    </w:p>
    <w:p w14:paraId="57A98D57" w14:textId="77777777" w:rsidR="00821281" w:rsidRPr="00844859" w:rsidRDefault="00821281" w:rsidP="00821281">
      <w:pPr>
        <w:pStyle w:val="LegalText"/>
      </w:pPr>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EA03553" w14:textId="77777777" w:rsidR="00821281" w:rsidRPr="00844859" w:rsidRDefault="00821281" w:rsidP="00821281">
      <w:pPr>
        <w:pStyle w:val="LegalTitle"/>
      </w:pPr>
      <w:r w:rsidRPr="00844859">
        <w:t>Limitations of Liability</w:t>
      </w:r>
    </w:p>
    <w:p w14:paraId="032A6827" w14:textId="77777777" w:rsidR="00821281" w:rsidRPr="00844859" w:rsidRDefault="00821281" w:rsidP="00821281">
      <w:pPr>
        <w:pStyle w:val="LegalText"/>
      </w:pPr>
      <w:r w:rsidRPr="00844859">
        <w:t xml:space="preserve">This manual is provided “as is”.  Sierra Wireless makes no warranties of any kind, either expressed or implied, including any implied warranties of merchantability, fitness for a </w:t>
      </w:r>
      <w:proofErr w:type="gramStart"/>
      <w:r w:rsidRPr="00844859">
        <w:t>particular purpose</w:t>
      </w:r>
      <w:proofErr w:type="gramEnd"/>
      <w:r w:rsidRPr="00844859">
        <w:t xml:space="preserve">, or noninfringement.  The recipient of the manual shall endorse all risks arising from its use.  </w:t>
      </w:r>
    </w:p>
    <w:p w14:paraId="0CEA6016" w14:textId="77777777" w:rsidR="00821281" w:rsidRPr="00844859" w:rsidRDefault="00821281" w:rsidP="00821281">
      <w:pPr>
        <w:pStyle w:val="LegalText"/>
      </w:pPr>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1674DD26" w14:textId="77777777" w:rsidR="00821281" w:rsidRDefault="00821281" w:rsidP="00821281">
      <w:pPr>
        <w:pStyle w:val="LegalText"/>
      </w:pPr>
      <w:r w:rsidRPr="00844859">
        <w:t xml:space="preserve">Notwithstanding the foregoing, in no event shall Sierra Wireless and/or its affiliates aggregate liability arising under or in connection with the Sierra Wireless product, regardless of the number of events, occurrences, or claims giving rise to liability, be </w:t>
      </w:r>
      <w:proofErr w:type="gramStart"/>
      <w:r w:rsidRPr="00844859">
        <w:t>in excess of</w:t>
      </w:r>
      <w:proofErr w:type="gramEnd"/>
      <w:r w:rsidRPr="00844859">
        <w:t xml:space="preserve"> the price paid by the purchaser for the Sierra Wireless product.</w:t>
      </w:r>
    </w:p>
    <w:p w14:paraId="1C54CB45" w14:textId="77777777" w:rsidR="00821281" w:rsidRPr="00844859" w:rsidRDefault="00821281" w:rsidP="00821281">
      <w:pPr>
        <w:pStyle w:val="LegalTitle"/>
      </w:pPr>
      <w:r w:rsidRPr="00844859">
        <w:t>Patents</w:t>
      </w:r>
    </w:p>
    <w:p w14:paraId="7C06E3CD" w14:textId="77777777" w:rsidR="00821281" w:rsidRDefault="00821281" w:rsidP="00821281">
      <w:pPr>
        <w:pStyle w:val="LegalText"/>
      </w:pPr>
      <w:r w:rsidRPr="00EA509B">
        <w:t>This product may contain technology developed by or for Sierra Wireless Inc.</w:t>
      </w:r>
    </w:p>
    <w:p w14:paraId="2F5E2DD7" w14:textId="77777777" w:rsidR="00821281" w:rsidRPr="00430E5F" w:rsidRDefault="00821281" w:rsidP="00821281">
      <w:pPr>
        <w:pStyle w:val="LegalText"/>
      </w:pPr>
      <w:r w:rsidRPr="00430E5F">
        <w:t>This product includes technology licensed from QUALCOMM</w:t>
      </w:r>
      <w:r w:rsidRPr="00430E5F">
        <w:rPr>
          <w:vertAlign w:val="superscript"/>
        </w:rPr>
        <w:t>®</w:t>
      </w:r>
      <w:r w:rsidRPr="00430E5F">
        <w:t>.</w:t>
      </w:r>
    </w:p>
    <w:p w14:paraId="4B1164CD" w14:textId="77777777" w:rsidR="00821281" w:rsidRPr="00430E5F" w:rsidRDefault="00821281" w:rsidP="00821281">
      <w:pPr>
        <w:pStyle w:val="LegalText"/>
      </w:pPr>
      <w:r w:rsidRPr="001B7809">
        <w:t>This product is manufactured or sold by Sierra Wireless Inc. or its affiliates under one or more patents licensed from MMP Portfolio Licensing.</w:t>
      </w:r>
    </w:p>
    <w:p w14:paraId="7554E230" w14:textId="77777777" w:rsidR="00821281" w:rsidRPr="00844859" w:rsidRDefault="00821281" w:rsidP="00821281">
      <w:pPr>
        <w:pStyle w:val="LegalTitle"/>
      </w:pPr>
      <w:r w:rsidRPr="00844859">
        <w:t>Copyright</w:t>
      </w:r>
    </w:p>
    <w:p w14:paraId="547643D9" w14:textId="77777777" w:rsidR="00821281" w:rsidRPr="00844859" w:rsidRDefault="00821281" w:rsidP="00821281">
      <w:pPr>
        <w:pStyle w:val="LegalText"/>
      </w:pPr>
      <w:r w:rsidRPr="00844859">
        <w:t>© 20</w:t>
      </w:r>
      <w:r>
        <w:t>18</w:t>
      </w:r>
      <w:r w:rsidRPr="00844859">
        <w:t xml:space="preserve"> Sierra Wireless. All rights reserved.</w:t>
      </w:r>
    </w:p>
    <w:p w14:paraId="5815B1C6" w14:textId="77777777" w:rsidR="00821281" w:rsidRPr="00844859" w:rsidRDefault="00821281" w:rsidP="00821281">
      <w:pPr>
        <w:pStyle w:val="LegalTitle"/>
      </w:pPr>
      <w:r w:rsidRPr="00844859">
        <w:t>Trademarks</w:t>
      </w:r>
    </w:p>
    <w:p w14:paraId="5351DFE1" w14:textId="77777777" w:rsidR="00821281" w:rsidRDefault="00821281" w:rsidP="00821281">
      <w:pPr>
        <w:pStyle w:val="LegalText"/>
      </w:pPr>
      <w:r>
        <w:t>Sierra Wireless</w:t>
      </w:r>
      <w:r w:rsidRPr="00430E5F">
        <w:rPr>
          <w:vertAlign w:val="superscript"/>
        </w:rPr>
        <w:t>®</w:t>
      </w:r>
      <w:r>
        <w:t>, AirPrime</w:t>
      </w:r>
      <w:r w:rsidRPr="00430E5F">
        <w:rPr>
          <w:vertAlign w:val="superscript"/>
        </w:rPr>
        <w:t>®</w:t>
      </w:r>
      <w:r>
        <w:t xml:space="preserve">, </w:t>
      </w:r>
      <w:proofErr w:type="spellStart"/>
      <w:r>
        <w:t>AirLink</w:t>
      </w:r>
      <w:proofErr w:type="spellEnd"/>
      <w:r w:rsidRPr="00430E5F">
        <w:rPr>
          <w:vertAlign w:val="superscript"/>
        </w:rPr>
        <w:t>®</w:t>
      </w:r>
      <w:r>
        <w:t>, AirVantage</w:t>
      </w:r>
      <w:r w:rsidRPr="00430E5F">
        <w:rPr>
          <w:vertAlign w:val="superscript"/>
        </w:rPr>
        <w:t>®</w:t>
      </w:r>
      <w:r>
        <w:t>, WISMO</w:t>
      </w:r>
      <w:r w:rsidRPr="00430E5F">
        <w:rPr>
          <w:vertAlign w:val="superscript"/>
        </w:rPr>
        <w:t>®</w:t>
      </w:r>
      <w:r>
        <w:t>, ALEOS</w:t>
      </w:r>
      <w:r w:rsidRPr="00430E5F">
        <w:rPr>
          <w:vertAlign w:val="superscript"/>
        </w:rPr>
        <w:t>®</w:t>
      </w:r>
      <w:r>
        <w:t xml:space="preserve"> and the Sierra Wireless and Open AT logos are registered trademarks of Sierra Wireless, Inc. or one of its subsidiaries.</w:t>
      </w:r>
    </w:p>
    <w:p w14:paraId="0706AA9C" w14:textId="77777777" w:rsidR="00821281" w:rsidRDefault="00821281" w:rsidP="00821281">
      <w:pPr>
        <w:pStyle w:val="LegalText"/>
      </w:pPr>
      <w:r>
        <w:t>Watcher</w:t>
      </w:r>
      <w:r w:rsidRPr="00430E5F">
        <w:rPr>
          <w:vertAlign w:val="superscript"/>
        </w:rPr>
        <w:t>®</w:t>
      </w:r>
      <w:r>
        <w:t xml:space="preserve"> is a registered trademark of NETGEAR, Inc., used under license.</w:t>
      </w:r>
    </w:p>
    <w:p w14:paraId="25CBDD6B" w14:textId="77777777" w:rsidR="00821281" w:rsidRDefault="00821281" w:rsidP="00821281">
      <w:pPr>
        <w:pStyle w:val="LegalText"/>
      </w:pPr>
      <w:r>
        <w:t>Windows</w:t>
      </w:r>
      <w:r w:rsidRPr="00430E5F">
        <w:rPr>
          <w:vertAlign w:val="superscript"/>
        </w:rPr>
        <w:t>®</w:t>
      </w:r>
      <w:r>
        <w:t xml:space="preserve"> and Windows Vista</w:t>
      </w:r>
      <w:r w:rsidRPr="00430E5F">
        <w:rPr>
          <w:vertAlign w:val="superscript"/>
        </w:rPr>
        <w:t>®</w:t>
      </w:r>
      <w:r>
        <w:t xml:space="preserve"> are registered trademarks of Microsoft Corporation.</w:t>
      </w:r>
    </w:p>
    <w:p w14:paraId="18FA14EF" w14:textId="77777777" w:rsidR="00821281" w:rsidRDefault="00821281" w:rsidP="00821281">
      <w:pPr>
        <w:pStyle w:val="LegalText"/>
      </w:pPr>
      <w:r>
        <w:t>Macintosh</w:t>
      </w:r>
      <w:r w:rsidRPr="00430E5F">
        <w:rPr>
          <w:vertAlign w:val="superscript"/>
        </w:rPr>
        <w:t>®</w:t>
      </w:r>
      <w:r>
        <w:t xml:space="preserve"> and Mac OS X</w:t>
      </w:r>
      <w:r w:rsidRPr="00430E5F">
        <w:rPr>
          <w:vertAlign w:val="superscript"/>
        </w:rPr>
        <w:t>®</w:t>
      </w:r>
      <w:r>
        <w:t xml:space="preserve"> are registered trademarks of Apple Inc., registered in the U.S. and other countries.</w:t>
      </w:r>
    </w:p>
    <w:p w14:paraId="4D01DE1B" w14:textId="77777777" w:rsidR="00821281" w:rsidRDefault="00821281" w:rsidP="00821281">
      <w:pPr>
        <w:pStyle w:val="LegalText"/>
      </w:pPr>
      <w:r>
        <w:t>QUALCOMM</w:t>
      </w:r>
      <w:r w:rsidRPr="00430E5F">
        <w:rPr>
          <w:vertAlign w:val="superscript"/>
        </w:rPr>
        <w:t>®</w:t>
      </w:r>
      <w:r>
        <w:t xml:space="preserve"> is a registered trademark of QUALCOMM Incorporated.  Used under license.</w:t>
      </w:r>
    </w:p>
    <w:p w14:paraId="7F75A00B" w14:textId="6944CB4E" w:rsidR="004278EA" w:rsidRPr="004278EA" w:rsidRDefault="00821281" w:rsidP="00EA09AB">
      <w:pPr>
        <w:pStyle w:val="LegalText"/>
      </w:pPr>
      <w:r>
        <w:t>Other trademarks are the property of their respective owners</w:t>
      </w:r>
      <w:r w:rsidR="00EA09AB">
        <w:t>.</w:t>
      </w:r>
    </w:p>
    <w:sectPr w:rsidR="004278EA" w:rsidRPr="004278EA" w:rsidSect="007435A7">
      <w:headerReference w:type="default" r:id="rId16"/>
      <w:footerReference w:type="default" r:id="rId17"/>
      <w:headerReference w:type="first" r:id="rId18"/>
      <w:footerReference w:type="first" r:id="rId19"/>
      <w:type w:val="continuous"/>
      <w:pgSz w:w="11907" w:h="16840" w:code="9"/>
      <w:pgMar w:top="1440" w:right="907" w:bottom="1440" w:left="907" w:header="806" w:footer="806" w:gutter="0"/>
      <w:cols w:sep="1" w:space="567"/>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45" w:author="Elaine Baricante" w:date="2018-09-06T16:26:00Z" w:initials="EB">
    <w:p w14:paraId="596BA149" w14:textId="6F3522D0" w:rsidR="006C01FE" w:rsidRDefault="006C01FE">
      <w:pPr>
        <w:pStyle w:val="CommentText"/>
      </w:pPr>
      <w:r>
        <w:rPr>
          <w:rStyle w:val="CommentReference"/>
        </w:rPr>
        <w:annotationRef/>
      </w:r>
      <w:r>
        <w:t xml:space="preserve">From DPM via </w:t>
      </w:r>
      <w:proofErr w:type="spellStart"/>
      <w:r>
        <w:t>FileHold</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96BA14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6BA149" w16cid:durableId="1F3BD3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9D2806" w14:textId="77777777" w:rsidR="00004523" w:rsidRDefault="00004523">
      <w:r>
        <w:separator/>
      </w:r>
    </w:p>
  </w:endnote>
  <w:endnote w:type="continuationSeparator" w:id="0">
    <w:p w14:paraId="6E59F475" w14:textId="77777777" w:rsidR="00004523" w:rsidRDefault="00004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embedRegular r:id="rId1" w:fontKey="{2E9DDD99-D7C7-4021-A8DF-244B9A43730E}"/>
    <w:embedBold r:id="rId2" w:fontKey="{6A491A9C-0A20-44BC-B737-407E2A72F409}"/>
    <w:embedItalic r:id="rId3" w:fontKey="{1A8E469D-5D4D-4468-B9CD-5DFB880C8F09}"/>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othic720 BT">
    <w:altName w:val="Arial"/>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Zurich UBlkEx BT">
    <w:altName w:val="Impact"/>
    <w:charset w:val="00"/>
    <w:family w:val="swiss"/>
    <w:pitch w:val="variable"/>
    <w:sig w:usb0="00000001" w:usb1="00000000" w:usb2="00000000" w:usb3="00000000" w:csb0="0000001B" w:csb1="00000000"/>
  </w:font>
  <w:font w:name="Zurich Ex BT">
    <w:altName w:val="Cambria"/>
    <w:charset w:val="00"/>
    <w:family w:val="swiss"/>
    <w:pitch w:val="variable"/>
    <w:sig w:usb0="00000087" w:usb1="00000000" w:usb2="00000000" w:usb3="00000000" w:csb0="0000001B" w:csb1="00000000"/>
  </w:font>
  <w:font w:name="Verdana">
    <w:panose1 w:val="020B0604030504040204"/>
    <w:charset w:val="00"/>
    <w:family w:val="swiss"/>
    <w:pitch w:val="variable"/>
    <w:sig w:usb0="A10006FF" w:usb1="4000205B" w:usb2="00000010" w:usb3="00000000" w:csb0="0000019F" w:csb1="00000000"/>
    <w:embedRegular r:id="rId4" w:fontKey="{95999BBD-08AE-492B-8CA7-2D9F8338F796}"/>
    <w:embedBold r:id="rId5" w:fontKey="{9D97ED1E-D698-43E7-9998-FE9FDAC10257}"/>
    <w:embedItalic r:id="rId6" w:fontKey="{7C887B87-706D-4551-914C-38EC82FC916E}"/>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icrosoft Sans Serif">
    <w:panose1 w:val="020B0604020202020204"/>
    <w:charset w:val="00"/>
    <w:family w:val="swiss"/>
    <w:pitch w:val="variable"/>
    <w:sig w:usb0="E1002AFF" w:usb1="C0000002" w:usb2="00000008"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02FF" w:usb1="4000ACFF" w:usb2="00000001" w:usb3="00000000" w:csb0="0000019F" w:csb1="00000000"/>
  </w:font>
  <w:font w:name="PalatinoLinotype-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4E36DD" w14:textId="044565F1" w:rsidR="00C80D20" w:rsidRPr="00AA30B1" w:rsidRDefault="00C80D20" w:rsidP="00170F13">
    <w:pPr>
      <w:pStyle w:val="Footer"/>
      <w:rPr>
        <w:b w:val="0"/>
      </w:rPr>
    </w:pPr>
    <w:r w:rsidRPr="00AA30B1">
      <w:rPr>
        <w:b w:val="0"/>
      </w:rPr>
      <w:fldChar w:fldCharType="begin"/>
    </w:r>
    <w:r w:rsidRPr="00AA30B1">
      <w:rPr>
        <w:b w:val="0"/>
      </w:rPr>
      <w:instrText xml:space="preserve"> DOCPROPERTY  Reference  \* MERGEFORMAT </w:instrText>
    </w:r>
    <w:r w:rsidRPr="00AA30B1">
      <w:rPr>
        <w:b w:val="0"/>
      </w:rPr>
      <w:fldChar w:fldCharType="separate"/>
    </w:r>
    <w:r w:rsidR="00177990">
      <w:rPr>
        <w:b w:val="0"/>
      </w:rPr>
      <w:t>2174213</w:t>
    </w:r>
    <w:r w:rsidRPr="00AA30B1">
      <w:rPr>
        <w:b w:val="0"/>
      </w:rPr>
      <w:fldChar w:fldCharType="end"/>
    </w:r>
    <w:r w:rsidRPr="00AA30B1">
      <w:rPr>
        <w:b w:val="0"/>
        <w:noProof/>
        <w:lang w:eastAsia="en-US"/>
      </w:rPr>
      <mc:AlternateContent>
        <mc:Choice Requires="wps">
          <w:drawing>
            <wp:anchor distT="0" distB="0" distL="114300" distR="114300" simplePos="0" relativeHeight="251659776" behindDoc="0" locked="0" layoutInCell="1" allowOverlap="1" wp14:anchorId="691B07A8" wp14:editId="4D01A307">
              <wp:simplePos x="0" y="0"/>
              <wp:positionH relativeFrom="margin">
                <wp:posOffset>-173355</wp:posOffset>
              </wp:positionH>
              <wp:positionV relativeFrom="paragraph">
                <wp:posOffset>-3810</wp:posOffset>
              </wp:positionV>
              <wp:extent cx="6601460" cy="0"/>
              <wp:effectExtent l="17145" t="15240" r="10795" b="13335"/>
              <wp:wrapNone/>
              <wp:docPr id="16"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146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BD7E8B" id="Line 51" o:spid="_x0000_s1026" style="position:absolute;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3.65pt,-.3pt" to="506.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" strokecolor="#ccc" strokeweight="1.5pt">
              <w10:wrap anchorx="margin"/>
            </v:line>
          </w:pict>
        </mc:Fallback>
      </mc:AlternateContent>
    </w:r>
    <w:r w:rsidRPr="00AA30B1">
      <w:rPr>
        <w:b w:val="0"/>
      </w:rPr>
      <w:tab/>
      <w:t xml:space="preserve">Rev </w:t>
    </w:r>
    <w:r w:rsidRPr="00AA30B1">
      <w:rPr>
        <w:b w:val="0"/>
      </w:rPr>
      <w:fldChar w:fldCharType="begin"/>
    </w:r>
    <w:r w:rsidRPr="00AA30B1">
      <w:rPr>
        <w:b w:val="0"/>
      </w:rPr>
      <w:instrText xml:space="preserve"> DOCPROPERTY  Revision  \* MERGEFORMAT </w:instrText>
    </w:r>
    <w:r w:rsidRPr="00AA30B1">
      <w:rPr>
        <w:b w:val="0"/>
      </w:rPr>
      <w:fldChar w:fldCharType="separate"/>
    </w:r>
    <w:ins w:id="650" w:author="Julien Klein" w:date="2018-09-28T16:43:00Z">
      <w:r w:rsidR="0061152B">
        <w:rPr>
          <w:b w:val="0"/>
        </w:rPr>
        <w:t>1.2</w:t>
      </w:r>
    </w:ins>
    <w:del w:id="651" w:author="Julien Klein" w:date="2018-09-28T16:43:00Z">
      <w:r w:rsidR="00177990" w:rsidDel="0061152B">
        <w:rPr>
          <w:b w:val="0"/>
        </w:rPr>
        <w:delText>1.1</w:delText>
      </w:r>
      <w:r w:rsidDel="0061152B">
        <w:rPr>
          <w:b w:val="0"/>
        </w:rPr>
        <w:delText>00.04</w:delText>
      </w:r>
    </w:del>
    <w:r w:rsidRPr="00AA30B1">
      <w:rPr>
        <w:b w:val="0"/>
      </w:rPr>
      <w:fldChar w:fldCharType="end"/>
    </w:r>
    <w:r w:rsidRPr="00AA30B1">
      <w:rPr>
        <w:b w:val="0"/>
      </w:rPr>
      <w:tab/>
    </w:r>
    <w:r w:rsidRPr="00AA30B1">
      <w:rPr>
        <w:b w:val="0"/>
      </w:rPr>
      <w:fldChar w:fldCharType="begin"/>
    </w:r>
    <w:r w:rsidRPr="00AA30B1">
      <w:rPr>
        <w:b w:val="0"/>
      </w:rPr>
      <w:instrText xml:space="preserve"> DOCPROPERTY  Date  \* MERGEFORMAT </w:instrText>
    </w:r>
    <w:r w:rsidRPr="00AA30B1">
      <w:rPr>
        <w:b w:val="0"/>
      </w:rPr>
      <w:fldChar w:fldCharType="separate"/>
    </w:r>
    <w:ins w:id="652" w:author="Julien Klein [2]" w:date="2018-11-23T10:15:00Z">
      <w:r w:rsidR="00EE26B6">
        <w:rPr>
          <w:b w:val="0"/>
        </w:rPr>
        <w:t>November 23, 2018</w:t>
      </w:r>
    </w:ins>
    <w:del w:id="653" w:author="Julien Klein [2]" w:date="2018-11-23T10:15:00Z">
      <w:r w:rsidR="0061152B" w:rsidDel="00EE26B6">
        <w:rPr>
          <w:b w:val="0"/>
        </w:rPr>
        <w:delText>September 28, 2018</w:delText>
      </w:r>
      <w:r w:rsidR="00177990" w:rsidDel="00EE26B6">
        <w:rPr>
          <w:b w:val="0"/>
        </w:rPr>
        <w:delText>September 06, 2018</w:delText>
      </w:r>
      <w:r w:rsidDel="00EE26B6">
        <w:rPr>
          <w:b w:val="0"/>
        </w:rPr>
        <w:delText>August 1, 2018</w:delText>
      </w:r>
    </w:del>
    <w:r w:rsidRPr="00AA30B1">
      <w:rPr>
        <w:b w:val="0"/>
      </w:rPr>
      <w:fldChar w:fldCharType="end"/>
    </w:r>
    <w:r w:rsidRPr="00AA30B1">
      <w:rPr>
        <w:b w:val="0"/>
      </w:rPr>
      <w:tab/>
    </w:r>
    <w:r w:rsidRPr="00AA30B1">
      <w:rPr>
        <w:b w:val="0"/>
      </w:rPr>
      <w:fldChar w:fldCharType="begin"/>
    </w:r>
    <w:r w:rsidRPr="00AA30B1">
      <w:rPr>
        <w:b w:val="0"/>
      </w:rPr>
      <w:instrText xml:space="preserve"> PAGE </w:instrText>
    </w:r>
    <w:r w:rsidRPr="00AA30B1">
      <w:rPr>
        <w:b w:val="0"/>
      </w:rPr>
      <w:fldChar w:fldCharType="separate"/>
    </w:r>
    <w:r>
      <w:rPr>
        <w:b w:val="0"/>
        <w:noProof/>
      </w:rPr>
      <w:t>4</w:t>
    </w:r>
    <w:r w:rsidRPr="00AA30B1">
      <w:rPr>
        <w:b w:val="0"/>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CCF884" w14:textId="5D102918" w:rsidR="00C80D20" w:rsidRPr="00AA30B1" w:rsidRDefault="00C80D20" w:rsidP="002601EA">
    <w:pPr>
      <w:pStyle w:val="Footer"/>
      <w:rPr>
        <w:b w:val="0"/>
      </w:rPr>
    </w:pPr>
    <w:r w:rsidRPr="00AA30B1">
      <w:rPr>
        <w:b w:val="0"/>
      </w:rPr>
      <w:fldChar w:fldCharType="begin"/>
    </w:r>
    <w:r w:rsidRPr="00AA30B1">
      <w:rPr>
        <w:b w:val="0"/>
      </w:rPr>
      <w:instrText xml:space="preserve"> DOCPROPERTY  Reference  \* MERGEFORMAT </w:instrText>
    </w:r>
    <w:r w:rsidRPr="00AA30B1">
      <w:rPr>
        <w:b w:val="0"/>
      </w:rPr>
      <w:fldChar w:fldCharType="separate"/>
    </w:r>
    <w:r w:rsidR="00177990">
      <w:rPr>
        <w:b w:val="0"/>
      </w:rPr>
      <w:t>2174213</w:t>
    </w:r>
    <w:r w:rsidRPr="00AA30B1">
      <w:rPr>
        <w:b w:val="0"/>
      </w:rPr>
      <w:fldChar w:fldCharType="end"/>
    </w:r>
    <w:r w:rsidRPr="00AA30B1">
      <w:rPr>
        <w:b w:val="0"/>
        <w:noProof/>
        <w:lang w:eastAsia="en-US"/>
      </w:rPr>
      <mc:AlternateContent>
        <mc:Choice Requires="wps">
          <w:drawing>
            <wp:anchor distT="0" distB="0" distL="114300" distR="114300" simplePos="0" relativeHeight="251657728" behindDoc="0" locked="0" layoutInCell="1" allowOverlap="1" wp14:anchorId="0DEA5A66" wp14:editId="729AA516">
              <wp:simplePos x="0" y="0"/>
              <wp:positionH relativeFrom="margin">
                <wp:posOffset>-173355</wp:posOffset>
              </wp:positionH>
              <wp:positionV relativeFrom="paragraph">
                <wp:posOffset>-3810</wp:posOffset>
              </wp:positionV>
              <wp:extent cx="6601460" cy="0"/>
              <wp:effectExtent l="17145" t="15240" r="10795" b="13335"/>
              <wp:wrapNone/>
              <wp:docPr id="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146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3843E" id="Line 51" o:spid="_x0000_s1026" style="position:absolute;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3.65pt,-.3pt" to="506.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" strokecolor="#ccc" strokeweight="1.5pt">
              <w10:wrap anchorx="margin"/>
            </v:line>
          </w:pict>
        </mc:Fallback>
      </mc:AlternateContent>
    </w:r>
    <w:r w:rsidRPr="00AA30B1">
      <w:rPr>
        <w:b w:val="0"/>
      </w:rPr>
      <w:tab/>
      <w:t xml:space="preserve">Rev </w:t>
    </w:r>
    <w:r w:rsidRPr="00AA30B1">
      <w:rPr>
        <w:b w:val="0"/>
      </w:rPr>
      <w:fldChar w:fldCharType="begin"/>
    </w:r>
    <w:r w:rsidRPr="00AA30B1">
      <w:rPr>
        <w:b w:val="0"/>
      </w:rPr>
      <w:instrText xml:space="preserve"> DOCPROPERTY  Revision  \* MERGEFORMAT </w:instrText>
    </w:r>
    <w:r w:rsidRPr="00AA30B1">
      <w:rPr>
        <w:b w:val="0"/>
      </w:rPr>
      <w:fldChar w:fldCharType="separate"/>
    </w:r>
    <w:ins w:id="660" w:author="Julien Klein" w:date="2018-09-28T16:42:00Z">
      <w:r w:rsidR="0061152B">
        <w:rPr>
          <w:b w:val="0"/>
        </w:rPr>
        <w:t>1.2</w:t>
      </w:r>
    </w:ins>
    <w:del w:id="661" w:author="Julien Klein" w:date="2018-09-28T16:42:00Z">
      <w:r w:rsidR="00177990" w:rsidDel="0061152B">
        <w:rPr>
          <w:b w:val="0"/>
        </w:rPr>
        <w:delText>1.1</w:delText>
      </w:r>
      <w:r w:rsidDel="0061152B">
        <w:rPr>
          <w:b w:val="0"/>
        </w:rPr>
        <w:delText>00.04</w:delText>
      </w:r>
    </w:del>
    <w:r w:rsidRPr="00AA30B1">
      <w:rPr>
        <w:b w:val="0"/>
      </w:rPr>
      <w:fldChar w:fldCharType="end"/>
    </w:r>
    <w:r w:rsidRPr="00AA30B1">
      <w:rPr>
        <w:b w:val="0"/>
      </w:rPr>
      <w:tab/>
    </w:r>
    <w:r w:rsidRPr="00AA30B1">
      <w:rPr>
        <w:b w:val="0"/>
      </w:rPr>
      <w:fldChar w:fldCharType="begin"/>
    </w:r>
    <w:r w:rsidRPr="00AA30B1">
      <w:rPr>
        <w:b w:val="0"/>
      </w:rPr>
      <w:instrText xml:space="preserve"> DOCPROPERTY  Date  \* MERGEFORMAT </w:instrText>
    </w:r>
    <w:r w:rsidRPr="00AA30B1">
      <w:rPr>
        <w:b w:val="0"/>
      </w:rPr>
      <w:fldChar w:fldCharType="separate"/>
    </w:r>
    <w:ins w:id="662" w:author="Julien Klein [2]" w:date="2018-11-23T10:15:00Z">
      <w:r w:rsidR="00EE26B6">
        <w:rPr>
          <w:b w:val="0"/>
        </w:rPr>
        <w:t>November 23, 2018</w:t>
      </w:r>
    </w:ins>
    <w:del w:id="663" w:author="Julien Klein [2]" w:date="2018-11-23T10:15:00Z">
      <w:r w:rsidR="0061152B" w:rsidDel="00EE26B6">
        <w:rPr>
          <w:b w:val="0"/>
        </w:rPr>
        <w:delText>September 28, 2018</w:delText>
      </w:r>
      <w:r w:rsidR="00177990" w:rsidDel="00EE26B6">
        <w:rPr>
          <w:b w:val="0"/>
        </w:rPr>
        <w:delText>September 06, 2018</w:delText>
      </w:r>
      <w:r w:rsidDel="00EE26B6">
        <w:rPr>
          <w:b w:val="0"/>
        </w:rPr>
        <w:delText>August 1, 2018</w:delText>
      </w:r>
    </w:del>
    <w:r w:rsidRPr="00AA30B1">
      <w:rPr>
        <w:b w:val="0"/>
      </w:rPr>
      <w:fldChar w:fldCharType="end"/>
    </w:r>
    <w:r w:rsidRPr="00AA30B1">
      <w:rPr>
        <w:b w:val="0"/>
      </w:rPr>
      <w:tab/>
    </w:r>
    <w:r w:rsidRPr="00AA30B1">
      <w:rPr>
        <w:b w:val="0"/>
      </w:rPr>
      <w:fldChar w:fldCharType="begin"/>
    </w:r>
    <w:r w:rsidRPr="00AA30B1">
      <w:rPr>
        <w:b w:val="0"/>
      </w:rPr>
      <w:instrText xml:space="preserve"> PAGE </w:instrText>
    </w:r>
    <w:r w:rsidRPr="00AA30B1">
      <w:rPr>
        <w:b w:val="0"/>
      </w:rPr>
      <w:fldChar w:fldCharType="separate"/>
    </w:r>
    <w:r>
      <w:rPr>
        <w:b w:val="0"/>
        <w:noProof/>
      </w:rPr>
      <w:t>1</w:t>
    </w:r>
    <w:r w:rsidRPr="00AA30B1">
      <w:rPr>
        <w:b w:val="0"/>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A49A6A" w14:textId="77777777" w:rsidR="00004523" w:rsidRDefault="00004523">
      <w:r>
        <w:separator/>
      </w:r>
    </w:p>
  </w:footnote>
  <w:footnote w:type="continuationSeparator" w:id="0">
    <w:p w14:paraId="66A708F0" w14:textId="77777777" w:rsidR="00004523" w:rsidRDefault="000045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32" w:type="dxa"/>
      <w:tblBorders>
        <w:top w:val="single" w:sz="18" w:space="0" w:color="auto"/>
        <w:left w:val="single" w:sz="8" w:space="0" w:color="auto"/>
        <w:bottom w:val="single" w:sz="18" w:space="0" w:color="auto"/>
        <w:right w:val="single" w:sz="8" w:space="0" w:color="auto"/>
      </w:tblBorders>
      <w:tblLayout w:type="fixed"/>
      <w:tblLook w:val="00A0" w:firstRow="1" w:lastRow="0" w:firstColumn="1" w:lastColumn="0" w:noHBand="0" w:noVBand="0"/>
    </w:tblPr>
    <w:tblGrid>
      <w:gridCol w:w="5440"/>
      <w:gridCol w:w="5000"/>
    </w:tblGrid>
    <w:tr w:rsidR="00C80D20" w:rsidRPr="004B60E9" w14:paraId="6BD1302E" w14:textId="77777777" w:rsidTr="005312A9">
      <w:trPr>
        <w:trHeight w:val="700"/>
      </w:trPr>
      <w:tc>
        <w:tcPr>
          <w:tcW w:w="5440" w:type="dxa"/>
          <w:vAlign w:val="center"/>
        </w:tcPr>
        <w:p w14:paraId="76114F98" w14:textId="77777777" w:rsidR="00C80D20" w:rsidRPr="00A832FD" w:rsidRDefault="00074E85" w:rsidP="00E411A7">
          <w:pPr>
            <w:pStyle w:val="Header"/>
            <w:jc w:val="left"/>
          </w:pPr>
          <w:r>
            <w:rPr>
              <w:rFonts w:ascii="Verdana" w:hAnsi="Verdana"/>
              <w:lang w:val="en-US" w:eastAsia="en-US"/>
            </w:rPr>
            <w:object w:dxaOrig="1440" w:dyaOrig="1440" w14:anchorId="18B522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54.8pt;margin-top:6.35pt;width:97pt;height:31.5pt;z-index:251662848;mso-position-horizontal-relative:text;mso-position-vertical-relative:text">
                <v:imagedata r:id="rId1" o:title=""/>
              </v:shape>
              <o:OLEObject Type="Embed" ProgID="PBrush" ShapeID="_x0000_s2050" DrawAspect="Content" ObjectID="_1604489841" r:id="rId2"/>
            </w:object>
          </w:r>
          <w:r w:rsidR="00C80D20">
            <w:rPr>
              <w:rFonts w:ascii="Verdana" w:hAnsi="Verdana"/>
              <w:lang w:val="en-US" w:eastAsia="en-US"/>
            </w:rPr>
            <w:drawing>
              <wp:inline distT="0" distB="0" distL="0" distR="0" wp14:anchorId="77FAA8F3" wp14:editId="6630618B">
                <wp:extent cx="1914525" cy="400050"/>
                <wp:effectExtent l="19050" t="0" r="9525" b="0"/>
                <wp:docPr id="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
                        <a:srcRect/>
                        <a:stretch>
                          <a:fillRect/>
                        </a:stretch>
                      </pic:blipFill>
                      <pic:spPr bwMode="auto">
                        <a:xfrm>
                          <a:off x="0" y="0"/>
                          <a:ext cx="1914525" cy="400050"/>
                        </a:xfrm>
                        <a:prstGeom prst="rect">
                          <a:avLst/>
                        </a:prstGeom>
                        <a:noFill/>
                        <a:ln w="9525">
                          <a:noFill/>
                          <a:miter lim="800000"/>
                          <a:headEnd/>
                          <a:tailEnd/>
                        </a:ln>
                      </pic:spPr>
                    </pic:pic>
                  </a:graphicData>
                </a:graphic>
              </wp:inline>
            </w:drawing>
          </w:r>
        </w:p>
      </w:tc>
      <w:tc>
        <w:tcPr>
          <w:tcW w:w="5000" w:type="dxa"/>
          <w:shd w:val="clear" w:color="auto" w:fill="FF1900"/>
          <w:vAlign w:val="center"/>
        </w:tcPr>
        <w:p w14:paraId="11276C57" w14:textId="0318F2F0" w:rsidR="00C80D20" w:rsidRPr="005A24BE" w:rsidRDefault="00C80D20" w:rsidP="000D171C">
          <w:pPr>
            <w:pStyle w:val="APNTitle"/>
            <w:rPr>
              <w:lang w:val="en-US"/>
            </w:rPr>
          </w:pPr>
          <w:r w:rsidRPr="00170F13">
            <w:fldChar w:fldCharType="begin"/>
          </w:r>
          <w:r w:rsidRPr="000F0672">
            <w:rPr>
              <w:lang w:val="en-US"/>
            </w:rPr>
            <w:instrText xml:space="preserve"> DOCPROPERTY  Title  \* MERGEFORMAT </w:instrText>
          </w:r>
          <w:r w:rsidRPr="00170F13">
            <w:fldChar w:fldCharType="separate"/>
          </w:r>
          <w:r w:rsidR="00DA08AB">
            <w:rPr>
              <w:lang w:val="en-US"/>
            </w:rPr>
            <w:t>MNO and RF Band Customization at Customer Production Site Application Note</w:t>
          </w:r>
          <w:r w:rsidRPr="00170F13">
            <w:fldChar w:fldCharType="end"/>
          </w:r>
        </w:p>
        <w:p w14:paraId="3073F6D6" w14:textId="4D0C7873" w:rsidR="00C80D20" w:rsidRPr="005A24BE" w:rsidRDefault="00C80D20" w:rsidP="000D171C">
          <w:pPr>
            <w:pStyle w:val="APNTitle"/>
            <w:rPr>
              <w:lang w:val="en-US"/>
            </w:rPr>
          </w:pPr>
          <w:r>
            <w:fldChar w:fldCharType="begin"/>
          </w:r>
          <w:r w:rsidRPr="005A24BE">
            <w:rPr>
              <w:lang w:val="en-US"/>
            </w:rPr>
            <w:instrText xml:space="preserve"> DOCPROPERTY  Reference  \* MERGEFORMAT </w:instrText>
          </w:r>
          <w:r>
            <w:fldChar w:fldCharType="separate"/>
          </w:r>
          <w:r w:rsidR="00DA08AB">
            <w:rPr>
              <w:lang w:val="en-US"/>
            </w:rPr>
            <w:t>2174213</w:t>
          </w:r>
          <w:r>
            <w:fldChar w:fldCharType="end"/>
          </w:r>
          <w:r w:rsidRPr="005A24BE">
            <w:rPr>
              <w:lang w:val="en-US"/>
            </w:rPr>
            <w:t>-</w:t>
          </w:r>
          <w:r>
            <w:fldChar w:fldCharType="begin"/>
          </w:r>
          <w:r w:rsidRPr="005A24BE">
            <w:rPr>
              <w:lang w:val="en-US"/>
            </w:rPr>
            <w:instrText xml:space="preserve"> DOCPROPERTY  Revision  \* MERGEFORMAT </w:instrText>
          </w:r>
          <w:r>
            <w:fldChar w:fldCharType="separate"/>
          </w:r>
          <w:ins w:id="648" w:author="Julien Klein" w:date="2018-09-28T16:42:00Z">
            <w:r w:rsidR="0061152B">
              <w:rPr>
                <w:lang w:val="en-US"/>
              </w:rPr>
              <w:t>1.2</w:t>
            </w:r>
          </w:ins>
          <w:del w:id="649" w:author="Julien Klein" w:date="2018-09-28T16:42:00Z">
            <w:r w:rsidR="00177990" w:rsidDel="0061152B">
              <w:rPr>
                <w:lang w:val="en-US"/>
              </w:rPr>
              <w:delText>1.1</w:delText>
            </w:r>
            <w:r w:rsidDel="0061152B">
              <w:rPr>
                <w:lang w:val="en-US"/>
              </w:rPr>
              <w:delText>00.04</w:delText>
            </w:r>
          </w:del>
          <w:r>
            <w:fldChar w:fldCharType="end"/>
          </w:r>
        </w:p>
      </w:tc>
    </w:tr>
  </w:tbl>
  <w:p w14:paraId="533236A4" w14:textId="77777777" w:rsidR="00C80D20" w:rsidRPr="002E6E39" w:rsidRDefault="00C80D20">
    <w:pPr>
      <w:pStyle w:val="Header"/>
      <w:rPr>
        <w:rFonts w:ascii="Verdana" w:hAnsi="Verdana"/>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77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07"/>
      <w:gridCol w:w="843"/>
      <w:gridCol w:w="981"/>
      <w:gridCol w:w="279"/>
      <w:gridCol w:w="157"/>
      <w:gridCol w:w="1356"/>
      <w:gridCol w:w="53"/>
      <w:gridCol w:w="51"/>
      <w:gridCol w:w="138"/>
      <w:gridCol w:w="1051"/>
      <w:gridCol w:w="33"/>
      <w:gridCol w:w="33"/>
      <w:gridCol w:w="180"/>
      <w:gridCol w:w="958"/>
      <w:gridCol w:w="32"/>
      <w:gridCol w:w="818"/>
      <w:gridCol w:w="802"/>
      <w:gridCol w:w="85"/>
      <w:gridCol w:w="185"/>
      <w:gridCol w:w="180"/>
      <w:gridCol w:w="1080"/>
      <w:gridCol w:w="270"/>
    </w:tblGrid>
    <w:tr w:rsidR="00C80D20" w:rsidRPr="004B60E9" w14:paraId="2128F0AB" w14:textId="77777777" w:rsidTr="001A09D6">
      <w:trPr>
        <w:trHeight w:val="904"/>
      </w:trPr>
      <w:tc>
        <w:tcPr>
          <w:tcW w:w="4927" w:type="dxa"/>
          <w:gridSpan w:val="8"/>
          <w:tcBorders>
            <w:top w:val="single" w:sz="18" w:space="0" w:color="auto"/>
            <w:left w:val="single" w:sz="18" w:space="0" w:color="auto"/>
            <w:bottom w:val="single" w:sz="18" w:space="0" w:color="auto"/>
            <w:right w:val="nil"/>
          </w:tcBorders>
          <w:vAlign w:val="center"/>
        </w:tcPr>
        <w:p w14:paraId="51F4779A" w14:textId="77777777" w:rsidR="00C80D20" w:rsidRDefault="00074E85" w:rsidP="003A3284">
          <w:pPr>
            <w:pStyle w:val="Header"/>
            <w:jc w:val="both"/>
            <w:rPr>
              <w:rFonts w:ascii="Verdana" w:hAnsi="Verdana"/>
            </w:rPr>
          </w:pPr>
          <w:r>
            <w:object w:dxaOrig="1440" w:dyaOrig="1440" w14:anchorId="52D82C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54.4pt;margin-top:6.25pt;width:97pt;height:31.5pt;z-index:251661824;mso-position-horizontal-relative:text;mso-position-vertical-relative:text">
                <v:imagedata r:id="rId1" o:title=""/>
              </v:shape>
              <o:OLEObject Type="Embed" ProgID="PBrush" ShapeID="_x0000_s2049" DrawAspect="Content" ObjectID="_1604489842" r:id="rId2"/>
            </w:object>
          </w:r>
          <w:r w:rsidR="00C80D20">
            <w:rPr>
              <w:rFonts w:ascii="Verdana" w:hAnsi="Verdana"/>
              <w:lang w:val="en-US" w:eastAsia="en-US"/>
            </w:rPr>
            <w:drawing>
              <wp:inline distT="0" distB="0" distL="0" distR="0" wp14:anchorId="4A1F70ED" wp14:editId="333C0B64">
                <wp:extent cx="1914525" cy="400050"/>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
                        <a:srcRect/>
                        <a:stretch>
                          <a:fillRect/>
                        </a:stretch>
                      </pic:blipFill>
                      <pic:spPr bwMode="auto">
                        <a:xfrm>
                          <a:off x="0" y="0"/>
                          <a:ext cx="1914525" cy="400050"/>
                        </a:xfrm>
                        <a:prstGeom prst="rect">
                          <a:avLst/>
                        </a:prstGeom>
                        <a:noFill/>
                        <a:ln w="9525">
                          <a:noFill/>
                          <a:miter lim="800000"/>
                          <a:headEnd/>
                          <a:tailEnd/>
                        </a:ln>
                      </pic:spPr>
                    </pic:pic>
                  </a:graphicData>
                </a:graphic>
              </wp:inline>
            </w:drawing>
          </w:r>
        </w:p>
      </w:tc>
      <w:tc>
        <w:tcPr>
          <w:tcW w:w="5845" w:type="dxa"/>
          <w:gridSpan w:val="14"/>
          <w:tcBorders>
            <w:top w:val="single" w:sz="18" w:space="0" w:color="auto"/>
            <w:left w:val="nil"/>
            <w:bottom w:val="single" w:sz="18" w:space="0" w:color="auto"/>
            <w:right w:val="single" w:sz="18" w:space="0" w:color="auto"/>
          </w:tcBorders>
          <w:shd w:val="clear" w:color="auto" w:fill="FF1900"/>
          <w:vAlign w:val="center"/>
        </w:tcPr>
        <w:p w14:paraId="2A9D35D3" w14:textId="02946F22" w:rsidR="00C80D20" w:rsidRPr="005A24BE" w:rsidRDefault="00C80D20" w:rsidP="00170F13">
          <w:pPr>
            <w:pStyle w:val="APNTitle"/>
            <w:rPr>
              <w:lang w:val="en-US"/>
            </w:rPr>
          </w:pPr>
          <w:r w:rsidRPr="00170F13">
            <w:fldChar w:fldCharType="begin"/>
          </w:r>
          <w:r w:rsidRPr="005A24BE">
            <w:rPr>
              <w:lang w:val="en-US"/>
            </w:rPr>
            <w:instrText xml:space="preserve"> DOCPROPERTY  Title  \* MERGEFORMAT </w:instrText>
          </w:r>
          <w:r w:rsidRPr="00170F13">
            <w:fldChar w:fldCharType="separate"/>
          </w:r>
          <w:r w:rsidR="003B25AD">
            <w:rPr>
              <w:lang w:val="en-US"/>
            </w:rPr>
            <w:t>MNO and RF Band Customization at Customer Production Site Application Note</w:t>
          </w:r>
          <w:r w:rsidRPr="00170F13">
            <w:fldChar w:fldCharType="end"/>
          </w:r>
        </w:p>
        <w:bookmarkStart w:id="654" w:name="Reference"/>
        <w:p w14:paraId="6C26A230" w14:textId="6E506152" w:rsidR="00C80D20" w:rsidRPr="005A24BE" w:rsidRDefault="00C80D20" w:rsidP="00170F13">
          <w:pPr>
            <w:pStyle w:val="APNTitle"/>
            <w:rPr>
              <w:lang w:val="en-US"/>
            </w:rPr>
          </w:pPr>
          <w:r w:rsidRPr="00170F13">
            <w:fldChar w:fldCharType="begin"/>
          </w:r>
          <w:r w:rsidRPr="005A24BE">
            <w:rPr>
              <w:lang w:val="en-US"/>
            </w:rPr>
            <w:instrText xml:space="preserve"> DOCPROPERTY  Reference  \* MERGEFORMAT </w:instrText>
          </w:r>
          <w:r w:rsidRPr="00170F13">
            <w:fldChar w:fldCharType="separate"/>
          </w:r>
          <w:r w:rsidR="00821281">
            <w:rPr>
              <w:lang w:val="en-US"/>
            </w:rPr>
            <w:t>2174213</w:t>
          </w:r>
          <w:r w:rsidRPr="00170F13">
            <w:fldChar w:fldCharType="end"/>
          </w:r>
          <w:bookmarkEnd w:id="654"/>
          <w:r w:rsidRPr="005A24BE">
            <w:rPr>
              <w:lang w:val="en-US"/>
            </w:rPr>
            <w:t>-</w:t>
          </w:r>
          <w:bookmarkStart w:id="655" w:name="Revision"/>
          <w:r w:rsidRPr="00170F13">
            <w:fldChar w:fldCharType="begin"/>
          </w:r>
          <w:r w:rsidRPr="005A24BE">
            <w:rPr>
              <w:lang w:val="en-US"/>
            </w:rPr>
            <w:instrText xml:space="preserve"> DOCPROPERTY  Revision  \* MERGEFORMAT </w:instrText>
          </w:r>
          <w:r w:rsidRPr="00170F13">
            <w:fldChar w:fldCharType="separate"/>
          </w:r>
          <w:ins w:id="656" w:author="Julien Klein" w:date="2018-09-28T16:42:00Z">
            <w:r w:rsidR="0061152B">
              <w:rPr>
                <w:lang w:val="en-US"/>
              </w:rPr>
              <w:t>1.2</w:t>
            </w:r>
          </w:ins>
          <w:del w:id="657" w:author="Julien Klein" w:date="2018-09-28T16:42:00Z">
            <w:r w:rsidR="00177990" w:rsidDel="0061152B">
              <w:rPr>
                <w:lang w:val="en-US"/>
              </w:rPr>
              <w:delText>1.1</w:delText>
            </w:r>
            <w:r w:rsidR="00821281" w:rsidDel="0061152B">
              <w:rPr>
                <w:lang w:val="en-US"/>
              </w:rPr>
              <w:delText>00.04</w:delText>
            </w:r>
          </w:del>
          <w:r w:rsidRPr="00170F13">
            <w:fldChar w:fldCharType="end"/>
          </w:r>
          <w:bookmarkEnd w:id="655"/>
        </w:p>
      </w:tc>
    </w:tr>
    <w:tr w:rsidR="00C80D20" w:rsidRPr="002E4B59" w14:paraId="7935CCC0" w14:textId="77777777" w:rsidTr="001A09D6">
      <w:trPr>
        <w:trHeight w:val="158"/>
      </w:trPr>
      <w:tc>
        <w:tcPr>
          <w:tcW w:w="1207" w:type="dxa"/>
          <w:tcBorders>
            <w:top w:val="single" w:sz="12" w:space="0" w:color="auto"/>
            <w:left w:val="single" w:sz="18" w:space="0" w:color="auto"/>
            <w:bottom w:val="single" w:sz="12" w:space="0" w:color="auto"/>
          </w:tcBorders>
          <w:shd w:val="pct30" w:color="auto" w:fill="auto"/>
        </w:tcPr>
        <w:p w14:paraId="3AA592E2" w14:textId="77777777" w:rsidR="00C80D20" w:rsidRPr="002E4B59" w:rsidRDefault="00C80D20" w:rsidP="004F64F0">
          <w:pPr>
            <w:pStyle w:val="APNHeader"/>
          </w:pPr>
          <w:r w:rsidRPr="002E4B59">
            <w:t xml:space="preserve">Author: </w:t>
          </w:r>
        </w:p>
      </w:tc>
      <w:tc>
        <w:tcPr>
          <w:tcW w:w="6113" w:type="dxa"/>
          <w:gridSpan w:val="13"/>
          <w:tcBorders>
            <w:top w:val="single" w:sz="12" w:space="0" w:color="auto"/>
            <w:left w:val="single" w:sz="8" w:space="0" w:color="auto"/>
            <w:bottom w:val="single" w:sz="12" w:space="0" w:color="auto"/>
            <w:right w:val="single" w:sz="12" w:space="0" w:color="auto"/>
          </w:tcBorders>
        </w:tcPr>
        <w:p w14:paraId="7D00BBDE" w14:textId="77777777" w:rsidR="00C80D20" w:rsidRPr="002E4B59" w:rsidRDefault="00C80D20" w:rsidP="004F64F0">
          <w:pPr>
            <w:pStyle w:val="APNHeader"/>
          </w:pPr>
          <w:r w:rsidRPr="002E4B59">
            <w:t>Sierra Wireless</w:t>
          </w:r>
        </w:p>
      </w:tc>
      <w:tc>
        <w:tcPr>
          <w:tcW w:w="850" w:type="dxa"/>
          <w:gridSpan w:val="2"/>
          <w:tcBorders>
            <w:top w:val="single" w:sz="12" w:space="0" w:color="auto"/>
            <w:left w:val="single" w:sz="12" w:space="0" w:color="auto"/>
            <w:bottom w:val="single" w:sz="12" w:space="0" w:color="auto"/>
            <w:right w:val="single" w:sz="8" w:space="0" w:color="auto"/>
          </w:tcBorders>
          <w:shd w:val="pct30" w:color="auto" w:fill="auto"/>
        </w:tcPr>
        <w:p w14:paraId="203436B3" w14:textId="77777777" w:rsidR="00C80D20" w:rsidRPr="002E4B59" w:rsidRDefault="00C80D20" w:rsidP="004F64F0">
          <w:pPr>
            <w:pStyle w:val="APNHeader"/>
          </w:pPr>
          <w:r w:rsidRPr="002E4B59">
            <w:t xml:space="preserve">Date: </w:t>
          </w:r>
        </w:p>
      </w:tc>
      <w:tc>
        <w:tcPr>
          <w:tcW w:w="2602" w:type="dxa"/>
          <w:gridSpan w:val="6"/>
          <w:tcBorders>
            <w:top w:val="single" w:sz="12" w:space="0" w:color="auto"/>
            <w:left w:val="single" w:sz="8" w:space="0" w:color="auto"/>
            <w:bottom w:val="single" w:sz="12" w:space="0" w:color="auto"/>
            <w:right w:val="single" w:sz="18" w:space="0" w:color="auto"/>
          </w:tcBorders>
        </w:tcPr>
        <w:p w14:paraId="0E233F08" w14:textId="5BC40527" w:rsidR="00C80D20" w:rsidRPr="002E4B59" w:rsidRDefault="00C80D20" w:rsidP="000C4464">
          <w:pPr>
            <w:pStyle w:val="APNHeader"/>
          </w:pPr>
          <w:r w:rsidRPr="00782843">
            <w:fldChar w:fldCharType="begin"/>
          </w:r>
          <w:r>
            <w:instrText xml:space="preserve"> DOCPROPERTY  Date  \* MERGEFORMAT </w:instrText>
          </w:r>
          <w:r w:rsidRPr="00782843">
            <w:fldChar w:fldCharType="separate"/>
          </w:r>
          <w:ins w:id="658" w:author="Julien Klein [2]" w:date="2018-11-23T10:15:00Z">
            <w:r w:rsidR="00EE26B6">
              <w:t>November 23, 2018</w:t>
            </w:r>
          </w:ins>
          <w:del w:id="659" w:author="Julien Klein [2]" w:date="2018-11-23T10:15:00Z">
            <w:r w:rsidR="0061152B" w:rsidDel="00EE26B6">
              <w:delText>September 28, 2018</w:delText>
            </w:r>
            <w:r w:rsidR="00177990" w:rsidDel="00EE26B6">
              <w:delText>September 06, 2018</w:delText>
            </w:r>
            <w:r w:rsidR="00C67969" w:rsidDel="00EE26B6">
              <w:delText>August 1, 2018</w:delText>
            </w:r>
          </w:del>
          <w:r w:rsidRPr="00782843">
            <w:fldChar w:fldCharType="end"/>
          </w:r>
        </w:p>
      </w:tc>
    </w:tr>
    <w:tr w:rsidR="00C80D20" w:rsidRPr="002E4B59" w14:paraId="433BA1F9" w14:textId="77777777" w:rsidTr="001A09D6">
      <w:trPr>
        <w:trHeight w:val="172"/>
      </w:trPr>
      <w:tc>
        <w:tcPr>
          <w:tcW w:w="10772" w:type="dxa"/>
          <w:gridSpan w:val="22"/>
          <w:tcBorders>
            <w:left w:val="single" w:sz="18" w:space="0" w:color="auto"/>
            <w:right w:val="single" w:sz="18" w:space="0" w:color="auto"/>
          </w:tcBorders>
        </w:tcPr>
        <w:p w14:paraId="1FFCE075" w14:textId="77777777" w:rsidR="00C80D20" w:rsidRPr="002E4B59" w:rsidRDefault="00C80D20" w:rsidP="004F64F0">
          <w:pPr>
            <w:pStyle w:val="APNHeader"/>
          </w:pPr>
        </w:p>
      </w:tc>
    </w:tr>
    <w:tr w:rsidR="003B25AD" w:rsidRPr="002E4B59" w14:paraId="7E92FEE4" w14:textId="77777777" w:rsidTr="00821281">
      <w:trPr>
        <w:trHeight w:val="269"/>
      </w:trPr>
      <w:tc>
        <w:tcPr>
          <w:tcW w:w="2050" w:type="dxa"/>
          <w:gridSpan w:val="2"/>
          <w:tcBorders>
            <w:top w:val="single" w:sz="12" w:space="0" w:color="auto"/>
            <w:left w:val="single" w:sz="18" w:space="0" w:color="auto"/>
            <w:bottom w:val="single" w:sz="12" w:space="0" w:color="auto"/>
            <w:right w:val="single" w:sz="8" w:space="0" w:color="auto"/>
          </w:tcBorders>
          <w:shd w:val="pct30" w:color="auto" w:fill="auto"/>
          <w:vAlign w:val="center"/>
        </w:tcPr>
        <w:p w14:paraId="61C1B382" w14:textId="77777777" w:rsidR="00C80D20" w:rsidRPr="002E4B59" w:rsidRDefault="00C80D20" w:rsidP="00AF4CB7">
          <w:pPr>
            <w:pStyle w:val="APNHeader"/>
          </w:pPr>
          <w:r w:rsidRPr="002E4B59">
            <w:t>APN Content Level</w:t>
          </w:r>
        </w:p>
      </w:tc>
      <w:tc>
        <w:tcPr>
          <w:tcW w:w="981" w:type="dxa"/>
          <w:tcBorders>
            <w:top w:val="single" w:sz="12" w:space="0" w:color="auto"/>
            <w:left w:val="single" w:sz="8" w:space="0" w:color="auto"/>
            <w:bottom w:val="single" w:sz="12" w:space="0" w:color="auto"/>
          </w:tcBorders>
          <w:shd w:val="pct10" w:color="auto" w:fill="auto"/>
          <w:vAlign w:val="center"/>
        </w:tcPr>
        <w:p w14:paraId="5F106B33" w14:textId="77777777" w:rsidR="00C80D20" w:rsidRPr="002E4B59" w:rsidRDefault="00C80D20" w:rsidP="00AF4CB7">
          <w:pPr>
            <w:pStyle w:val="APNHeader"/>
          </w:pPr>
          <w:r w:rsidRPr="002E4B59">
            <w:t>BASIC</w:t>
          </w:r>
        </w:p>
      </w:tc>
      <w:tc>
        <w:tcPr>
          <w:tcW w:w="279" w:type="dxa"/>
          <w:tcBorders>
            <w:top w:val="single" w:sz="12" w:space="0" w:color="auto"/>
            <w:bottom w:val="single" w:sz="12" w:space="0" w:color="auto"/>
            <w:right w:val="single" w:sz="8" w:space="0" w:color="auto"/>
          </w:tcBorders>
          <w:tcMar>
            <w:left w:w="60" w:type="dxa"/>
            <w:right w:w="120" w:type="dxa"/>
          </w:tcMar>
          <w:vAlign w:val="center"/>
        </w:tcPr>
        <w:p w14:paraId="13ED6FBA" w14:textId="77777777" w:rsidR="00C80D20" w:rsidRPr="00FC5FD6" w:rsidRDefault="00C80D20" w:rsidP="00AF4CB7">
          <w:pPr>
            <w:pStyle w:val="APNHeader"/>
            <w:rPr>
              <w:color w:val="000000"/>
            </w:rPr>
          </w:pPr>
        </w:p>
      </w:tc>
      <w:tc>
        <w:tcPr>
          <w:tcW w:w="1513" w:type="dxa"/>
          <w:gridSpan w:val="2"/>
          <w:tcBorders>
            <w:top w:val="single" w:sz="12" w:space="0" w:color="auto"/>
            <w:left w:val="single" w:sz="8" w:space="0" w:color="auto"/>
            <w:bottom w:val="single" w:sz="12" w:space="0" w:color="auto"/>
          </w:tcBorders>
          <w:shd w:val="pct10" w:color="auto" w:fill="auto"/>
          <w:vAlign w:val="center"/>
        </w:tcPr>
        <w:p w14:paraId="16E3F123" w14:textId="77777777" w:rsidR="00C80D20" w:rsidRPr="002E4B59" w:rsidRDefault="00C80D20" w:rsidP="00AF4CB7">
          <w:pPr>
            <w:pStyle w:val="APNHeader"/>
          </w:pPr>
          <w:r w:rsidRPr="002E4B59">
            <w:t>INTERMEDIATE</w:t>
          </w:r>
        </w:p>
      </w:tc>
      <w:tc>
        <w:tcPr>
          <w:tcW w:w="242" w:type="dxa"/>
          <w:gridSpan w:val="3"/>
          <w:tcBorders>
            <w:top w:val="single" w:sz="12" w:space="0" w:color="auto"/>
            <w:bottom w:val="single" w:sz="12" w:space="0" w:color="auto"/>
            <w:right w:val="single" w:sz="8" w:space="0" w:color="auto"/>
          </w:tcBorders>
          <w:tcMar>
            <w:left w:w="60" w:type="dxa"/>
            <w:right w:w="120" w:type="dxa"/>
          </w:tcMar>
          <w:vAlign w:val="center"/>
        </w:tcPr>
        <w:p w14:paraId="41A698E4" w14:textId="77777777" w:rsidR="00C80D20" w:rsidRPr="002E4B59" w:rsidRDefault="00C80D20" w:rsidP="00AF4CB7">
          <w:pPr>
            <w:pStyle w:val="APNHeader"/>
          </w:pPr>
          <w:r w:rsidRPr="00FC5FD6">
            <w:rPr>
              <w:color w:val="000000"/>
            </w:rPr>
            <w:sym w:font="Wingdings" w:char="F0FC"/>
          </w:r>
        </w:p>
      </w:tc>
      <w:tc>
        <w:tcPr>
          <w:tcW w:w="1051" w:type="dxa"/>
          <w:tcBorders>
            <w:top w:val="single" w:sz="12" w:space="0" w:color="auto"/>
            <w:left w:val="single" w:sz="8" w:space="0" w:color="auto"/>
            <w:bottom w:val="single" w:sz="12" w:space="0" w:color="auto"/>
          </w:tcBorders>
          <w:shd w:val="pct10" w:color="auto" w:fill="auto"/>
          <w:vAlign w:val="center"/>
        </w:tcPr>
        <w:p w14:paraId="2F44401D" w14:textId="77777777" w:rsidR="00C80D20" w:rsidRPr="002E4B59" w:rsidRDefault="00C80D20" w:rsidP="00AF4CB7">
          <w:pPr>
            <w:pStyle w:val="APNHeader"/>
          </w:pPr>
          <w:r w:rsidRPr="002E4B59">
            <w:t>ADVANCED</w:t>
          </w:r>
        </w:p>
      </w:tc>
      <w:tc>
        <w:tcPr>
          <w:tcW w:w="246" w:type="dxa"/>
          <w:gridSpan w:val="3"/>
          <w:tcBorders>
            <w:top w:val="single" w:sz="12" w:space="0" w:color="auto"/>
            <w:bottom w:val="single" w:sz="12" w:space="0" w:color="auto"/>
            <w:right w:val="single" w:sz="12" w:space="0" w:color="auto"/>
          </w:tcBorders>
          <w:tcMar>
            <w:left w:w="60" w:type="dxa"/>
            <w:right w:w="120" w:type="dxa"/>
          </w:tcMar>
          <w:vAlign w:val="center"/>
        </w:tcPr>
        <w:p w14:paraId="685C77D8" w14:textId="77777777" w:rsidR="00C80D20" w:rsidRPr="002E4B59" w:rsidRDefault="00C80D20" w:rsidP="00AF4CB7">
          <w:pPr>
            <w:pStyle w:val="APNHeader"/>
          </w:pPr>
        </w:p>
      </w:tc>
      <w:tc>
        <w:tcPr>
          <w:tcW w:w="1808" w:type="dxa"/>
          <w:gridSpan w:val="3"/>
          <w:tcBorders>
            <w:top w:val="single" w:sz="12" w:space="0" w:color="auto"/>
            <w:left w:val="single" w:sz="12" w:space="0" w:color="auto"/>
            <w:bottom w:val="single" w:sz="12" w:space="0" w:color="auto"/>
            <w:right w:val="single" w:sz="8" w:space="0" w:color="auto"/>
          </w:tcBorders>
          <w:shd w:val="pct30" w:color="auto" w:fill="auto"/>
          <w:vAlign w:val="center"/>
        </w:tcPr>
        <w:p w14:paraId="3E6E751B" w14:textId="77777777" w:rsidR="00C80D20" w:rsidRPr="002E4B59" w:rsidRDefault="00C80D20" w:rsidP="00AF4CB7">
          <w:pPr>
            <w:pStyle w:val="APNHeader"/>
          </w:pPr>
          <w:r w:rsidRPr="002E4B59">
            <w:t>Confidentiality</w:t>
          </w:r>
        </w:p>
      </w:tc>
      <w:tc>
        <w:tcPr>
          <w:tcW w:w="887" w:type="dxa"/>
          <w:gridSpan w:val="2"/>
          <w:tcBorders>
            <w:top w:val="single" w:sz="12" w:space="0" w:color="auto"/>
            <w:left w:val="single" w:sz="8" w:space="0" w:color="auto"/>
            <w:bottom w:val="single" w:sz="12" w:space="0" w:color="auto"/>
            <w:right w:val="single" w:sz="4" w:space="0" w:color="auto"/>
          </w:tcBorders>
          <w:shd w:val="pct10" w:color="auto" w:fill="auto"/>
          <w:vAlign w:val="center"/>
        </w:tcPr>
        <w:p w14:paraId="2E8F6C45" w14:textId="77777777" w:rsidR="00C80D20" w:rsidRPr="002E4B59" w:rsidRDefault="00C80D20" w:rsidP="00AF4CB7">
          <w:pPr>
            <w:pStyle w:val="APNHeader"/>
          </w:pPr>
          <w:r w:rsidRPr="002E4B59">
            <w:t>Public</w:t>
          </w:r>
        </w:p>
      </w:tc>
      <w:tc>
        <w:tcPr>
          <w:tcW w:w="365" w:type="dxa"/>
          <w:gridSpan w:val="2"/>
          <w:tcBorders>
            <w:top w:val="single" w:sz="12" w:space="0" w:color="auto"/>
            <w:left w:val="single" w:sz="4" w:space="0" w:color="auto"/>
            <w:bottom w:val="single" w:sz="12" w:space="0" w:color="auto"/>
            <w:right w:val="single" w:sz="8" w:space="0" w:color="auto"/>
          </w:tcBorders>
          <w:tcMar>
            <w:left w:w="60" w:type="dxa"/>
            <w:right w:w="120" w:type="dxa"/>
          </w:tcMar>
          <w:vAlign w:val="center"/>
        </w:tcPr>
        <w:p w14:paraId="4F395647" w14:textId="77777777" w:rsidR="00C80D20" w:rsidRPr="002E4B59" w:rsidRDefault="00C80D20" w:rsidP="00AF4CB7">
          <w:pPr>
            <w:pStyle w:val="APNHeader"/>
          </w:pPr>
          <w:r w:rsidRPr="002E4B59">
            <w:sym w:font="Wingdings" w:char="F0FC"/>
          </w:r>
        </w:p>
      </w:tc>
      <w:tc>
        <w:tcPr>
          <w:tcW w:w="1080" w:type="dxa"/>
          <w:tcBorders>
            <w:top w:val="single" w:sz="12" w:space="0" w:color="auto"/>
            <w:left w:val="single" w:sz="4" w:space="0" w:color="auto"/>
            <w:bottom w:val="single" w:sz="12" w:space="0" w:color="auto"/>
            <w:right w:val="single" w:sz="8" w:space="0" w:color="auto"/>
          </w:tcBorders>
          <w:vAlign w:val="center"/>
        </w:tcPr>
        <w:p w14:paraId="65AFB902" w14:textId="77777777" w:rsidR="00C80D20" w:rsidRPr="002E4B59" w:rsidRDefault="00C80D20" w:rsidP="00AF4CB7">
          <w:pPr>
            <w:pStyle w:val="APNHeader"/>
          </w:pPr>
          <w:r w:rsidRPr="002E4B59">
            <w:t>Private</w:t>
          </w:r>
        </w:p>
      </w:tc>
      <w:tc>
        <w:tcPr>
          <w:tcW w:w="270" w:type="dxa"/>
          <w:tcBorders>
            <w:top w:val="single" w:sz="12" w:space="0" w:color="auto"/>
            <w:left w:val="single" w:sz="4" w:space="0" w:color="auto"/>
            <w:bottom w:val="single" w:sz="12" w:space="0" w:color="auto"/>
            <w:right w:val="single" w:sz="18" w:space="0" w:color="auto"/>
          </w:tcBorders>
          <w:vAlign w:val="center"/>
        </w:tcPr>
        <w:p w14:paraId="21596C0D" w14:textId="77777777" w:rsidR="00C80D20" w:rsidRPr="00AF4CB7" w:rsidRDefault="00C80D20" w:rsidP="00AF4CB7">
          <w:pPr>
            <w:pStyle w:val="APNHeader"/>
          </w:pPr>
        </w:p>
      </w:tc>
    </w:tr>
    <w:tr w:rsidR="00C80D20" w:rsidRPr="002E4B59" w14:paraId="668D3A1D" w14:textId="77777777" w:rsidTr="001A09D6">
      <w:trPr>
        <w:trHeight w:val="158"/>
      </w:trPr>
      <w:tc>
        <w:tcPr>
          <w:tcW w:w="10772" w:type="dxa"/>
          <w:gridSpan w:val="22"/>
          <w:tcBorders>
            <w:left w:val="single" w:sz="18" w:space="0" w:color="auto"/>
            <w:bottom w:val="single" w:sz="12" w:space="0" w:color="auto"/>
            <w:right w:val="single" w:sz="18" w:space="0" w:color="auto"/>
          </w:tcBorders>
        </w:tcPr>
        <w:p w14:paraId="68497EAA" w14:textId="77777777" w:rsidR="00C80D20" w:rsidRPr="002E4B59" w:rsidRDefault="00C80D20" w:rsidP="00AF4CB7">
          <w:pPr>
            <w:pStyle w:val="APNHeader"/>
          </w:pPr>
        </w:p>
      </w:tc>
    </w:tr>
    <w:tr w:rsidR="00821281" w:rsidRPr="002E4B59" w14:paraId="385BDA1C" w14:textId="77777777" w:rsidTr="001A09D6">
      <w:trPr>
        <w:trHeight w:val="225"/>
      </w:trPr>
      <w:tc>
        <w:tcPr>
          <w:tcW w:w="2050" w:type="dxa"/>
          <w:gridSpan w:val="2"/>
          <w:tcBorders>
            <w:top w:val="single" w:sz="12" w:space="0" w:color="auto"/>
            <w:left w:val="single" w:sz="18" w:space="0" w:color="auto"/>
            <w:bottom w:val="single" w:sz="12" w:space="0" w:color="auto"/>
            <w:right w:val="single" w:sz="8" w:space="0" w:color="auto"/>
          </w:tcBorders>
          <w:shd w:val="pct30" w:color="auto" w:fill="auto"/>
          <w:vAlign w:val="center"/>
        </w:tcPr>
        <w:p w14:paraId="52FB5C20" w14:textId="77777777" w:rsidR="00821281" w:rsidRPr="002E4B59" w:rsidRDefault="00821281" w:rsidP="00AF4CB7">
          <w:pPr>
            <w:pStyle w:val="APNHeader"/>
          </w:pPr>
          <w:r>
            <w:t>Hardware</w:t>
          </w:r>
        </w:p>
        <w:p w14:paraId="100A1F8E" w14:textId="77777777" w:rsidR="00821281" w:rsidRDefault="00821281" w:rsidP="00AF4CB7">
          <w:pPr>
            <w:pStyle w:val="APNHeader"/>
          </w:pPr>
          <w:r w:rsidRPr="002E4B59">
            <w:t>Compatibility</w:t>
          </w:r>
        </w:p>
      </w:tc>
      <w:tc>
        <w:tcPr>
          <w:tcW w:w="1417" w:type="dxa"/>
          <w:gridSpan w:val="3"/>
          <w:tcBorders>
            <w:top w:val="single" w:sz="12" w:space="0" w:color="auto"/>
            <w:left w:val="single" w:sz="8" w:space="0" w:color="auto"/>
            <w:bottom w:val="single" w:sz="12" w:space="0" w:color="auto"/>
            <w:right w:val="single" w:sz="8" w:space="0" w:color="auto"/>
          </w:tcBorders>
          <w:shd w:val="clear" w:color="auto" w:fill="D9D9D9" w:themeFill="background1" w:themeFillShade="D9"/>
          <w:vAlign w:val="center"/>
        </w:tcPr>
        <w:p w14:paraId="6F693B96" w14:textId="77777777" w:rsidR="00821281" w:rsidRPr="00FF0B85" w:rsidRDefault="00821281" w:rsidP="00AF4CB7">
          <w:pPr>
            <w:pStyle w:val="APNHeader"/>
            <w:rPr>
              <w:lang w:val="en-US"/>
            </w:rPr>
          </w:pPr>
          <w:r>
            <w:rPr>
              <w:lang w:val="en-US"/>
            </w:rPr>
            <w:t>Product Line</w:t>
          </w:r>
        </w:p>
      </w:tc>
      <w:tc>
        <w:tcPr>
          <w:tcW w:w="1409" w:type="dxa"/>
          <w:gridSpan w:val="2"/>
          <w:tcBorders>
            <w:top w:val="single" w:sz="12" w:space="0" w:color="auto"/>
            <w:left w:val="single" w:sz="8" w:space="0" w:color="auto"/>
            <w:bottom w:val="single" w:sz="12" w:space="0" w:color="auto"/>
            <w:right w:val="single" w:sz="12" w:space="0" w:color="auto"/>
          </w:tcBorders>
          <w:shd w:val="clear" w:color="auto" w:fill="FFFFFF" w:themeFill="background1"/>
          <w:tcMar>
            <w:left w:w="57" w:type="dxa"/>
            <w:right w:w="57" w:type="dxa"/>
          </w:tcMar>
          <w:vAlign w:val="center"/>
        </w:tcPr>
        <w:p w14:paraId="331FE1C1" w14:textId="77777777" w:rsidR="00821281" w:rsidRPr="002E4B59" w:rsidRDefault="00821281" w:rsidP="00AF4CB7">
          <w:pPr>
            <w:pStyle w:val="APNHeader"/>
          </w:pPr>
          <w:r>
            <w:t>AirPrime</w:t>
          </w:r>
        </w:p>
      </w:tc>
      <w:tc>
        <w:tcPr>
          <w:tcW w:w="1273" w:type="dxa"/>
          <w:gridSpan w:val="4"/>
          <w:tcBorders>
            <w:top w:val="single" w:sz="12" w:space="0" w:color="auto"/>
            <w:left w:val="single" w:sz="12" w:space="0" w:color="auto"/>
            <w:bottom w:val="single" w:sz="12" w:space="0" w:color="auto"/>
            <w:right w:val="single" w:sz="2" w:space="0" w:color="auto"/>
          </w:tcBorders>
          <w:shd w:val="clear" w:color="auto" w:fill="D9D9D9" w:themeFill="background1" w:themeFillShade="D9"/>
          <w:vAlign w:val="center"/>
        </w:tcPr>
        <w:p w14:paraId="6924711E" w14:textId="77777777" w:rsidR="00821281" w:rsidRPr="00FF0B85" w:rsidRDefault="00821281" w:rsidP="00AF4CB7">
          <w:pPr>
            <w:pStyle w:val="APNHeader"/>
            <w:rPr>
              <w:lang w:val="en-US"/>
            </w:rPr>
          </w:pPr>
          <w:r>
            <w:rPr>
              <w:lang w:val="en-US"/>
            </w:rPr>
            <w:t>Series</w:t>
          </w:r>
        </w:p>
      </w:tc>
      <w:tc>
        <w:tcPr>
          <w:tcW w:w="4623" w:type="dxa"/>
          <w:gridSpan w:val="11"/>
          <w:tcBorders>
            <w:top w:val="single" w:sz="12" w:space="0" w:color="auto"/>
            <w:left w:val="single" w:sz="2" w:space="0" w:color="auto"/>
            <w:bottom w:val="single" w:sz="12" w:space="0" w:color="auto"/>
            <w:right w:val="single" w:sz="18" w:space="0" w:color="auto"/>
          </w:tcBorders>
          <w:tcMar>
            <w:left w:w="60" w:type="dxa"/>
            <w:right w:w="120" w:type="dxa"/>
          </w:tcMar>
          <w:vAlign w:val="center"/>
        </w:tcPr>
        <w:p w14:paraId="4AC31079" w14:textId="0D76535E" w:rsidR="00821281" w:rsidRPr="002E4B59" w:rsidRDefault="00821281" w:rsidP="00AF4CB7">
          <w:pPr>
            <w:pStyle w:val="APNHeader"/>
          </w:pPr>
          <w:r>
            <w:t>HL78</w:t>
          </w:r>
          <w:r w:rsidR="00845F95">
            <w:t>00-M</w:t>
          </w:r>
        </w:p>
      </w:tc>
    </w:tr>
    <w:tr w:rsidR="00C80D20" w:rsidRPr="002E4B59" w14:paraId="44705DBD" w14:textId="77777777" w:rsidTr="001A09D6">
      <w:trPr>
        <w:trHeight w:val="158"/>
      </w:trPr>
      <w:tc>
        <w:tcPr>
          <w:tcW w:w="10772" w:type="dxa"/>
          <w:gridSpan w:val="22"/>
          <w:tcBorders>
            <w:top w:val="single" w:sz="12" w:space="0" w:color="auto"/>
            <w:left w:val="single" w:sz="18" w:space="0" w:color="auto"/>
            <w:right w:val="single" w:sz="18" w:space="0" w:color="auto"/>
          </w:tcBorders>
        </w:tcPr>
        <w:p w14:paraId="10A27BB4" w14:textId="77777777" w:rsidR="00C80D20" w:rsidRPr="002E4B59" w:rsidRDefault="00C80D20" w:rsidP="00AF4CB7">
          <w:pPr>
            <w:pStyle w:val="APNHeader"/>
          </w:pPr>
        </w:p>
      </w:tc>
    </w:tr>
    <w:tr w:rsidR="00C80D20" w:rsidRPr="002E4B59" w14:paraId="79784BFC" w14:textId="77777777" w:rsidTr="001A09D6">
      <w:trPr>
        <w:trHeight w:val="417"/>
      </w:trPr>
      <w:tc>
        <w:tcPr>
          <w:tcW w:w="2050" w:type="dxa"/>
          <w:gridSpan w:val="2"/>
          <w:tcBorders>
            <w:top w:val="single" w:sz="12" w:space="0" w:color="auto"/>
            <w:left w:val="single" w:sz="18" w:space="0" w:color="auto"/>
            <w:bottom w:val="single" w:sz="12" w:space="0" w:color="auto"/>
            <w:right w:val="single" w:sz="8" w:space="0" w:color="auto"/>
          </w:tcBorders>
          <w:shd w:val="pct30" w:color="auto" w:fill="auto"/>
          <w:vAlign w:val="center"/>
        </w:tcPr>
        <w:p w14:paraId="25C90217" w14:textId="77777777" w:rsidR="00C80D20" w:rsidRPr="002E4B59" w:rsidRDefault="00C80D20" w:rsidP="00AF4CB7">
          <w:pPr>
            <w:pStyle w:val="APNHeader"/>
          </w:pPr>
          <w:r w:rsidRPr="002E4B59">
            <w:t>Software</w:t>
          </w:r>
          <w:r>
            <w:t xml:space="preserve"> Compatibility</w:t>
          </w:r>
        </w:p>
      </w:tc>
      <w:tc>
        <w:tcPr>
          <w:tcW w:w="4132" w:type="dxa"/>
          <w:gridSpan w:val="10"/>
          <w:tcBorders>
            <w:top w:val="single" w:sz="12" w:space="0" w:color="auto"/>
            <w:left w:val="single" w:sz="8" w:space="0" w:color="auto"/>
            <w:bottom w:val="single" w:sz="12" w:space="0" w:color="auto"/>
            <w:right w:val="single" w:sz="12" w:space="0" w:color="auto"/>
          </w:tcBorders>
          <w:shd w:val="pct10" w:color="auto" w:fill="auto"/>
          <w:tcMar>
            <w:left w:w="57" w:type="dxa"/>
            <w:right w:w="57" w:type="dxa"/>
          </w:tcMar>
          <w:vAlign w:val="center"/>
        </w:tcPr>
        <w:p w14:paraId="2B61EB72" w14:textId="77777777" w:rsidR="00C80D20" w:rsidRPr="002E4B59" w:rsidRDefault="00C80D20" w:rsidP="00BB6B05">
          <w:pPr>
            <w:pStyle w:val="APNHeader"/>
            <w:jc w:val="center"/>
          </w:pPr>
          <w:r>
            <w:t>ALL</w:t>
          </w:r>
        </w:p>
      </w:tc>
      <w:tc>
        <w:tcPr>
          <w:tcW w:w="1170" w:type="dxa"/>
          <w:gridSpan w:val="3"/>
          <w:tcBorders>
            <w:top w:val="single" w:sz="12" w:space="0" w:color="auto"/>
            <w:left w:val="single" w:sz="12" w:space="0" w:color="auto"/>
            <w:bottom w:val="single" w:sz="12" w:space="0" w:color="auto"/>
            <w:right w:val="single" w:sz="8" w:space="0" w:color="auto"/>
          </w:tcBorders>
          <w:shd w:val="pct30" w:color="auto" w:fill="auto"/>
          <w:vAlign w:val="center"/>
        </w:tcPr>
        <w:p w14:paraId="66924C01" w14:textId="77777777" w:rsidR="00C80D20" w:rsidRPr="002E4B59" w:rsidRDefault="00C80D20" w:rsidP="00AF4CB7">
          <w:pPr>
            <w:pStyle w:val="APNHeader"/>
          </w:pPr>
          <w:r>
            <w:t>Document Type</w:t>
          </w:r>
        </w:p>
      </w:tc>
      <w:tc>
        <w:tcPr>
          <w:tcW w:w="1620" w:type="dxa"/>
          <w:gridSpan w:val="2"/>
          <w:tcBorders>
            <w:top w:val="single" w:sz="12" w:space="0" w:color="auto"/>
            <w:left w:val="single" w:sz="8" w:space="0" w:color="auto"/>
            <w:bottom w:val="single" w:sz="12" w:space="0" w:color="auto"/>
            <w:right w:val="single" w:sz="4" w:space="0" w:color="auto"/>
          </w:tcBorders>
          <w:shd w:val="pct10" w:color="auto" w:fill="auto"/>
          <w:vAlign w:val="center"/>
        </w:tcPr>
        <w:p w14:paraId="157AA92B" w14:textId="77777777" w:rsidR="00C80D20" w:rsidRPr="00AF4CB7" w:rsidRDefault="00C80D20" w:rsidP="00AF4CB7">
          <w:pPr>
            <w:pStyle w:val="APNHeader"/>
          </w:pPr>
          <w:r>
            <w:t>Application Note</w:t>
          </w:r>
        </w:p>
      </w:tc>
      <w:tc>
        <w:tcPr>
          <w:tcW w:w="270" w:type="dxa"/>
          <w:gridSpan w:val="2"/>
          <w:tcBorders>
            <w:top w:val="single" w:sz="12" w:space="0" w:color="auto"/>
            <w:left w:val="single" w:sz="4" w:space="0" w:color="auto"/>
            <w:bottom w:val="single" w:sz="12" w:space="0" w:color="auto"/>
            <w:right w:val="single" w:sz="8" w:space="0" w:color="auto"/>
          </w:tcBorders>
          <w:shd w:val="clear" w:color="auto" w:fill="auto"/>
          <w:vAlign w:val="center"/>
        </w:tcPr>
        <w:p w14:paraId="1DB89231" w14:textId="77777777" w:rsidR="00C80D20" w:rsidRPr="00AF4CB7" w:rsidRDefault="00C80D20" w:rsidP="00AF4CB7">
          <w:pPr>
            <w:pStyle w:val="APNHeader"/>
          </w:pPr>
          <w:r w:rsidRPr="00AF4CB7">
            <w:sym w:font="Wingdings" w:char="F0FC"/>
          </w:r>
        </w:p>
      </w:tc>
      <w:tc>
        <w:tcPr>
          <w:tcW w:w="1260" w:type="dxa"/>
          <w:gridSpan w:val="2"/>
          <w:tcBorders>
            <w:top w:val="single" w:sz="12" w:space="0" w:color="auto"/>
            <w:left w:val="single" w:sz="8" w:space="0" w:color="auto"/>
            <w:bottom w:val="single" w:sz="12" w:space="0" w:color="auto"/>
            <w:right w:val="single" w:sz="4" w:space="0" w:color="auto"/>
          </w:tcBorders>
          <w:shd w:val="pct10" w:color="auto" w:fill="auto"/>
          <w:vAlign w:val="center"/>
        </w:tcPr>
        <w:p w14:paraId="4CCD24C9" w14:textId="77777777" w:rsidR="00C80D20" w:rsidRPr="002E4B59" w:rsidRDefault="00C80D20" w:rsidP="00AF4CB7">
          <w:pPr>
            <w:pStyle w:val="APNHeader"/>
          </w:pPr>
          <w:r>
            <w:t>Technical Note</w:t>
          </w:r>
        </w:p>
      </w:tc>
      <w:tc>
        <w:tcPr>
          <w:tcW w:w="270" w:type="dxa"/>
          <w:tcBorders>
            <w:top w:val="single" w:sz="12" w:space="0" w:color="auto"/>
            <w:left w:val="single" w:sz="4" w:space="0" w:color="auto"/>
            <w:bottom w:val="single" w:sz="12" w:space="0" w:color="auto"/>
            <w:right w:val="single" w:sz="18" w:space="0" w:color="auto"/>
          </w:tcBorders>
          <w:shd w:val="clear" w:color="auto" w:fill="auto"/>
          <w:vAlign w:val="center"/>
        </w:tcPr>
        <w:p w14:paraId="75091BB1" w14:textId="77777777" w:rsidR="00C80D20" w:rsidRPr="00AF4CB7" w:rsidRDefault="00C80D20" w:rsidP="00AF4CB7">
          <w:pPr>
            <w:pStyle w:val="APNHeader"/>
          </w:pPr>
        </w:p>
      </w:tc>
    </w:tr>
    <w:tr w:rsidR="00C80D20" w:rsidRPr="005A209E" w14:paraId="27C0641F" w14:textId="77777777" w:rsidTr="001A09D6">
      <w:trPr>
        <w:trHeight w:val="70"/>
      </w:trPr>
      <w:tc>
        <w:tcPr>
          <w:tcW w:w="10772" w:type="dxa"/>
          <w:gridSpan w:val="22"/>
          <w:tcBorders>
            <w:left w:val="single" w:sz="18" w:space="0" w:color="auto"/>
            <w:bottom w:val="single" w:sz="18" w:space="0" w:color="auto"/>
            <w:right w:val="single" w:sz="18" w:space="0" w:color="auto"/>
          </w:tcBorders>
        </w:tcPr>
        <w:p w14:paraId="1707F7F6" w14:textId="77777777" w:rsidR="00C80D20" w:rsidRPr="005A209E" w:rsidRDefault="00C80D20" w:rsidP="00AF4CB7">
          <w:pPr>
            <w:pStyle w:val="APNHeader"/>
            <w:rPr>
              <w:b w:val="0"/>
              <w:i/>
              <w:lang w:val="en-US"/>
            </w:rPr>
          </w:pPr>
        </w:p>
      </w:tc>
    </w:tr>
  </w:tbl>
  <w:p w14:paraId="1ACDC53E" w14:textId="77777777" w:rsidR="00C80D20" w:rsidRPr="003479C0" w:rsidRDefault="00C80D20" w:rsidP="002E4B59">
    <w:r>
      <w:rPr>
        <w:noProof/>
      </w:rPr>
      <mc:AlternateContent>
        <mc:Choice Requires="wpg">
          <w:drawing>
            <wp:anchor distT="0" distB="0" distL="114300" distR="114300" simplePos="0" relativeHeight="251656704" behindDoc="0" locked="0" layoutInCell="1" allowOverlap="1" wp14:anchorId="218DC642" wp14:editId="61BE3912">
              <wp:simplePos x="0" y="0"/>
              <wp:positionH relativeFrom="column">
                <wp:posOffset>-204470</wp:posOffset>
              </wp:positionH>
              <wp:positionV relativeFrom="paragraph">
                <wp:posOffset>232352</wp:posOffset>
              </wp:positionV>
              <wp:extent cx="685800" cy="7398327"/>
              <wp:effectExtent l="0" t="0" r="0" b="31750"/>
              <wp:wrapNone/>
              <wp:docPr id="2" name="Group 2"/>
              <wp:cNvGraphicFramePr/>
              <a:graphic xmlns:a="http://schemas.openxmlformats.org/drawingml/2006/main">
                <a:graphicData uri="http://schemas.microsoft.com/office/word/2010/wordprocessingGroup">
                  <wpg:wgp>
                    <wpg:cNvGrpSpPr/>
                    <wpg:grpSpPr>
                      <a:xfrm>
                        <a:off x="0" y="0"/>
                        <a:ext cx="685800" cy="7398327"/>
                        <a:chOff x="0" y="0"/>
                        <a:chExt cx="685800" cy="7233528"/>
                      </a:xfrm>
                    </wpg:grpSpPr>
                    <wps:wsp>
                      <wps:cNvPr id="3" name="Line 39"/>
                      <wps:cNvCnPr/>
                      <wps:spPr bwMode="auto">
                        <a:xfrm flipV="1">
                          <a:off x="0" y="180975"/>
                          <a:ext cx="0" cy="7052553"/>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4" name="Line 40"/>
                      <wps:cNvCnPr/>
                      <wps:spPr bwMode="auto">
                        <a:xfrm>
                          <a:off x="0" y="180975"/>
                          <a:ext cx="247650"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 name="Picture 7"/>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219075" y="0"/>
                          <a:ext cx="466725" cy="3619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V relativeFrom="margin">
                <wp14:pctHeight>0</wp14:pctHeight>
              </wp14:sizeRelV>
            </wp:anchor>
          </w:drawing>
        </mc:Choice>
        <mc:Fallback>
          <w:pict>
            <v:group w14:anchorId="464694D6" id="Group 2" o:spid="_x0000_s1026" style="position:absolute;margin-left:-16.1pt;margin-top:18.3pt;width:54pt;height:582.55pt;z-index:251656704;mso-height-relative:margin" coordsize="6858,7233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">
              <v:line id="Line 39" o:spid="_x0000_s1027" style="position:absolute;flip:y;visibility:visible;mso-wrap-style:square" from="0,1809" to="0,72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" strokecolor="#ccc" strokeweight="1pt"/>
              <v:line id="Line 40" o:spid="_x0000_s1028" style="position:absolute;visibility:visible;mso-wrap-style:square" from="0,1809" to="2476,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" strokecolor="#ccc" strokeweight="1pt"/>
              <v:shape id="Picture 7" o:spid="_x0000_s1029" type="#_x0000_t75" style="position:absolute;left:2190;width:4668;height:3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">
                <v:imagedata r:id="rId5"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97E23B9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A69054A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B073B50"/>
    <w:multiLevelType w:val="hybridMultilevel"/>
    <w:tmpl w:val="AC084786"/>
    <w:lvl w:ilvl="0" w:tplc="851C0B6C">
      <w:numFmt w:val="bullet"/>
      <w:lvlText w:val="-"/>
      <w:lvlJc w:val="left"/>
      <w:pPr>
        <w:ind w:left="720" w:hanging="360"/>
      </w:pPr>
      <w:rPr>
        <w:rFonts w:ascii="Helvetica" w:eastAsia="Times New Roman" w:hAnsi="Helvetica" w:cs="Helvetic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FD0E17"/>
    <w:multiLevelType w:val="hybridMultilevel"/>
    <w:tmpl w:val="596A9CA4"/>
    <w:lvl w:ilvl="0" w:tplc="D08623D8">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15:restartNumberingAfterBreak="0">
    <w:nsid w:val="0E54629B"/>
    <w:multiLevelType w:val="hybridMultilevel"/>
    <w:tmpl w:val="4192E7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0AB34C4"/>
    <w:multiLevelType w:val="hybridMultilevel"/>
    <w:tmpl w:val="9E5481EA"/>
    <w:lvl w:ilvl="0" w:tplc="FF2E559E">
      <w:start w:val="1"/>
      <w:numFmt w:val="decimal"/>
      <w:pStyle w:val="FigureCaption"/>
      <w:lvlText w:val="Figure %1."/>
      <w:lvlJc w:val="left"/>
      <w:pPr>
        <w:tabs>
          <w:tab w:val="num" w:pos="720"/>
        </w:tabs>
        <w:ind w:left="720" w:hanging="360"/>
      </w:pPr>
      <w:rPr>
        <w:rFonts w:ascii="Arial" w:hAnsi="Arial" w:hint="default"/>
        <w:b w:val="0"/>
        <w:i/>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77D0D61"/>
    <w:multiLevelType w:val="hybridMultilevel"/>
    <w:tmpl w:val="803E464E"/>
    <w:lvl w:ilvl="0" w:tplc="00DA1C94">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7" w15:restartNumberingAfterBreak="0">
    <w:nsid w:val="2C741A07"/>
    <w:multiLevelType w:val="multilevel"/>
    <w:tmpl w:val="7A2A11A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15:restartNumberingAfterBreak="0">
    <w:nsid w:val="2D84666F"/>
    <w:multiLevelType w:val="hybridMultilevel"/>
    <w:tmpl w:val="BD8888E2"/>
    <w:lvl w:ilvl="0" w:tplc="901641E0">
      <w:numFmt w:val="bullet"/>
      <w:lvlText w:val="-"/>
      <w:lvlJc w:val="left"/>
      <w:pPr>
        <w:ind w:left="720" w:hanging="360"/>
      </w:pPr>
      <w:rPr>
        <w:rFonts w:ascii="Helvetica" w:eastAsia="Times New Roman" w:hAnsi="Helvetica" w:cs="Helvetic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FFA4BB7"/>
    <w:multiLevelType w:val="hybridMultilevel"/>
    <w:tmpl w:val="33EC6588"/>
    <w:lvl w:ilvl="0" w:tplc="CE8205EC">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1430423"/>
    <w:multiLevelType w:val="hybridMultilevel"/>
    <w:tmpl w:val="E488F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2D3A8E"/>
    <w:multiLevelType w:val="hybridMultilevel"/>
    <w:tmpl w:val="E11C9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BE44D4"/>
    <w:multiLevelType w:val="hybridMultilevel"/>
    <w:tmpl w:val="54ACD93E"/>
    <w:lvl w:ilvl="0" w:tplc="B5B098C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9FA658E"/>
    <w:multiLevelType w:val="hybridMultilevel"/>
    <w:tmpl w:val="27A43366"/>
    <w:lvl w:ilvl="0" w:tplc="2B687C8C">
      <w:start w:val="1"/>
      <w:numFmt w:val="decimal"/>
      <w:pStyle w:val="NumberedSWI"/>
      <w:lvlText w:val="%1."/>
      <w:lvlJc w:val="left"/>
      <w:pPr>
        <w:ind w:left="720" w:hanging="360"/>
      </w:pPr>
    </w:lvl>
    <w:lvl w:ilvl="1" w:tplc="8DF6B50A">
      <w:start w:val="1"/>
      <w:numFmt w:val="lowerLetter"/>
      <w:pStyle w:val="NumberedSWI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F0532A"/>
    <w:multiLevelType w:val="hybridMultilevel"/>
    <w:tmpl w:val="8050E85A"/>
    <w:lvl w:ilvl="0" w:tplc="50C0297A">
      <w:start w:val="1"/>
      <w:numFmt w:val="bullet"/>
      <w:pStyle w:val="Bulleted2"/>
      <w:lvlText w:val=""/>
      <w:lvlJc w:val="left"/>
      <w:pPr>
        <w:ind w:left="1080" w:hanging="360"/>
      </w:pPr>
      <w:rPr>
        <w:rFonts w:ascii="Wingdings" w:hAnsi="Wingdings"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5" w15:restartNumberingAfterBreak="0">
    <w:nsid w:val="44C757D0"/>
    <w:multiLevelType w:val="hybridMultilevel"/>
    <w:tmpl w:val="60D674CC"/>
    <w:lvl w:ilvl="0" w:tplc="3CA25C1E">
      <w:start w:val="1"/>
      <w:numFmt w:val="decimal"/>
      <w:lvlText w:val="%1."/>
      <w:lvlJc w:val="left"/>
      <w:pPr>
        <w:tabs>
          <w:tab w:val="num" w:pos="400"/>
        </w:tabs>
        <w:ind w:left="7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57944EE"/>
    <w:multiLevelType w:val="hybridMultilevel"/>
    <w:tmpl w:val="D6B4442C"/>
    <w:lvl w:ilvl="0" w:tplc="CE063482">
      <w:numFmt w:val="bullet"/>
      <w:lvlText w:val="-"/>
      <w:lvlJc w:val="left"/>
      <w:pPr>
        <w:ind w:left="720" w:hanging="360"/>
      </w:pPr>
      <w:rPr>
        <w:rFonts w:ascii="Helvetica" w:eastAsia="Times New Roman" w:hAnsi="Helvetica" w:cs="Helvetic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CB12A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CC96047"/>
    <w:multiLevelType w:val="hybridMultilevel"/>
    <w:tmpl w:val="786EA876"/>
    <w:lvl w:ilvl="0" w:tplc="6D3401CE">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9" w15:restartNumberingAfterBreak="0">
    <w:nsid w:val="5DC34CC0"/>
    <w:multiLevelType w:val="hybridMultilevel"/>
    <w:tmpl w:val="ED2C4A36"/>
    <w:lvl w:ilvl="0" w:tplc="EB12B180">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AE650CC"/>
    <w:multiLevelType w:val="hybridMultilevel"/>
    <w:tmpl w:val="AD6A5340"/>
    <w:lvl w:ilvl="0" w:tplc="256E37BA">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BD9216D"/>
    <w:multiLevelType w:val="hybridMultilevel"/>
    <w:tmpl w:val="8472AB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4971BFE"/>
    <w:multiLevelType w:val="hybridMultilevel"/>
    <w:tmpl w:val="2290464E"/>
    <w:lvl w:ilvl="0" w:tplc="A15A873E">
      <w:numFmt w:val="bullet"/>
      <w:pStyle w:val="APNInternalBullet"/>
      <w:lvlText w:val="-"/>
      <w:lvlJc w:val="left"/>
      <w:pPr>
        <w:tabs>
          <w:tab w:val="num" w:pos="720"/>
        </w:tabs>
        <w:ind w:left="720" w:hanging="360"/>
      </w:pPr>
      <w:rPr>
        <w:rFonts w:ascii="Arial" w:eastAsia="PMingLiU"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FFA7038"/>
    <w:multiLevelType w:val="multilevel"/>
    <w:tmpl w:val="666832CC"/>
    <w:lvl w:ilvl="0">
      <w:start w:val="1"/>
      <w:numFmt w:val="decimal"/>
      <w:lvlText w:val="%1."/>
      <w:lvlJc w:val="left"/>
      <w:pPr>
        <w:tabs>
          <w:tab w:val="num" w:pos="720"/>
        </w:tabs>
        <w:ind w:left="720" w:hanging="360"/>
      </w:pPr>
      <w:rPr>
        <w:rFonts w:ascii="Gothic720 BT" w:hAnsi="Gothic720 BT" w:hint="default"/>
        <w:b/>
        <w:i w:val="0"/>
        <w:color w:val="D21242"/>
        <w:sz w:val="20"/>
      </w:rPr>
    </w:lvl>
    <w:lvl w:ilvl="1">
      <w:start w:val="1"/>
      <w:numFmt w:val="lowerLetter"/>
      <w:pStyle w:val="NumberedSWI2Restart"/>
      <w:lvlText w:val="%2."/>
      <w:lvlJc w:val="left"/>
      <w:pPr>
        <w:tabs>
          <w:tab w:val="num" w:pos="1040"/>
        </w:tabs>
        <w:ind w:left="1040" w:hanging="320"/>
      </w:pPr>
      <w:rPr>
        <w:rFonts w:ascii="Gothic720 BT" w:hAnsi="Gothic720 BT" w:hint="default"/>
        <w:b/>
        <w:i w:val="0"/>
        <w:color w:val="C60538"/>
        <w:sz w:val="20"/>
      </w:rPr>
    </w:lvl>
    <w:lvl w:ilvl="2">
      <w:start w:val="1"/>
      <w:numFmt w:val="lowerRoman"/>
      <w:lvlText w:val="%3."/>
      <w:lvlJc w:val="right"/>
      <w:pPr>
        <w:tabs>
          <w:tab w:val="num" w:pos="1440"/>
        </w:tabs>
        <w:ind w:left="1440" w:hanging="180"/>
      </w:pPr>
      <w:rPr>
        <w:rFonts w:hint="default"/>
      </w:rPr>
    </w:lvl>
    <w:lvl w:ilvl="3">
      <w:start w:val="1"/>
      <w:numFmt w:val="decimal"/>
      <w:lvlText w:val="%4."/>
      <w:lvlJc w:val="left"/>
      <w:pPr>
        <w:tabs>
          <w:tab w:val="num" w:pos="2160"/>
        </w:tabs>
        <w:ind w:left="2160" w:hanging="360"/>
      </w:pPr>
      <w:rPr>
        <w:rFonts w:ascii="Gothic720 BT" w:hAnsi="Gothic720 BT" w:hint="default"/>
        <w:b/>
        <w:i w:val="0"/>
        <w:color w:val="C60538"/>
        <w:sz w:val="20"/>
      </w:rPr>
    </w:lvl>
    <w:lvl w:ilvl="4">
      <w:start w:val="1"/>
      <w:numFmt w:val="lowerLetter"/>
      <w:lvlText w:val="%5."/>
      <w:lvlJc w:val="left"/>
      <w:pPr>
        <w:tabs>
          <w:tab w:val="num" w:pos="2880"/>
        </w:tabs>
        <w:ind w:left="2880" w:hanging="360"/>
      </w:pPr>
      <w:rPr>
        <w:rFonts w:hint="default"/>
      </w:rPr>
    </w:lvl>
    <w:lvl w:ilvl="5">
      <w:start w:val="1"/>
      <w:numFmt w:val="lowerRoman"/>
      <w:lvlText w:val="%6."/>
      <w:lvlJc w:val="right"/>
      <w:pPr>
        <w:tabs>
          <w:tab w:val="num" w:pos="3600"/>
        </w:tabs>
        <w:ind w:left="3600" w:hanging="180"/>
      </w:pPr>
      <w:rPr>
        <w:rFonts w:hint="default"/>
      </w:rPr>
    </w:lvl>
    <w:lvl w:ilvl="6">
      <w:start w:val="1"/>
      <w:numFmt w:val="decimal"/>
      <w:lvlText w:val="%7."/>
      <w:lvlJc w:val="left"/>
      <w:pPr>
        <w:tabs>
          <w:tab w:val="num" w:pos="4320"/>
        </w:tabs>
        <w:ind w:left="4320" w:hanging="360"/>
      </w:pPr>
      <w:rPr>
        <w:rFonts w:hint="default"/>
      </w:rPr>
    </w:lvl>
    <w:lvl w:ilvl="7">
      <w:start w:val="1"/>
      <w:numFmt w:val="lowerLetter"/>
      <w:lvlText w:val="%8."/>
      <w:lvlJc w:val="left"/>
      <w:pPr>
        <w:tabs>
          <w:tab w:val="num" w:pos="5040"/>
        </w:tabs>
        <w:ind w:left="5040" w:hanging="360"/>
      </w:pPr>
      <w:rPr>
        <w:rFonts w:hint="default"/>
      </w:rPr>
    </w:lvl>
    <w:lvl w:ilvl="8">
      <w:start w:val="1"/>
      <w:numFmt w:val="lowerRoman"/>
      <w:lvlText w:val="%9."/>
      <w:lvlJc w:val="right"/>
      <w:pPr>
        <w:tabs>
          <w:tab w:val="num" w:pos="5760"/>
        </w:tabs>
        <w:ind w:left="5760" w:hanging="180"/>
      </w:pPr>
      <w:rPr>
        <w:rFonts w:hint="default"/>
      </w:rPr>
    </w:lvl>
  </w:abstractNum>
  <w:num w:numId="1">
    <w:abstractNumId w:val="1"/>
  </w:num>
  <w:num w:numId="2">
    <w:abstractNumId w:val="0"/>
  </w:num>
  <w:num w:numId="3">
    <w:abstractNumId w:val="7"/>
  </w:num>
  <w:num w:numId="4">
    <w:abstractNumId w:val="22"/>
  </w:num>
  <w:num w:numId="5">
    <w:abstractNumId w:val="23"/>
  </w:num>
  <w:num w:numId="6">
    <w:abstractNumId w:val="6"/>
  </w:num>
  <w:num w:numId="7">
    <w:abstractNumId w:val="18"/>
  </w:num>
  <w:num w:numId="8">
    <w:abstractNumId w:val="14"/>
  </w:num>
  <w:num w:numId="9">
    <w:abstractNumId w:val="20"/>
  </w:num>
  <w:num w:numId="10">
    <w:abstractNumId w:val="5"/>
  </w:num>
  <w:num w:numId="11">
    <w:abstractNumId w:val="9"/>
  </w:num>
  <w:num w:numId="12">
    <w:abstractNumId w:val="13"/>
  </w:num>
  <w:num w:numId="13">
    <w:abstractNumId w:val="12"/>
  </w:num>
  <w:num w:numId="14">
    <w:abstractNumId w:val="19"/>
  </w:num>
  <w:num w:numId="15">
    <w:abstractNumId w:val="4"/>
  </w:num>
  <w:num w:numId="16">
    <w:abstractNumId w:val="23"/>
  </w:num>
  <w:num w:numId="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1"/>
  </w:num>
  <w:num w:numId="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lvlOverride w:ilvl="0">
      <w:startOverride w:val="1"/>
    </w:lvlOverride>
  </w:num>
  <w:num w:numId="23">
    <w:abstractNumId w:val="13"/>
    <w:lvlOverride w:ilvl="0">
      <w:startOverride w:val="1"/>
    </w:lvlOverride>
  </w:num>
  <w:num w:numId="24">
    <w:abstractNumId w:val="17"/>
  </w:num>
  <w:num w:numId="25">
    <w:abstractNumId w:val="11"/>
  </w:num>
  <w:num w:numId="26">
    <w:abstractNumId w:val="15"/>
  </w:num>
  <w:num w:numId="27">
    <w:abstractNumId w:val="7"/>
  </w:num>
  <w:num w:numId="28">
    <w:abstractNumId w:val="2"/>
  </w:num>
  <w:num w:numId="29">
    <w:abstractNumId w:val="7"/>
  </w:num>
  <w:num w:numId="30">
    <w:abstractNumId w:val="7"/>
  </w:num>
  <w:num w:numId="31">
    <w:abstractNumId w:val="7"/>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 w:numId="39">
    <w:abstractNumId w:val="7"/>
  </w:num>
  <w:num w:numId="40">
    <w:abstractNumId w:val="7"/>
  </w:num>
  <w:num w:numId="41">
    <w:abstractNumId w:val="7"/>
  </w:num>
  <w:num w:numId="42">
    <w:abstractNumId w:val="7"/>
  </w:num>
  <w:num w:numId="43">
    <w:abstractNumId w:val="3"/>
  </w:num>
  <w:num w:numId="44">
    <w:abstractNumId w:val="7"/>
  </w:num>
  <w:num w:numId="45">
    <w:abstractNumId w:val="7"/>
  </w:num>
  <w:num w:numId="46">
    <w:abstractNumId w:val="7"/>
  </w:num>
  <w:num w:numId="47">
    <w:abstractNumId w:val="7"/>
  </w:num>
  <w:num w:numId="48">
    <w:abstractNumId w:val="8"/>
  </w:num>
  <w:num w:numId="49">
    <w:abstractNumId w:val="7"/>
  </w:num>
  <w:num w:numId="50">
    <w:abstractNumId w:val="7"/>
  </w:num>
  <w:num w:numId="51">
    <w:abstractNumId w:val="7"/>
  </w:num>
  <w:num w:numId="52">
    <w:abstractNumId w:val="7"/>
  </w:num>
  <w:num w:numId="53">
    <w:abstractNumId w:val="10"/>
  </w:num>
  <w:num w:numId="54">
    <w:abstractNumId w:val="16"/>
  </w:num>
  <w:num w:numId="55">
    <w:abstractNumId w:val="7"/>
  </w:num>
  <w:num w:numId="56">
    <w:abstractNumId w:val="7"/>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ulien Klein">
    <w15:presenceInfo w15:providerId="AD" w15:userId="S-1-5-21-1144071785-1927479445-1234779376-41860"/>
  </w15:person>
  <w15:person w15:author="Julien Klein [2]">
    <w15:presenceInfo w15:providerId="AD" w15:userId="S::jklein@sierrawireless.com::e9e7b21c-7535-4d00-8c66-1ec380167312"/>
  </w15:person>
  <w15:person w15:author="Michael Boutboul">
    <w15:presenceInfo w15:providerId="AD" w15:userId="S-1-5-21-1144071785-1927479445-1234779376-41838"/>
  </w15:person>
  <w15:person w15:author="Elaine Baricante">
    <w15:presenceInfo w15:providerId="AD" w15:userId="S-1-5-21-1144071785-1927479445-1234779376-31204"/>
  </w15:person>
  <w15:person w15:author="Philippe Chevrier">
    <w15:presenceInfo w15:providerId="AD" w15:userId="S::PCH@sierrawireless.com::709917c0-cfa8-4f22-822d-080dced044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saveSubsetFonts/>
  <w:hideSpellingErrors/>
  <w:hideGrammaticalErrors/>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100"/>
  <w:displayHorizontalDrawingGridEvery w:val="2"/>
  <w:displayVerticalDrawingGridEvery w:val="2"/>
  <w:noPunctuationKerning/>
  <w:characterSpacingControl w:val="doNotCompress"/>
  <w:hdrShapeDefaults>
    <o:shapedefaults v:ext="edit" spidmax="2051">
      <o:colormru v:ext="edit" colors="#5b79bb,#d21242"/>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7M0NDY2NzKxMDIzNrdQ0lEKTi0uzszPAykwNKgFACA3LxYtAAAA"/>
  </w:docVars>
  <w:rsids>
    <w:rsidRoot w:val="0052647D"/>
    <w:rsid w:val="00003161"/>
    <w:rsid w:val="00003D8F"/>
    <w:rsid w:val="00004523"/>
    <w:rsid w:val="00010E7E"/>
    <w:rsid w:val="00015A47"/>
    <w:rsid w:val="00015DC8"/>
    <w:rsid w:val="00020264"/>
    <w:rsid w:val="00021809"/>
    <w:rsid w:val="00025861"/>
    <w:rsid w:val="00027268"/>
    <w:rsid w:val="00032E6C"/>
    <w:rsid w:val="000348E3"/>
    <w:rsid w:val="00041E44"/>
    <w:rsid w:val="000422F7"/>
    <w:rsid w:val="00050376"/>
    <w:rsid w:val="00051589"/>
    <w:rsid w:val="0005624C"/>
    <w:rsid w:val="00063BCE"/>
    <w:rsid w:val="00065A3E"/>
    <w:rsid w:val="00066B5A"/>
    <w:rsid w:val="000678AF"/>
    <w:rsid w:val="00071313"/>
    <w:rsid w:val="00074888"/>
    <w:rsid w:val="00074E85"/>
    <w:rsid w:val="00082226"/>
    <w:rsid w:val="0009064E"/>
    <w:rsid w:val="000958D3"/>
    <w:rsid w:val="0009663B"/>
    <w:rsid w:val="00096F86"/>
    <w:rsid w:val="00097D66"/>
    <w:rsid w:val="000A3D3C"/>
    <w:rsid w:val="000A3E40"/>
    <w:rsid w:val="000A7E5A"/>
    <w:rsid w:val="000C0C34"/>
    <w:rsid w:val="000C2428"/>
    <w:rsid w:val="000C4464"/>
    <w:rsid w:val="000D1382"/>
    <w:rsid w:val="000D171C"/>
    <w:rsid w:val="000D2B71"/>
    <w:rsid w:val="000D33AC"/>
    <w:rsid w:val="000D39FF"/>
    <w:rsid w:val="000D5422"/>
    <w:rsid w:val="000D542B"/>
    <w:rsid w:val="000E7D07"/>
    <w:rsid w:val="000F0672"/>
    <w:rsid w:val="000F2A69"/>
    <w:rsid w:val="000F504C"/>
    <w:rsid w:val="000F6B3C"/>
    <w:rsid w:val="00100459"/>
    <w:rsid w:val="00100511"/>
    <w:rsid w:val="0010066D"/>
    <w:rsid w:val="0010245B"/>
    <w:rsid w:val="001037A3"/>
    <w:rsid w:val="00105BF2"/>
    <w:rsid w:val="001136AA"/>
    <w:rsid w:val="00114043"/>
    <w:rsid w:val="001152FC"/>
    <w:rsid w:val="001170BF"/>
    <w:rsid w:val="00117CF2"/>
    <w:rsid w:val="001223D8"/>
    <w:rsid w:val="00123880"/>
    <w:rsid w:val="001238BE"/>
    <w:rsid w:val="0012482A"/>
    <w:rsid w:val="001309D2"/>
    <w:rsid w:val="0013132E"/>
    <w:rsid w:val="00132850"/>
    <w:rsid w:val="001351F6"/>
    <w:rsid w:val="0013555E"/>
    <w:rsid w:val="00136A14"/>
    <w:rsid w:val="00146DF2"/>
    <w:rsid w:val="00147B4B"/>
    <w:rsid w:val="001666EC"/>
    <w:rsid w:val="00170F13"/>
    <w:rsid w:val="00172F08"/>
    <w:rsid w:val="0017370F"/>
    <w:rsid w:val="001744FD"/>
    <w:rsid w:val="001744FF"/>
    <w:rsid w:val="00175193"/>
    <w:rsid w:val="001773B9"/>
    <w:rsid w:val="00177990"/>
    <w:rsid w:val="00177D1B"/>
    <w:rsid w:val="001809E6"/>
    <w:rsid w:val="001A09D6"/>
    <w:rsid w:val="001A20FD"/>
    <w:rsid w:val="001B0932"/>
    <w:rsid w:val="001B17F4"/>
    <w:rsid w:val="001B1BF2"/>
    <w:rsid w:val="001B27C9"/>
    <w:rsid w:val="001B2E56"/>
    <w:rsid w:val="001B3048"/>
    <w:rsid w:val="001B7809"/>
    <w:rsid w:val="001C2436"/>
    <w:rsid w:val="001C703C"/>
    <w:rsid w:val="001E2BBD"/>
    <w:rsid w:val="001E650A"/>
    <w:rsid w:val="001F201A"/>
    <w:rsid w:val="001F26FF"/>
    <w:rsid w:val="001F5DE6"/>
    <w:rsid w:val="00200BAA"/>
    <w:rsid w:val="00206148"/>
    <w:rsid w:val="002065D4"/>
    <w:rsid w:val="0020722F"/>
    <w:rsid w:val="00220258"/>
    <w:rsid w:val="00224BD9"/>
    <w:rsid w:val="00230CA4"/>
    <w:rsid w:val="002402F3"/>
    <w:rsid w:val="002442B9"/>
    <w:rsid w:val="002451B8"/>
    <w:rsid w:val="002504BB"/>
    <w:rsid w:val="0025069F"/>
    <w:rsid w:val="0025267D"/>
    <w:rsid w:val="0025438A"/>
    <w:rsid w:val="002572D8"/>
    <w:rsid w:val="002574A8"/>
    <w:rsid w:val="002601EA"/>
    <w:rsid w:val="0026432E"/>
    <w:rsid w:val="00280D53"/>
    <w:rsid w:val="00282811"/>
    <w:rsid w:val="0028289A"/>
    <w:rsid w:val="00285C89"/>
    <w:rsid w:val="00293C82"/>
    <w:rsid w:val="00293CAE"/>
    <w:rsid w:val="00297654"/>
    <w:rsid w:val="002A03A6"/>
    <w:rsid w:val="002A067C"/>
    <w:rsid w:val="002A256A"/>
    <w:rsid w:val="002B70D1"/>
    <w:rsid w:val="002C11F3"/>
    <w:rsid w:val="002C2323"/>
    <w:rsid w:val="002C2DF8"/>
    <w:rsid w:val="002C5196"/>
    <w:rsid w:val="002D60EA"/>
    <w:rsid w:val="002D6F17"/>
    <w:rsid w:val="002D72E3"/>
    <w:rsid w:val="002E24E0"/>
    <w:rsid w:val="002E2F77"/>
    <w:rsid w:val="002E4486"/>
    <w:rsid w:val="002E4B59"/>
    <w:rsid w:val="002E6E39"/>
    <w:rsid w:val="002E7B9C"/>
    <w:rsid w:val="002F4558"/>
    <w:rsid w:val="002F577A"/>
    <w:rsid w:val="002F74DE"/>
    <w:rsid w:val="003002F0"/>
    <w:rsid w:val="003011B7"/>
    <w:rsid w:val="00303341"/>
    <w:rsid w:val="00310FEA"/>
    <w:rsid w:val="00311BA9"/>
    <w:rsid w:val="003233FF"/>
    <w:rsid w:val="00323D46"/>
    <w:rsid w:val="00324477"/>
    <w:rsid w:val="003303BA"/>
    <w:rsid w:val="003310A5"/>
    <w:rsid w:val="00332E7F"/>
    <w:rsid w:val="0033529C"/>
    <w:rsid w:val="00341756"/>
    <w:rsid w:val="003475CD"/>
    <w:rsid w:val="00352A87"/>
    <w:rsid w:val="003611E6"/>
    <w:rsid w:val="00364101"/>
    <w:rsid w:val="00372350"/>
    <w:rsid w:val="0038433A"/>
    <w:rsid w:val="00387838"/>
    <w:rsid w:val="003902A2"/>
    <w:rsid w:val="00396859"/>
    <w:rsid w:val="003A0150"/>
    <w:rsid w:val="003A3284"/>
    <w:rsid w:val="003A378D"/>
    <w:rsid w:val="003A4253"/>
    <w:rsid w:val="003A4903"/>
    <w:rsid w:val="003A4C41"/>
    <w:rsid w:val="003A50FF"/>
    <w:rsid w:val="003B13B3"/>
    <w:rsid w:val="003B24A4"/>
    <w:rsid w:val="003B25AD"/>
    <w:rsid w:val="003C05AA"/>
    <w:rsid w:val="003C193D"/>
    <w:rsid w:val="003D533E"/>
    <w:rsid w:val="003D760F"/>
    <w:rsid w:val="003D7AB1"/>
    <w:rsid w:val="003D7C73"/>
    <w:rsid w:val="003D7F90"/>
    <w:rsid w:val="003F49B1"/>
    <w:rsid w:val="004022A2"/>
    <w:rsid w:val="00405ACC"/>
    <w:rsid w:val="00411C21"/>
    <w:rsid w:val="00411F94"/>
    <w:rsid w:val="00413FAD"/>
    <w:rsid w:val="00414F31"/>
    <w:rsid w:val="004175F0"/>
    <w:rsid w:val="00420246"/>
    <w:rsid w:val="00420B5B"/>
    <w:rsid w:val="00427348"/>
    <w:rsid w:val="00427698"/>
    <w:rsid w:val="004278EA"/>
    <w:rsid w:val="004314FA"/>
    <w:rsid w:val="00437CA2"/>
    <w:rsid w:val="00441045"/>
    <w:rsid w:val="00442ED8"/>
    <w:rsid w:val="004446DD"/>
    <w:rsid w:val="00452E7C"/>
    <w:rsid w:val="00454E8A"/>
    <w:rsid w:val="00454F55"/>
    <w:rsid w:val="00460617"/>
    <w:rsid w:val="00461BA5"/>
    <w:rsid w:val="004661B7"/>
    <w:rsid w:val="00467616"/>
    <w:rsid w:val="00472AE0"/>
    <w:rsid w:val="00484F97"/>
    <w:rsid w:val="00491A02"/>
    <w:rsid w:val="00494E35"/>
    <w:rsid w:val="00496FEB"/>
    <w:rsid w:val="00497920"/>
    <w:rsid w:val="004A267B"/>
    <w:rsid w:val="004A6B75"/>
    <w:rsid w:val="004B60E9"/>
    <w:rsid w:val="004C349B"/>
    <w:rsid w:val="004C571E"/>
    <w:rsid w:val="004C7874"/>
    <w:rsid w:val="004D0112"/>
    <w:rsid w:val="004D379A"/>
    <w:rsid w:val="004D5B67"/>
    <w:rsid w:val="004E4E6A"/>
    <w:rsid w:val="004E5DB6"/>
    <w:rsid w:val="004E7712"/>
    <w:rsid w:val="004F64F0"/>
    <w:rsid w:val="00503B2B"/>
    <w:rsid w:val="0050441D"/>
    <w:rsid w:val="00506036"/>
    <w:rsid w:val="005104E9"/>
    <w:rsid w:val="00513DFA"/>
    <w:rsid w:val="00514EE8"/>
    <w:rsid w:val="005162D7"/>
    <w:rsid w:val="00522429"/>
    <w:rsid w:val="005241A1"/>
    <w:rsid w:val="0052584A"/>
    <w:rsid w:val="00525F49"/>
    <w:rsid w:val="0052647D"/>
    <w:rsid w:val="00527E6E"/>
    <w:rsid w:val="00530C5C"/>
    <w:rsid w:val="00530FFB"/>
    <w:rsid w:val="005312A9"/>
    <w:rsid w:val="00536042"/>
    <w:rsid w:val="0053668B"/>
    <w:rsid w:val="00541D04"/>
    <w:rsid w:val="00542888"/>
    <w:rsid w:val="00543FD1"/>
    <w:rsid w:val="005442DC"/>
    <w:rsid w:val="00544845"/>
    <w:rsid w:val="00544D55"/>
    <w:rsid w:val="0054687C"/>
    <w:rsid w:val="005513B2"/>
    <w:rsid w:val="00556CA5"/>
    <w:rsid w:val="005571E9"/>
    <w:rsid w:val="0056174B"/>
    <w:rsid w:val="0056334F"/>
    <w:rsid w:val="00572036"/>
    <w:rsid w:val="005732F3"/>
    <w:rsid w:val="00574DF5"/>
    <w:rsid w:val="00582D32"/>
    <w:rsid w:val="0058592B"/>
    <w:rsid w:val="00594A34"/>
    <w:rsid w:val="00597590"/>
    <w:rsid w:val="005A209E"/>
    <w:rsid w:val="005A24BE"/>
    <w:rsid w:val="005A5689"/>
    <w:rsid w:val="005B01BA"/>
    <w:rsid w:val="005B34CF"/>
    <w:rsid w:val="005B3DF8"/>
    <w:rsid w:val="005B71B4"/>
    <w:rsid w:val="005C06BE"/>
    <w:rsid w:val="005D1600"/>
    <w:rsid w:val="005D1664"/>
    <w:rsid w:val="005D1B06"/>
    <w:rsid w:val="005D7CAE"/>
    <w:rsid w:val="005E1566"/>
    <w:rsid w:val="005F1BCA"/>
    <w:rsid w:val="005F5623"/>
    <w:rsid w:val="00600ACC"/>
    <w:rsid w:val="00604630"/>
    <w:rsid w:val="0060531B"/>
    <w:rsid w:val="00606937"/>
    <w:rsid w:val="0061152B"/>
    <w:rsid w:val="006122AD"/>
    <w:rsid w:val="00612C88"/>
    <w:rsid w:val="00620F71"/>
    <w:rsid w:val="00623642"/>
    <w:rsid w:val="0062439A"/>
    <w:rsid w:val="00626D80"/>
    <w:rsid w:val="00632B78"/>
    <w:rsid w:val="00635F35"/>
    <w:rsid w:val="00636028"/>
    <w:rsid w:val="006368A9"/>
    <w:rsid w:val="006404C2"/>
    <w:rsid w:val="006472E0"/>
    <w:rsid w:val="00651187"/>
    <w:rsid w:val="006574C2"/>
    <w:rsid w:val="00660D9E"/>
    <w:rsid w:val="00665213"/>
    <w:rsid w:val="00665862"/>
    <w:rsid w:val="00666CCF"/>
    <w:rsid w:val="00670997"/>
    <w:rsid w:val="00670A03"/>
    <w:rsid w:val="0067100D"/>
    <w:rsid w:val="00671664"/>
    <w:rsid w:val="00676E14"/>
    <w:rsid w:val="006804B4"/>
    <w:rsid w:val="006832E4"/>
    <w:rsid w:val="006979F8"/>
    <w:rsid w:val="006A3DDA"/>
    <w:rsid w:val="006B164F"/>
    <w:rsid w:val="006B2159"/>
    <w:rsid w:val="006B53C3"/>
    <w:rsid w:val="006C01FE"/>
    <w:rsid w:val="006C36B5"/>
    <w:rsid w:val="006C3716"/>
    <w:rsid w:val="006C6864"/>
    <w:rsid w:val="006D02D0"/>
    <w:rsid w:val="006D1A7F"/>
    <w:rsid w:val="006D1D10"/>
    <w:rsid w:val="006D2399"/>
    <w:rsid w:val="006D6468"/>
    <w:rsid w:val="006E1532"/>
    <w:rsid w:val="006E6A8A"/>
    <w:rsid w:val="006E7043"/>
    <w:rsid w:val="006F605B"/>
    <w:rsid w:val="007029D8"/>
    <w:rsid w:val="007124A9"/>
    <w:rsid w:val="00713E0E"/>
    <w:rsid w:val="00717222"/>
    <w:rsid w:val="00717520"/>
    <w:rsid w:val="00723BD8"/>
    <w:rsid w:val="00723E9F"/>
    <w:rsid w:val="00724070"/>
    <w:rsid w:val="00730116"/>
    <w:rsid w:val="00733B32"/>
    <w:rsid w:val="00736A89"/>
    <w:rsid w:val="00737EA9"/>
    <w:rsid w:val="00741048"/>
    <w:rsid w:val="007435A7"/>
    <w:rsid w:val="00744ED9"/>
    <w:rsid w:val="00752F96"/>
    <w:rsid w:val="00755351"/>
    <w:rsid w:val="007565A5"/>
    <w:rsid w:val="00762206"/>
    <w:rsid w:val="00763945"/>
    <w:rsid w:val="007741A3"/>
    <w:rsid w:val="00775791"/>
    <w:rsid w:val="0078137F"/>
    <w:rsid w:val="0078369E"/>
    <w:rsid w:val="0079259A"/>
    <w:rsid w:val="007A15DA"/>
    <w:rsid w:val="007B4052"/>
    <w:rsid w:val="007C6469"/>
    <w:rsid w:val="007C7D1E"/>
    <w:rsid w:val="007D08E8"/>
    <w:rsid w:val="007D2DDB"/>
    <w:rsid w:val="007E0160"/>
    <w:rsid w:val="007E256A"/>
    <w:rsid w:val="007E2AF7"/>
    <w:rsid w:val="007F2730"/>
    <w:rsid w:val="007F3FDB"/>
    <w:rsid w:val="008023A0"/>
    <w:rsid w:val="00804C7E"/>
    <w:rsid w:val="0080656B"/>
    <w:rsid w:val="0080789C"/>
    <w:rsid w:val="008116A1"/>
    <w:rsid w:val="00813AF1"/>
    <w:rsid w:val="0081585A"/>
    <w:rsid w:val="00815EC8"/>
    <w:rsid w:val="0082002C"/>
    <w:rsid w:val="00821281"/>
    <w:rsid w:val="00823829"/>
    <w:rsid w:val="00824D7B"/>
    <w:rsid w:val="00826885"/>
    <w:rsid w:val="0083377F"/>
    <w:rsid w:val="00835D1F"/>
    <w:rsid w:val="00845F95"/>
    <w:rsid w:val="00850802"/>
    <w:rsid w:val="00854772"/>
    <w:rsid w:val="008577F0"/>
    <w:rsid w:val="00861721"/>
    <w:rsid w:val="00862590"/>
    <w:rsid w:val="00867335"/>
    <w:rsid w:val="00870964"/>
    <w:rsid w:val="00871C6C"/>
    <w:rsid w:val="00875E38"/>
    <w:rsid w:val="00890EDF"/>
    <w:rsid w:val="00892B7B"/>
    <w:rsid w:val="008970AB"/>
    <w:rsid w:val="008A38D4"/>
    <w:rsid w:val="008A5189"/>
    <w:rsid w:val="008A62BB"/>
    <w:rsid w:val="008B0712"/>
    <w:rsid w:val="008B25F6"/>
    <w:rsid w:val="008B32A8"/>
    <w:rsid w:val="008B5FC0"/>
    <w:rsid w:val="008C33DB"/>
    <w:rsid w:val="008C4D8C"/>
    <w:rsid w:val="008C5676"/>
    <w:rsid w:val="008C582C"/>
    <w:rsid w:val="008D6600"/>
    <w:rsid w:val="008E4D6C"/>
    <w:rsid w:val="008E627E"/>
    <w:rsid w:val="008E67B1"/>
    <w:rsid w:val="008F10EA"/>
    <w:rsid w:val="008F2896"/>
    <w:rsid w:val="008F32C1"/>
    <w:rsid w:val="008F74A7"/>
    <w:rsid w:val="009003C9"/>
    <w:rsid w:val="00900712"/>
    <w:rsid w:val="0090287C"/>
    <w:rsid w:val="00902DD7"/>
    <w:rsid w:val="0090428E"/>
    <w:rsid w:val="009046D3"/>
    <w:rsid w:val="009063A0"/>
    <w:rsid w:val="009101C7"/>
    <w:rsid w:val="00910295"/>
    <w:rsid w:val="009102AD"/>
    <w:rsid w:val="00910DB3"/>
    <w:rsid w:val="0091162C"/>
    <w:rsid w:val="009202E3"/>
    <w:rsid w:val="00920389"/>
    <w:rsid w:val="0092257C"/>
    <w:rsid w:val="009304D0"/>
    <w:rsid w:val="00934143"/>
    <w:rsid w:val="00934438"/>
    <w:rsid w:val="00943468"/>
    <w:rsid w:val="009456B0"/>
    <w:rsid w:val="009464DB"/>
    <w:rsid w:val="0096009A"/>
    <w:rsid w:val="00965080"/>
    <w:rsid w:val="0096510F"/>
    <w:rsid w:val="009678B6"/>
    <w:rsid w:val="009727C3"/>
    <w:rsid w:val="009751F3"/>
    <w:rsid w:val="00975339"/>
    <w:rsid w:val="00984FDE"/>
    <w:rsid w:val="009864B4"/>
    <w:rsid w:val="009868B3"/>
    <w:rsid w:val="00987D8A"/>
    <w:rsid w:val="009915A4"/>
    <w:rsid w:val="00992559"/>
    <w:rsid w:val="00992B76"/>
    <w:rsid w:val="00994B87"/>
    <w:rsid w:val="00996DE4"/>
    <w:rsid w:val="00996F85"/>
    <w:rsid w:val="009A398F"/>
    <w:rsid w:val="009A52A4"/>
    <w:rsid w:val="009A5B99"/>
    <w:rsid w:val="009A61D3"/>
    <w:rsid w:val="009B11D7"/>
    <w:rsid w:val="009B13A0"/>
    <w:rsid w:val="009B1866"/>
    <w:rsid w:val="009B4BA8"/>
    <w:rsid w:val="009B5A7C"/>
    <w:rsid w:val="009C5009"/>
    <w:rsid w:val="009D07E8"/>
    <w:rsid w:val="009D0E9C"/>
    <w:rsid w:val="009D5ED3"/>
    <w:rsid w:val="009D6630"/>
    <w:rsid w:val="009E1C1F"/>
    <w:rsid w:val="009E33F2"/>
    <w:rsid w:val="009E5286"/>
    <w:rsid w:val="009E6FE8"/>
    <w:rsid w:val="009F6BD6"/>
    <w:rsid w:val="00A04992"/>
    <w:rsid w:val="00A066ED"/>
    <w:rsid w:val="00A06EE4"/>
    <w:rsid w:val="00A11EE4"/>
    <w:rsid w:val="00A12799"/>
    <w:rsid w:val="00A235EC"/>
    <w:rsid w:val="00A31EE8"/>
    <w:rsid w:val="00A36047"/>
    <w:rsid w:val="00A47861"/>
    <w:rsid w:val="00A50A90"/>
    <w:rsid w:val="00A533FA"/>
    <w:rsid w:val="00A60CE4"/>
    <w:rsid w:val="00A649AF"/>
    <w:rsid w:val="00A67A76"/>
    <w:rsid w:val="00A7312E"/>
    <w:rsid w:val="00A76C20"/>
    <w:rsid w:val="00A832FD"/>
    <w:rsid w:val="00A96872"/>
    <w:rsid w:val="00AA1AC6"/>
    <w:rsid w:val="00AA30B1"/>
    <w:rsid w:val="00AA683E"/>
    <w:rsid w:val="00AB08E2"/>
    <w:rsid w:val="00AB1FD4"/>
    <w:rsid w:val="00AB7CCA"/>
    <w:rsid w:val="00AC1C6E"/>
    <w:rsid w:val="00AC24F9"/>
    <w:rsid w:val="00AC503D"/>
    <w:rsid w:val="00AC514C"/>
    <w:rsid w:val="00AC7D7C"/>
    <w:rsid w:val="00AD245C"/>
    <w:rsid w:val="00AD3BA5"/>
    <w:rsid w:val="00AF1EE6"/>
    <w:rsid w:val="00AF20F8"/>
    <w:rsid w:val="00AF4CB7"/>
    <w:rsid w:val="00B02124"/>
    <w:rsid w:val="00B025E2"/>
    <w:rsid w:val="00B10844"/>
    <w:rsid w:val="00B1275F"/>
    <w:rsid w:val="00B17F94"/>
    <w:rsid w:val="00B213BF"/>
    <w:rsid w:val="00B3253A"/>
    <w:rsid w:val="00B33C29"/>
    <w:rsid w:val="00B34069"/>
    <w:rsid w:val="00B35BB2"/>
    <w:rsid w:val="00B36EE8"/>
    <w:rsid w:val="00B41F81"/>
    <w:rsid w:val="00B4516E"/>
    <w:rsid w:val="00B465FD"/>
    <w:rsid w:val="00B52E14"/>
    <w:rsid w:val="00B548A4"/>
    <w:rsid w:val="00B56BC3"/>
    <w:rsid w:val="00B65950"/>
    <w:rsid w:val="00B71414"/>
    <w:rsid w:val="00B74C5C"/>
    <w:rsid w:val="00B76F8F"/>
    <w:rsid w:val="00B843D3"/>
    <w:rsid w:val="00B90446"/>
    <w:rsid w:val="00B9223C"/>
    <w:rsid w:val="00B9547F"/>
    <w:rsid w:val="00B9726C"/>
    <w:rsid w:val="00BA25D7"/>
    <w:rsid w:val="00BA6CFB"/>
    <w:rsid w:val="00BA7651"/>
    <w:rsid w:val="00BB07E7"/>
    <w:rsid w:val="00BB6B05"/>
    <w:rsid w:val="00BB74B0"/>
    <w:rsid w:val="00BC23C3"/>
    <w:rsid w:val="00BD0290"/>
    <w:rsid w:val="00BD4E0E"/>
    <w:rsid w:val="00BE1126"/>
    <w:rsid w:val="00BE2E70"/>
    <w:rsid w:val="00BE54A3"/>
    <w:rsid w:val="00BF2B11"/>
    <w:rsid w:val="00BF5343"/>
    <w:rsid w:val="00C00C6D"/>
    <w:rsid w:val="00C00DF9"/>
    <w:rsid w:val="00C03F5A"/>
    <w:rsid w:val="00C0501B"/>
    <w:rsid w:val="00C130C1"/>
    <w:rsid w:val="00C13408"/>
    <w:rsid w:val="00C13B84"/>
    <w:rsid w:val="00C17F7C"/>
    <w:rsid w:val="00C20609"/>
    <w:rsid w:val="00C27E18"/>
    <w:rsid w:val="00C302B7"/>
    <w:rsid w:val="00C30D4B"/>
    <w:rsid w:val="00C31FEB"/>
    <w:rsid w:val="00C371BF"/>
    <w:rsid w:val="00C372DE"/>
    <w:rsid w:val="00C42DF5"/>
    <w:rsid w:val="00C47AD0"/>
    <w:rsid w:val="00C51E1B"/>
    <w:rsid w:val="00C53612"/>
    <w:rsid w:val="00C60FDD"/>
    <w:rsid w:val="00C61A07"/>
    <w:rsid w:val="00C63CF3"/>
    <w:rsid w:val="00C644CE"/>
    <w:rsid w:val="00C65584"/>
    <w:rsid w:val="00C67969"/>
    <w:rsid w:val="00C7064E"/>
    <w:rsid w:val="00C71667"/>
    <w:rsid w:val="00C75E20"/>
    <w:rsid w:val="00C77C05"/>
    <w:rsid w:val="00C805FA"/>
    <w:rsid w:val="00C80D20"/>
    <w:rsid w:val="00C82933"/>
    <w:rsid w:val="00C84974"/>
    <w:rsid w:val="00C90ACB"/>
    <w:rsid w:val="00C90AF7"/>
    <w:rsid w:val="00C94DC6"/>
    <w:rsid w:val="00C96CEF"/>
    <w:rsid w:val="00CA2605"/>
    <w:rsid w:val="00CB052C"/>
    <w:rsid w:val="00CC19E9"/>
    <w:rsid w:val="00CC4015"/>
    <w:rsid w:val="00CC41A1"/>
    <w:rsid w:val="00CC5CAF"/>
    <w:rsid w:val="00CC7737"/>
    <w:rsid w:val="00CE31AF"/>
    <w:rsid w:val="00CE57C0"/>
    <w:rsid w:val="00CE720F"/>
    <w:rsid w:val="00CF02C0"/>
    <w:rsid w:val="00CF0618"/>
    <w:rsid w:val="00D068B2"/>
    <w:rsid w:val="00D10353"/>
    <w:rsid w:val="00D107FE"/>
    <w:rsid w:val="00D11177"/>
    <w:rsid w:val="00D14DDC"/>
    <w:rsid w:val="00D17717"/>
    <w:rsid w:val="00D225A0"/>
    <w:rsid w:val="00D2524D"/>
    <w:rsid w:val="00D272F4"/>
    <w:rsid w:val="00D4191F"/>
    <w:rsid w:val="00D42801"/>
    <w:rsid w:val="00D51E90"/>
    <w:rsid w:val="00D61BC8"/>
    <w:rsid w:val="00D71253"/>
    <w:rsid w:val="00D73DEB"/>
    <w:rsid w:val="00D740DA"/>
    <w:rsid w:val="00D7570C"/>
    <w:rsid w:val="00D82DB4"/>
    <w:rsid w:val="00D928FC"/>
    <w:rsid w:val="00DA08AB"/>
    <w:rsid w:val="00DA1628"/>
    <w:rsid w:val="00DA45E7"/>
    <w:rsid w:val="00DB0DF0"/>
    <w:rsid w:val="00DB632D"/>
    <w:rsid w:val="00DC1963"/>
    <w:rsid w:val="00DC5E94"/>
    <w:rsid w:val="00DC67A5"/>
    <w:rsid w:val="00DC7649"/>
    <w:rsid w:val="00DD31E8"/>
    <w:rsid w:val="00DD427A"/>
    <w:rsid w:val="00DF6E65"/>
    <w:rsid w:val="00E01CDC"/>
    <w:rsid w:val="00E02967"/>
    <w:rsid w:val="00E0398E"/>
    <w:rsid w:val="00E11406"/>
    <w:rsid w:val="00E130F5"/>
    <w:rsid w:val="00E134D3"/>
    <w:rsid w:val="00E13D6E"/>
    <w:rsid w:val="00E13ED9"/>
    <w:rsid w:val="00E16C1A"/>
    <w:rsid w:val="00E17789"/>
    <w:rsid w:val="00E2128A"/>
    <w:rsid w:val="00E23BFD"/>
    <w:rsid w:val="00E23CD5"/>
    <w:rsid w:val="00E24B93"/>
    <w:rsid w:val="00E2768D"/>
    <w:rsid w:val="00E34AF4"/>
    <w:rsid w:val="00E34B5F"/>
    <w:rsid w:val="00E351A8"/>
    <w:rsid w:val="00E411A7"/>
    <w:rsid w:val="00E414FC"/>
    <w:rsid w:val="00E4328C"/>
    <w:rsid w:val="00E45915"/>
    <w:rsid w:val="00E45ADD"/>
    <w:rsid w:val="00E51118"/>
    <w:rsid w:val="00E54715"/>
    <w:rsid w:val="00E62A09"/>
    <w:rsid w:val="00E65D72"/>
    <w:rsid w:val="00E65EEA"/>
    <w:rsid w:val="00E81F52"/>
    <w:rsid w:val="00E82E29"/>
    <w:rsid w:val="00E864C0"/>
    <w:rsid w:val="00E93A08"/>
    <w:rsid w:val="00EA09AB"/>
    <w:rsid w:val="00EA67CF"/>
    <w:rsid w:val="00EA7AF3"/>
    <w:rsid w:val="00EB1561"/>
    <w:rsid w:val="00EB284B"/>
    <w:rsid w:val="00EB5EA9"/>
    <w:rsid w:val="00EC4AEE"/>
    <w:rsid w:val="00EC60FA"/>
    <w:rsid w:val="00EC6184"/>
    <w:rsid w:val="00EC7360"/>
    <w:rsid w:val="00ED65B4"/>
    <w:rsid w:val="00ED691E"/>
    <w:rsid w:val="00EE0B01"/>
    <w:rsid w:val="00EE26B6"/>
    <w:rsid w:val="00EE30AC"/>
    <w:rsid w:val="00EE483B"/>
    <w:rsid w:val="00EE5A7F"/>
    <w:rsid w:val="00EE75E5"/>
    <w:rsid w:val="00EE7819"/>
    <w:rsid w:val="00EF6F79"/>
    <w:rsid w:val="00EF726C"/>
    <w:rsid w:val="00F0256F"/>
    <w:rsid w:val="00F03329"/>
    <w:rsid w:val="00F13A43"/>
    <w:rsid w:val="00F2279A"/>
    <w:rsid w:val="00F258DA"/>
    <w:rsid w:val="00F25F45"/>
    <w:rsid w:val="00F27B0D"/>
    <w:rsid w:val="00F27F3F"/>
    <w:rsid w:val="00F319EA"/>
    <w:rsid w:val="00F3730A"/>
    <w:rsid w:val="00F44A30"/>
    <w:rsid w:val="00F5667D"/>
    <w:rsid w:val="00F64E3E"/>
    <w:rsid w:val="00F66EDC"/>
    <w:rsid w:val="00F723FE"/>
    <w:rsid w:val="00F740D5"/>
    <w:rsid w:val="00F75CAD"/>
    <w:rsid w:val="00F9079B"/>
    <w:rsid w:val="00F94BC8"/>
    <w:rsid w:val="00FA2271"/>
    <w:rsid w:val="00FC319C"/>
    <w:rsid w:val="00FC5FD6"/>
    <w:rsid w:val="00FD0992"/>
    <w:rsid w:val="00FD14BC"/>
    <w:rsid w:val="00FD725B"/>
    <w:rsid w:val="00FE0535"/>
    <w:rsid w:val="00FE0C59"/>
    <w:rsid w:val="00FF02A0"/>
    <w:rsid w:val="00FF0B85"/>
    <w:rsid w:val="00FF56CC"/>
    <w:rsid w:val="00FF6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colormru v:ext="edit" colors="#5b79bb,#d21242"/>
    </o:shapedefaults>
    <o:shapelayout v:ext="edit">
      <o:idmap v:ext="edit" data="1"/>
    </o:shapelayout>
  </w:shapeDefaults>
  <w:decimalSymbol w:val=","/>
  <w:listSeparator w:val=";"/>
  <w14:docId w14:val="02EFC030"/>
  <w15:docId w15:val="{5DE11A29-D687-46AC-BA99-ABFD73B83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F577A"/>
    <w:pPr>
      <w:spacing w:before="120" w:after="120"/>
    </w:pPr>
    <w:rPr>
      <w:rFonts w:ascii="Helvetica" w:hAnsi="Helvetica"/>
      <w:color w:val="3D3E40"/>
      <w:sz w:val="18"/>
      <w:szCs w:val="24"/>
    </w:rPr>
  </w:style>
  <w:style w:type="paragraph" w:styleId="Heading1">
    <w:name w:val="heading 1"/>
    <w:basedOn w:val="Normal"/>
    <w:next w:val="Normal"/>
    <w:link w:val="Heading1Char"/>
    <w:qFormat/>
    <w:rsid w:val="002F577A"/>
    <w:pPr>
      <w:keepNext/>
      <w:numPr>
        <w:numId w:val="3"/>
      </w:numPr>
      <w:tabs>
        <w:tab w:val="left" w:pos="340"/>
      </w:tabs>
      <w:outlineLvl w:val="0"/>
    </w:pPr>
    <w:rPr>
      <w:rFonts w:ascii="Arial" w:hAnsi="Arial" w:cs="Arial"/>
      <w:b/>
      <w:bCs/>
      <w:kern w:val="32"/>
      <w:sz w:val="24"/>
      <w:szCs w:val="32"/>
    </w:rPr>
  </w:style>
  <w:style w:type="paragraph" w:styleId="Heading2">
    <w:name w:val="heading 2"/>
    <w:basedOn w:val="Heading1"/>
    <w:next w:val="Normal"/>
    <w:link w:val="Heading2Char"/>
    <w:qFormat/>
    <w:rsid w:val="002F577A"/>
    <w:pPr>
      <w:numPr>
        <w:ilvl w:val="1"/>
      </w:numPr>
      <w:tabs>
        <w:tab w:val="clear" w:pos="340"/>
      </w:tabs>
      <w:outlineLvl w:val="1"/>
    </w:pPr>
    <w:rPr>
      <w:sz w:val="22"/>
      <w:szCs w:val="22"/>
    </w:rPr>
  </w:style>
  <w:style w:type="paragraph" w:styleId="Heading3">
    <w:name w:val="heading 3"/>
    <w:basedOn w:val="Heading2"/>
    <w:next w:val="Normal"/>
    <w:qFormat/>
    <w:rsid w:val="002F577A"/>
    <w:pPr>
      <w:numPr>
        <w:ilvl w:val="2"/>
        <w:numId w:val="0"/>
      </w:numPr>
      <w:outlineLvl w:val="2"/>
    </w:pPr>
    <w:rPr>
      <w:sz w:val="20"/>
      <w:szCs w:val="20"/>
    </w:rPr>
  </w:style>
  <w:style w:type="paragraph" w:styleId="Heading4">
    <w:name w:val="heading 4"/>
    <w:basedOn w:val="Heading3"/>
    <w:next w:val="Normal"/>
    <w:qFormat/>
    <w:rsid w:val="002F577A"/>
    <w:pPr>
      <w:outlineLvl w:val="3"/>
    </w:pPr>
    <w:rPr>
      <w:szCs w:val="28"/>
    </w:rPr>
  </w:style>
  <w:style w:type="paragraph" w:styleId="Heading5">
    <w:name w:val="heading 5"/>
    <w:basedOn w:val="Heading4"/>
    <w:next w:val="Normal"/>
    <w:qFormat/>
    <w:rsid w:val="002F577A"/>
    <w:pPr>
      <w:outlineLvl w:val="4"/>
    </w:pPr>
    <w:rPr>
      <w:bCs w:val="0"/>
      <w:i/>
      <w:sz w:val="26"/>
      <w:szCs w:val="26"/>
    </w:rPr>
  </w:style>
  <w:style w:type="paragraph" w:styleId="Heading6">
    <w:name w:val="heading 6"/>
    <w:basedOn w:val="Normal"/>
    <w:next w:val="Normal"/>
    <w:qFormat/>
    <w:rsid w:val="002F577A"/>
    <w:pPr>
      <w:numPr>
        <w:ilvl w:val="5"/>
        <w:numId w:val="3"/>
      </w:numPr>
      <w:spacing w:before="240" w:after="60"/>
      <w:outlineLvl w:val="5"/>
    </w:pPr>
    <w:rPr>
      <w:rFonts w:ascii="Times New Roman" w:hAnsi="Times New Roman"/>
      <w:b/>
      <w:bCs/>
      <w:sz w:val="22"/>
      <w:szCs w:val="22"/>
    </w:rPr>
  </w:style>
  <w:style w:type="paragraph" w:styleId="Heading7">
    <w:name w:val="heading 7"/>
    <w:basedOn w:val="Normal"/>
    <w:next w:val="Normal"/>
    <w:qFormat/>
    <w:rsid w:val="002F577A"/>
    <w:pPr>
      <w:numPr>
        <w:ilvl w:val="6"/>
        <w:numId w:val="3"/>
      </w:numPr>
      <w:spacing w:before="240" w:after="60"/>
      <w:outlineLvl w:val="6"/>
    </w:pPr>
    <w:rPr>
      <w:rFonts w:ascii="Times New Roman" w:hAnsi="Times New Roman"/>
      <w:sz w:val="24"/>
    </w:rPr>
  </w:style>
  <w:style w:type="paragraph" w:styleId="Heading8">
    <w:name w:val="heading 8"/>
    <w:basedOn w:val="Normal"/>
    <w:next w:val="Normal"/>
    <w:qFormat/>
    <w:rsid w:val="002F577A"/>
    <w:pPr>
      <w:numPr>
        <w:ilvl w:val="7"/>
        <w:numId w:val="3"/>
      </w:numPr>
      <w:spacing w:before="240" w:after="60"/>
      <w:outlineLvl w:val="7"/>
    </w:pPr>
    <w:rPr>
      <w:rFonts w:ascii="Times New Roman" w:hAnsi="Times New Roman"/>
      <w:i/>
      <w:iCs/>
      <w:sz w:val="24"/>
    </w:rPr>
  </w:style>
  <w:style w:type="paragraph" w:styleId="Heading9">
    <w:name w:val="heading 9"/>
    <w:basedOn w:val="Normal"/>
    <w:next w:val="Normal"/>
    <w:qFormat/>
    <w:rsid w:val="002F577A"/>
    <w:pPr>
      <w:numPr>
        <w:ilvl w:val="8"/>
        <w:numId w:val="3"/>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F577A"/>
    <w:pPr>
      <w:autoSpaceDE w:val="0"/>
      <w:autoSpaceDN w:val="0"/>
      <w:adjustRightInd w:val="0"/>
      <w:jc w:val="right"/>
    </w:pPr>
    <w:rPr>
      <w:rFonts w:ascii="Arial" w:hAnsi="Arial" w:cs="Arial"/>
      <w:b/>
      <w:noProof/>
      <w:szCs w:val="20"/>
      <w:lang w:val="fr-FR" w:eastAsia="fr-FR"/>
    </w:rPr>
  </w:style>
  <w:style w:type="paragraph" w:styleId="Footer">
    <w:name w:val="footer"/>
    <w:basedOn w:val="Normal"/>
    <w:link w:val="FooterChar"/>
    <w:rsid w:val="002F577A"/>
    <w:pPr>
      <w:tabs>
        <w:tab w:val="left" w:pos="3240"/>
        <w:tab w:val="left" w:pos="6660"/>
        <w:tab w:val="right" w:pos="10080"/>
      </w:tabs>
      <w:ind w:left="-180"/>
    </w:pPr>
    <w:rPr>
      <w:rFonts w:ascii="Arial" w:hAnsi="Arial" w:cs="Arial"/>
      <w:b/>
      <w:bCs/>
      <w:sz w:val="16"/>
      <w:szCs w:val="20"/>
      <w:lang w:eastAsia="fr-FR"/>
    </w:rPr>
  </w:style>
  <w:style w:type="paragraph" w:styleId="BalloonText">
    <w:name w:val="Balloon Text"/>
    <w:basedOn w:val="Normal"/>
    <w:semiHidden/>
    <w:rsid w:val="002F577A"/>
    <w:rPr>
      <w:rFonts w:ascii="Tahoma" w:hAnsi="Tahoma" w:cs="Tahoma"/>
      <w:sz w:val="16"/>
      <w:szCs w:val="16"/>
    </w:rPr>
  </w:style>
  <w:style w:type="paragraph" w:customStyle="1" w:styleId="Style1">
    <w:name w:val="Style1"/>
    <w:basedOn w:val="Heading4"/>
    <w:rsid w:val="002F577A"/>
    <w:pPr>
      <w:framePr w:wrap="around" w:vAnchor="text" w:hAnchor="text" w:y="1"/>
      <w:tabs>
        <w:tab w:val="left" w:pos="259"/>
        <w:tab w:val="num" w:pos="643"/>
      </w:tabs>
      <w:ind w:left="643" w:hanging="360"/>
    </w:pPr>
    <w:rPr>
      <w:sz w:val="16"/>
      <w:lang w:val="en-IN"/>
    </w:rPr>
  </w:style>
  <w:style w:type="paragraph" w:customStyle="1" w:styleId="TitreRubrique">
    <w:name w:val="Titre Rubrique"/>
    <w:basedOn w:val="Heading1"/>
    <w:next w:val="Normal"/>
    <w:rsid w:val="002F577A"/>
    <w:pPr>
      <w:numPr>
        <w:numId w:val="0"/>
      </w:numPr>
      <w:tabs>
        <w:tab w:val="clear" w:pos="340"/>
      </w:tabs>
      <w:spacing w:before="480" w:after="360"/>
      <w:jc w:val="center"/>
      <w:outlineLvl w:val="9"/>
    </w:pPr>
    <w:rPr>
      <w:rFonts w:ascii="Zurich UBlkEx BT" w:hAnsi="Zurich UBlkEx BT" w:cs="Times New Roman"/>
      <w:b w:val="0"/>
      <w:bCs w:val="0"/>
      <w:kern w:val="0"/>
      <w:sz w:val="40"/>
      <w:szCs w:val="20"/>
      <w:lang w:eastAsia="fr-FR"/>
    </w:rPr>
  </w:style>
  <w:style w:type="paragraph" w:customStyle="1" w:styleId="Titredossier">
    <w:name w:val="Titre dossier"/>
    <w:rsid w:val="002F577A"/>
    <w:pPr>
      <w:spacing w:before="480" w:after="480"/>
      <w:ind w:left="3402"/>
    </w:pPr>
    <w:rPr>
      <w:rFonts w:ascii="Zurich UBlkEx BT" w:hAnsi="Zurich UBlkEx BT"/>
      <w:sz w:val="40"/>
      <w:lang w:val="en-GB" w:eastAsia="fr-FR"/>
    </w:rPr>
  </w:style>
  <w:style w:type="paragraph" w:customStyle="1" w:styleId="Enumration1">
    <w:name w:val="Enumération1"/>
    <w:basedOn w:val="Normal"/>
    <w:rsid w:val="002F577A"/>
    <w:pPr>
      <w:tabs>
        <w:tab w:val="left" w:pos="284"/>
        <w:tab w:val="num" w:pos="360"/>
      </w:tabs>
      <w:ind w:left="284" w:hanging="284"/>
    </w:pPr>
    <w:rPr>
      <w:rFonts w:ascii="Zurich Ex BT" w:hAnsi="Zurich Ex BT"/>
      <w:sz w:val="20"/>
      <w:szCs w:val="20"/>
      <w:lang w:eastAsia="fr-FR"/>
    </w:rPr>
  </w:style>
  <w:style w:type="paragraph" w:customStyle="1" w:styleId="TabTitle">
    <w:name w:val="Tab_Title"/>
    <w:basedOn w:val="Normal"/>
    <w:rsid w:val="002F577A"/>
    <w:pPr>
      <w:keepNext/>
      <w:jc w:val="center"/>
    </w:pPr>
    <w:rPr>
      <w:rFonts w:ascii="Zurich Ex BT" w:hAnsi="Zurich Ex BT"/>
      <w:b/>
      <w:sz w:val="20"/>
      <w:szCs w:val="20"/>
      <w:lang w:eastAsia="fr-FR"/>
    </w:rPr>
  </w:style>
  <w:style w:type="paragraph" w:customStyle="1" w:styleId="Tabwhat">
    <w:name w:val="Tab_what"/>
    <w:basedOn w:val="Normal"/>
    <w:rsid w:val="002F577A"/>
    <w:pPr>
      <w:keepNext/>
    </w:pPr>
    <w:rPr>
      <w:rFonts w:ascii="Zurich Ex BT" w:hAnsi="Zurich Ex BT"/>
      <w:b/>
      <w:sz w:val="20"/>
      <w:szCs w:val="20"/>
      <w:lang w:eastAsia="fr-FR"/>
    </w:rPr>
  </w:style>
  <w:style w:type="paragraph" w:customStyle="1" w:styleId="TabDescription">
    <w:name w:val="Tab_Description"/>
    <w:basedOn w:val="Normal"/>
    <w:rsid w:val="002F577A"/>
    <w:pPr>
      <w:keepNext/>
      <w:keepLines/>
      <w:spacing w:before="60" w:after="60"/>
    </w:pPr>
    <w:rPr>
      <w:rFonts w:ascii="Zurich Ex BT" w:hAnsi="Zurich Ex BT"/>
      <w:noProof/>
      <w:sz w:val="20"/>
      <w:szCs w:val="20"/>
      <w:lang w:eastAsia="fr-FR"/>
    </w:rPr>
  </w:style>
  <w:style w:type="paragraph" w:styleId="CommentSubject">
    <w:name w:val="annotation subject"/>
    <w:basedOn w:val="CommentText"/>
    <w:next w:val="CommentText"/>
    <w:semiHidden/>
    <w:rsid w:val="002F577A"/>
    <w:rPr>
      <w:b/>
      <w:bCs/>
    </w:rPr>
  </w:style>
  <w:style w:type="paragraph" w:styleId="CommentText">
    <w:name w:val="annotation text"/>
    <w:basedOn w:val="Normal"/>
    <w:semiHidden/>
    <w:rsid w:val="002F577A"/>
    <w:rPr>
      <w:rFonts w:ascii="Verdana" w:hAnsi="Verdana"/>
      <w:szCs w:val="20"/>
    </w:rPr>
  </w:style>
  <w:style w:type="paragraph" w:customStyle="1" w:styleId="glossaire">
    <w:name w:val="glossaire"/>
    <w:basedOn w:val="Normal"/>
    <w:rsid w:val="002F577A"/>
    <w:pPr>
      <w:tabs>
        <w:tab w:val="left" w:pos="3544"/>
      </w:tabs>
      <w:ind w:left="3544" w:hanging="3118"/>
    </w:pPr>
    <w:rPr>
      <w:rFonts w:ascii="Zurich Ex BT" w:hAnsi="Zurich Ex BT"/>
      <w:sz w:val="20"/>
      <w:szCs w:val="20"/>
      <w:lang w:eastAsia="fr-FR"/>
    </w:rPr>
  </w:style>
  <w:style w:type="paragraph" w:customStyle="1" w:styleId="Textedebulles1">
    <w:name w:val="Texte de bulles1"/>
    <w:basedOn w:val="Normal"/>
    <w:semiHidden/>
    <w:rsid w:val="002F577A"/>
    <w:rPr>
      <w:rFonts w:ascii="Tahoma" w:hAnsi="Tahoma" w:cs="Tahoma"/>
      <w:szCs w:val="16"/>
    </w:rPr>
  </w:style>
  <w:style w:type="paragraph" w:styleId="BodyText3">
    <w:name w:val="Body Text 3"/>
    <w:basedOn w:val="Normal"/>
    <w:rsid w:val="002F577A"/>
    <w:pPr>
      <w:autoSpaceDE w:val="0"/>
      <w:autoSpaceDN w:val="0"/>
      <w:adjustRightInd w:val="0"/>
    </w:pPr>
    <w:rPr>
      <w:rFonts w:cs="Arial"/>
      <w:b/>
      <w:bCs/>
      <w:color w:val="000000"/>
      <w:sz w:val="13"/>
      <w:szCs w:val="15"/>
    </w:rPr>
  </w:style>
  <w:style w:type="paragraph" w:styleId="Caption">
    <w:name w:val="caption"/>
    <w:basedOn w:val="Normal"/>
    <w:next w:val="Normal"/>
    <w:qFormat/>
    <w:rsid w:val="002F577A"/>
    <w:rPr>
      <w:b/>
      <w:bCs/>
      <w:szCs w:val="20"/>
    </w:rPr>
  </w:style>
  <w:style w:type="character" w:styleId="FollowedHyperlink">
    <w:name w:val="FollowedHyperlink"/>
    <w:basedOn w:val="DefaultParagraphFont"/>
    <w:rsid w:val="002F577A"/>
    <w:rPr>
      <w:rFonts w:ascii="Gothic720 BT" w:hAnsi="Gothic720 BT"/>
      <w:color w:val="800080"/>
      <w:sz w:val="20"/>
      <w:u w:val="single"/>
    </w:rPr>
  </w:style>
  <w:style w:type="character" w:customStyle="1" w:styleId="Heading2Char">
    <w:name w:val="Heading 2 Char"/>
    <w:basedOn w:val="DefaultParagraphFont"/>
    <w:link w:val="Heading2"/>
    <w:rsid w:val="002F577A"/>
    <w:rPr>
      <w:rFonts w:ascii="Arial" w:hAnsi="Arial" w:cs="Arial"/>
      <w:b/>
      <w:bCs/>
      <w:color w:val="3D3E40"/>
      <w:kern w:val="32"/>
      <w:sz w:val="22"/>
      <w:szCs w:val="22"/>
    </w:rPr>
  </w:style>
  <w:style w:type="character" w:customStyle="1" w:styleId="FooterChar">
    <w:name w:val="Footer Char"/>
    <w:basedOn w:val="DefaultParagraphFont"/>
    <w:link w:val="Footer"/>
    <w:rsid w:val="002F577A"/>
    <w:rPr>
      <w:rFonts w:ascii="Arial" w:hAnsi="Arial" w:cs="Arial"/>
      <w:b/>
      <w:bCs/>
      <w:color w:val="3D3E40"/>
      <w:sz w:val="16"/>
      <w:lang w:eastAsia="fr-FR"/>
    </w:rPr>
  </w:style>
  <w:style w:type="paragraph" w:customStyle="1" w:styleId="Heading1Indented">
    <w:name w:val="Heading 1 Indented"/>
    <w:basedOn w:val="Heading1"/>
    <w:rsid w:val="002F577A"/>
    <w:pPr>
      <w:tabs>
        <w:tab w:val="clear" w:pos="340"/>
        <w:tab w:val="clear" w:pos="432"/>
        <w:tab w:val="num" w:pos="1200"/>
      </w:tabs>
      <w:ind w:left="1200" w:hanging="360"/>
    </w:pPr>
  </w:style>
  <w:style w:type="paragraph" w:customStyle="1" w:styleId="APNHeader">
    <w:name w:val="APN Header"/>
    <w:basedOn w:val="Header"/>
    <w:rsid w:val="002F577A"/>
    <w:pPr>
      <w:spacing w:before="0" w:after="0"/>
      <w:jc w:val="left"/>
    </w:pPr>
    <w:rPr>
      <w:rFonts w:ascii="Verdana" w:hAnsi="Verdana"/>
      <w:sz w:val="12"/>
      <w:szCs w:val="12"/>
    </w:rPr>
  </w:style>
  <w:style w:type="paragraph" w:customStyle="1" w:styleId="APNTitle">
    <w:name w:val="APN Title"/>
    <w:basedOn w:val="Header"/>
    <w:rsid w:val="002F577A"/>
    <w:rPr>
      <w:color w:val="FFFFFF"/>
      <w:sz w:val="20"/>
    </w:rPr>
  </w:style>
  <w:style w:type="paragraph" w:customStyle="1" w:styleId="APNReference">
    <w:name w:val="APN Reference"/>
    <w:basedOn w:val="Header"/>
    <w:rsid w:val="002F577A"/>
    <w:rPr>
      <w:rFonts w:ascii="Gothic720 BT" w:hAnsi="Gothic720 BT"/>
      <w:b w:val="0"/>
      <w:color w:val="FFFFFF"/>
      <w:szCs w:val="16"/>
    </w:rPr>
  </w:style>
  <w:style w:type="table" w:styleId="TableGrid">
    <w:name w:val="Table Grid"/>
    <w:basedOn w:val="TableNormal"/>
    <w:rsid w:val="002F577A"/>
    <w:pPr>
      <w:jc w:val="both"/>
    </w:pPr>
    <w:rPr>
      <w:rFonts w:eastAsia="PMingLi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2F577A"/>
    <w:rPr>
      <w:rFonts w:ascii="Arial" w:hAnsi="Arial"/>
      <w:color w:val="4C82C3"/>
      <w:sz w:val="18"/>
      <w:u w:val="single"/>
    </w:rPr>
  </w:style>
  <w:style w:type="paragraph" w:customStyle="1" w:styleId="TableBody">
    <w:name w:val="TableBody"/>
    <w:basedOn w:val="Normal"/>
    <w:rsid w:val="002F577A"/>
    <w:pPr>
      <w:spacing w:before="40" w:after="40"/>
    </w:pPr>
    <w:rPr>
      <w:rFonts w:ascii="Arial" w:hAnsi="Arial" w:cs="Arial"/>
      <w:lang w:eastAsia="ja-JP"/>
    </w:rPr>
  </w:style>
  <w:style w:type="paragraph" w:customStyle="1" w:styleId="BoilerplateTitles">
    <w:name w:val="BoilerplateTitles"/>
    <w:basedOn w:val="Normal"/>
    <w:next w:val="Normal"/>
    <w:rsid w:val="002F577A"/>
    <w:pPr>
      <w:keepNext/>
      <w:tabs>
        <w:tab w:val="left" w:pos="567"/>
      </w:tabs>
      <w:spacing w:before="480" w:after="240"/>
    </w:pPr>
    <w:rPr>
      <w:rFonts w:ascii="Arial" w:eastAsia="SimSun" w:hAnsi="Arial" w:cs="Lucida Sans Unicode"/>
      <w:b/>
      <w:sz w:val="44"/>
      <w:szCs w:val="48"/>
      <w:lang w:eastAsia="zh-CN"/>
    </w:rPr>
  </w:style>
  <w:style w:type="paragraph" w:customStyle="1" w:styleId="Note">
    <w:name w:val="Note"/>
    <w:basedOn w:val="Normal"/>
    <w:rsid w:val="002F577A"/>
    <w:pPr>
      <w:numPr>
        <w:numId w:val="11"/>
      </w:numPr>
      <w:pBdr>
        <w:top w:val="single" w:sz="18" w:space="1" w:color="FF1900"/>
        <w:bottom w:val="single" w:sz="2" w:space="1" w:color="FF1900"/>
      </w:pBdr>
      <w:autoSpaceDE w:val="0"/>
      <w:autoSpaceDN w:val="0"/>
      <w:adjustRightInd w:val="0"/>
    </w:pPr>
    <w:rPr>
      <w:rFonts w:ascii="Arial" w:hAnsi="Arial" w:cs="Arial"/>
      <w:i/>
      <w:iCs/>
      <w:szCs w:val="18"/>
    </w:rPr>
  </w:style>
  <w:style w:type="table" w:customStyle="1" w:styleId="TableSWINoHeader">
    <w:name w:val="TableSWINoHeader"/>
    <w:basedOn w:val="TableSWI"/>
    <w:rsid w:val="002F577A"/>
    <w:tblPr/>
    <w:tcPr>
      <w:shd w:val="clear" w:color="auto" w:fill="auto"/>
    </w:tcPr>
    <w:tblStylePr w:type="firstRow">
      <w:pPr>
        <w:keepNext/>
        <w:wordWrap/>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000080"/>
        <w:sz w:val="18"/>
      </w:rPr>
      <w:tblPr/>
      <w:tcPr>
        <w:tcBorders>
          <w:tl2br w:val="none" w:sz="0" w:space="0" w:color="auto"/>
          <w:tr2bl w:val="none" w:sz="0" w:space="0" w:color="auto"/>
        </w:tcBorders>
      </w:tcPr>
    </w:tblStylePr>
  </w:style>
  <w:style w:type="paragraph" w:customStyle="1" w:styleId="LegalTitle">
    <w:name w:val="LegalTitle"/>
    <w:basedOn w:val="BoilerplateTitles"/>
    <w:rsid w:val="002F577A"/>
    <w:pPr>
      <w:spacing w:before="60" w:after="60"/>
    </w:pPr>
    <w:rPr>
      <w:sz w:val="10"/>
      <w:szCs w:val="10"/>
    </w:rPr>
  </w:style>
  <w:style w:type="paragraph" w:customStyle="1" w:styleId="LegalText">
    <w:name w:val="LegalText"/>
    <w:basedOn w:val="Normal"/>
    <w:link w:val="LegalTextChar"/>
    <w:rsid w:val="002F577A"/>
    <w:rPr>
      <w:sz w:val="10"/>
      <w:szCs w:val="10"/>
    </w:rPr>
  </w:style>
  <w:style w:type="paragraph" w:customStyle="1" w:styleId="LegalNote">
    <w:name w:val="LegalNote"/>
    <w:basedOn w:val="Note"/>
    <w:rsid w:val="002F577A"/>
    <w:pPr>
      <w:numPr>
        <w:numId w:val="0"/>
      </w:numPr>
      <w:pBdr>
        <w:bottom w:val="single" w:sz="8" w:space="1" w:color="FF1900"/>
      </w:pBdr>
    </w:pPr>
    <w:rPr>
      <w:sz w:val="10"/>
      <w:szCs w:val="10"/>
    </w:rPr>
  </w:style>
  <w:style w:type="character" w:customStyle="1" w:styleId="LegalTextChar">
    <w:name w:val="LegalText Char"/>
    <w:basedOn w:val="DefaultParagraphFont"/>
    <w:link w:val="LegalText"/>
    <w:rsid w:val="002F577A"/>
    <w:rPr>
      <w:rFonts w:ascii="Helvetica" w:hAnsi="Helvetica"/>
      <w:color w:val="3D3E40"/>
      <w:sz w:val="10"/>
      <w:szCs w:val="10"/>
    </w:rPr>
  </w:style>
  <w:style w:type="paragraph" w:customStyle="1" w:styleId="BalloonText1">
    <w:name w:val="Balloon Text1"/>
    <w:basedOn w:val="Normal"/>
    <w:semiHidden/>
    <w:rsid w:val="002F577A"/>
    <w:rPr>
      <w:rFonts w:ascii="Tahoma" w:hAnsi="Tahoma" w:cs="Tahoma"/>
      <w:sz w:val="16"/>
      <w:szCs w:val="16"/>
    </w:rPr>
  </w:style>
  <w:style w:type="paragraph" w:customStyle="1" w:styleId="BlueColor">
    <w:name w:val="BlueColor"/>
    <w:basedOn w:val="Normal"/>
    <w:link w:val="BlueColorChar"/>
    <w:rsid w:val="002F577A"/>
    <w:rPr>
      <w:rFonts w:ascii="Arial" w:hAnsi="Arial"/>
      <w:color w:val="4C82C3"/>
      <w:sz w:val="20"/>
    </w:rPr>
  </w:style>
  <w:style w:type="character" w:customStyle="1" w:styleId="BlueColorChar">
    <w:name w:val="BlueColor Char"/>
    <w:basedOn w:val="DefaultParagraphFont"/>
    <w:link w:val="BlueColor"/>
    <w:rsid w:val="002F577A"/>
    <w:rPr>
      <w:rFonts w:ascii="Arial" w:hAnsi="Arial"/>
      <w:color w:val="4C82C3"/>
      <w:szCs w:val="24"/>
    </w:rPr>
  </w:style>
  <w:style w:type="paragraph" w:customStyle="1" w:styleId="Bold">
    <w:name w:val="Bold"/>
    <w:basedOn w:val="Normal"/>
    <w:rsid w:val="002F577A"/>
    <w:rPr>
      <w:b/>
    </w:rPr>
  </w:style>
  <w:style w:type="paragraph" w:customStyle="1" w:styleId="Bulleted">
    <w:name w:val="Bulleted"/>
    <w:basedOn w:val="Normal"/>
    <w:rsid w:val="002F577A"/>
    <w:pPr>
      <w:numPr>
        <w:numId w:val="7"/>
      </w:numPr>
      <w:tabs>
        <w:tab w:val="left" w:pos="720"/>
      </w:tabs>
      <w:spacing w:before="60" w:after="60"/>
      <w:jc w:val="both"/>
    </w:pPr>
    <w:rPr>
      <w:rFonts w:eastAsia="SimSun" w:cs="Arial"/>
      <w:szCs w:val="20"/>
      <w:lang w:eastAsia="zh-TW"/>
    </w:rPr>
  </w:style>
  <w:style w:type="paragraph" w:customStyle="1" w:styleId="Bulleted2">
    <w:name w:val="Bulleted2"/>
    <w:basedOn w:val="Bulleted"/>
    <w:rsid w:val="002F577A"/>
    <w:pPr>
      <w:numPr>
        <w:numId w:val="8"/>
      </w:numPr>
      <w:tabs>
        <w:tab w:val="clear" w:pos="720"/>
        <w:tab w:val="left" w:pos="1080"/>
      </w:tabs>
    </w:pPr>
  </w:style>
  <w:style w:type="paragraph" w:customStyle="1" w:styleId="Caution">
    <w:name w:val="Caution"/>
    <w:basedOn w:val="Note"/>
    <w:rsid w:val="002F577A"/>
    <w:pPr>
      <w:numPr>
        <w:numId w:val="9"/>
      </w:numPr>
      <w:pBdr>
        <w:bottom w:val="single" w:sz="8" w:space="1" w:color="FF1900"/>
      </w:pBdr>
      <w:tabs>
        <w:tab w:val="left" w:pos="840"/>
      </w:tabs>
    </w:pPr>
  </w:style>
  <w:style w:type="paragraph" w:customStyle="1" w:styleId="ChapterTitleNoNum">
    <w:name w:val="ChapterTitleNoNum"/>
    <w:basedOn w:val="Heading1"/>
    <w:rsid w:val="002F577A"/>
    <w:pPr>
      <w:numPr>
        <w:numId w:val="0"/>
      </w:numPr>
      <w:tabs>
        <w:tab w:val="left" w:pos="1440"/>
      </w:tabs>
      <w:spacing w:before="480" w:after="240"/>
      <w:ind w:left="720"/>
    </w:pPr>
    <w:rPr>
      <w:rFonts w:eastAsia="SimSun" w:cs="Lucida Sans Unicode"/>
      <w:bCs w:val="0"/>
      <w:kern w:val="0"/>
      <w:sz w:val="48"/>
      <w:szCs w:val="48"/>
      <w:lang w:eastAsia="zh-CN"/>
    </w:rPr>
  </w:style>
  <w:style w:type="paragraph" w:customStyle="1" w:styleId="Citation1">
    <w:name w:val="Citation1"/>
    <w:basedOn w:val="Bold"/>
    <w:rsid w:val="002F577A"/>
    <w:rPr>
      <w:rFonts w:ascii="Microsoft Sans Serif" w:hAnsi="Microsoft Sans Serif" w:cs="Microsoft Sans Serif"/>
      <w:szCs w:val="18"/>
    </w:rPr>
  </w:style>
  <w:style w:type="paragraph" w:styleId="Closing">
    <w:name w:val="Closing"/>
    <w:basedOn w:val="Normal"/>
    <w:rsid w:val="002F577A"/>
    <w:pPr>
      <w:ind w:left="4320"/>
    </w:pPr>
  </w:style>
  <w:style w:type="paragraph" w:customStyle="1" w:styleId="CodeFragment">
    <w:name w:val="CodeFragment"/>
    <w:basedOn w:val="Normal"/>
    <w:rsid w:val="002F577A"/>
    <w:pPr>
      <w:spacing w:before="40" w:after="40"/>
      <w:ind w:left="720"/>
      <w:jc w:val="both"/>
    </w:pPr>
    <w:rPr>
      <w:rFonts w:ascii="Courier New" w:hAnsi="Courier New" w:cs="Courier New"/>
      <w:sz w:val="20"/>
      <w:szCs w:val="20"/>
      <w:lang w:val="en-GB" w:eastAsia="fr-FR"/>
    </w:rPr>
  </w:style>
  <w:style w:type="character" w:styleId="CommentReference">
    <w:name w:val="annotation reference"/>
    <w:basedOn w:val="DefaultParagraphFont"/>
    <w:semiHidden/>
    <w:rsid w:val="002F577A"/>
    <w:rPr>
      <w:sz w:val="16"/>
      <w:szCs w:val="16"/>
    </w:rPr>
  </w:style>
  <w:style w:type="paragraph" w:customStyle="1" w:styleId="CommentSubject1">
    <w:name w:val="Comment Subject1"/>
    <w:basedOn w:val="CommentText"/>
    <w:next w:val="CommentText"/>
    <w:semiHidden/>
    <w:rsid w:val="002F577A"/>
    <w:rPr>
      <w:b/>
      <w:bCs/>
    </w:rPr>
  </w:style>
  <w:style w:type="paragraph" w:styleId="Date">
    <w:name w:val="Date"/>
    <w:basedOn w:val="Normal"/>
    <w:next w:val="Normal"/>
    <w:rsid w:val="002F577A"/>
  </w:style>
  <w:style w:type="paragraph" w:styleId="DocumentMap">
    <w:name w:val="Document Map"/>
    <w:basedOn w:val="Normal"/>
    <w:semiHidden/>
    <w:rsid w:val="002F577A"/>
    <w:pPr>
      <w:shd w:val="clear" w:color="auto" w:fill="000080"/>
    </w:pPr>
    <w:rPr>
      <w:rFonts w:ascii="Tahoma" w:hAnsi="Tahoma" w:cs="Tahoma"/>
      <w:szCs w:val="20"/>
    </w:rPr>
  </w:style>
  <w:style w:type="paragraph" w:styleId="E-mailSignature">
    <w:name w:val="E-mail Signature"/>
    <w:basedOn w:val="Normal"/>
    <w:rsid w:val="002F577A"/>
  </w:style>
  <w:style w:type="character" w:styleId="Emphasis">
    <w:name w:val="Emphasis"/>
    <w:basedOn w:val="DefaultParagraphFont"/>
    <w:qFormat/>
    <w:rsid w:val="002F577A"/>
    <w:rPr>
      <w:i/>
      <w:iCs/>
    </w:rPr>
  </w:style>
  <w:style w:type="paragraph" w:styleId="EndnoteText">
    <w:name w:val="endnote text"/>
    <w:basedOn w:val="Normal"/>
    <w:semiHidden/>
    <w:rsid w:val="002F577A"/>
    <w:rPr>
      <w:szCs w:val="20"/>
    </w:rPr>
  </w:style>
  <w:style w:type="paragraph" w:styleId="EnvelopeAddress">
    <w:name w:val="envelope address"/>
    <w:basedOn w:val="Normal"/>
    <w:rsid w:val="002F577A"/>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2F577A"/>
    <w:rPr>
      <w:rFonts w:ascii="Arial" w:hAnsi="Arial" w:cs="Arial"/>
      <w:szCs w:val="20"/>
    </w:rPr>
  </w:style>
  <w:style w:type="paragraph" w:customStyle="1" w:styleId="Figure">
    <w:name w:val="Figure"/>
    <w:basedOn w:val="Normal"/>
    <w:next w:val="FigureCaption"/>
    <w:rsid w:val="002F577A"/>
    <w:pPr>
      <w:keepNext/>
    </w:pPr>
    <w:rPr>
      <w:sz w:val="20"/>
    </w:rPr>
  </w:style>
  <w:style w:type="paragraph" w:customStyle="1" w:styleId="FigureCaption">
    <w:name w:val="FigureCaption"/>
    <w:basedOn w:val="Figure"/>
    <w:rsid w:val="002F577A"/>
    <w:pPr>
      <w:keepNext w:val="0"/>
      <w:numPr>
        <w:numId w:val="10"/>
      </w:numPr>
      <w:spacing w:after="360"/>
    </w:pPr>
    <w:rPr>
      <w:rFonts w:ascii="Arial" w:hAnsi="Arial" w:cs="Arial"/>
      <w:i/>
      <w:sz w:val="16"/>
      <w:szCs w:val="16"/>
    </w:rPr>
  </w:style>
  <w:style w:type="paragraph" w:customStyle="1" w:styleId="FigureText">
    <w:name w:val="FigureText"/>
    <w:basedOn w:val="Normal"/>
    <w:rsid w:val="002F577A"/>
    <w:pPr>
      <w:spacing w:before="0" w:after="0"/>
    </w:pPr>
    <w:rPr>
      <w:rFonts w:ascii="Arial" w:hAnsi="Arial" w:cs="Arial"/>
      <w:sz w:val="16"/>
      <w:szCs w:val="16"/>
    </w:rPr>
  </w:style>
  <w:style w:type="paragraph" w:styleId="FootnoteText">
    <w:name w:val="footnote text"/>
    <w:basedOn w:val="Normal"/>
    <w:semiHidden/>
    <w:rsid w:val="002F577A"/>
    <w:rPr>
      <w:szCs w:val="20"/>
    </w:rPr>
  </w:style>
  <w:style w:type="paragraph" w:styleId="HTMLAddress">
    <w:name w:val="HTML Address"/>
    <w:basedOn w:val="Normal"/>
    <w:rsid w:val="002F577A"/>
    <w:rPr>
      <w:i/>
      <w:iCs/>
    </w:rPr>
  </w:style>
  <w:style w:type="paragraph" w:styleId="HTMLPreformatted">
    <w:name w:val="HTML Preformatted"/>
    <w:basedOn w:val="Normal"/>
    <w:link w:val="HTMLPreformattedChar"/>
    <w:uiPriority w:val="99"/>
    <w:rsid w:val="002F577A"/>
    <w:rPr>
      <w:rFonts w:ascii="Courier New" w:hAnsi="Courier New" w:cs="Courier New"/>
      <w:szCs w:val="20"/>
    </w:rPr>
  </w:style>
  <w:style w:type="paragraph" w:customStyle="1" w:styleId="Indented">
    <w:name w:val="Indented"/>
    <w:basedOn w:val="Normal"/>
    <w:rsid w:val="002F577A"/>
    <w:pPr>
      <w:ind w:left="720"/>
    </w:pPr>
  </w:style>
  <w:style w:type="paragraph" w:customStyle="1" w:styleId="Indented2">
    <w:name w:val="Indented2"/>
    <w:basedOn w:val="Indented"/>
    <w:rsid w:val="002F577A"/>
    <w:pPr>
      <w:ind w:left="1440"/>
    </w:pPr>
  </w:style>
  <w:style w:type="paragraph" w:styleId="Index1">
    <w:name w:val="index 1"/>
    <w:basedOn w:val="Normal"/>
    <w:next w:val="Normal"/>
    <w:autoRedefine/>
    <w:semiHidden/>
    <w:rsid w:val="002F577A"/>
    <w:pPr>
      <w:ind w:left="200" w:hanging="200"/>
    </w:pPr>
  </w:style>
  <w:style w:type="paragraph" w:styleId="Index2">
    <w:name w:val="index 2"/>
    <w:basedOn w:val="Normal"/>
    <w:next w:val="Normal"/>
    <w:autoRedefine/>
    <w:semiHidden/>
    <w:rsid w:val="002F577A"/>
    <w:pPr>
      <w:ind w:left="400" w:hanging="200"/>
    </w:pPr>
  </w:style>
  <w:style w:type="paragraph" w:styleId="Index3">
    <w:name w:val="index 3"/>
    <w:basedOn w:val="Normal"/>
    <w:next w:val="Normal"/>
    <w:autoRedefine/>
    <w:semiHidden/>
    <w:rsid w:val="002F577A"/>
    <w:pPr>
      <w:ind w:left="600" w:hanging="200"/>
    </w:pPr>
  </w:style>
  <w:style w:type="paragraph" w:styleId="Index4">
    <w:name w:val="index 4"/>
    <w:basedOn w:val="Normal"/>
    <w:next w:val="Normal"/>
    <w:autoRedefine/>
    <w:semiHidden/>
    <w:rsid w:val="002F577A"/>
    <w:pPr>
      <w:ind w:left="800" w:hanging="200"/>
    </w:pPr>
  </w:style>
  <w:style w:type="paragraph" w:styleId="Index5">
    <w:name w:val="index 5"/>
    <w:basedOn w:val="Normal"/>
    <w:next w:val="Normal"/>
    <w:autoRedefine/>
    <w:semiHidden/>
    <w:rsid w:val="002F577A"/>
    <w:pPr>
      <w:ind w:left="1000" w:hanging="200"/>
    </w:pPr>
  </w:style>
  <w:style w:type="paragraph" w:styleId="Index6">
    <w:name w:val="index 6"/>
    <w:basedOn w:val="Normal"/>
    <w:next w:val="Normal"/>
    <w:autoRedefine/>
    <w:semiHidden/>
    <w:rsid w:val="002F577A"/>
    <w:pPr>
      <w:ind w:left="1200" w:hanging="200"/>
    </w:pPr>
  </w:style>
  <w:style w:type="paragraph" w:styleId="Index7">
    <w:name w:val="index 7"/>
    <w:basedOn w:val="Normal"/>
    <w:next w:val="Normal"/>
    <w:autoRedefine/>
    <w:semiHidden/>
    <w:rsid w:val="002F577A"/>
    <w:pPr>
      <w:ind w:left="1400" w:hanging="200"/>
    </w:pPr>
  </w:style>
  <w:style w:type="paragraph" w:styleId="Index8">
    <w:name w:val="index 8"/>
    <w:basedOn w:val="Normal"/>
    <w:next w:val="Normal"/>
    <w:autoRedefine/>
    <w:semiHidden/>
    <w:rsid w:val="002F577A"/>
    <w:pPr>
      <w:ind w:left="1600" w:hanging="200"/>
    </w:pPr>
  </w:style>
  <w:style w:type="paragraph" w:styleId="Index9">
    <w:name w:val="index 9"/>
    <w:basedOn w:val="Normal"/>
    <w:next w:val="Normal"/>
    <w:autoRedefine/>
    <w:semiHidden/>
    <w:rsid w:val="002F577A"/>
    <w:pPr>
      <w:ind w:left="1800" w:hanging="200"/>
    </w:pPr>
  </w:style>
  <w:style w:type="paragraph" w:styleId="IndexHeading">
    <w:name w:val="index heading"/>
    <w:basedOn w:val="Normal"/>
    <w:next w:val="Index1"/>
    <w:semiHidden/>
    <w:rsid w:val="002F577A"/>
    <w:rPr>
      <w:rFonts w:ascii="Times New Roman" w:hAnsi="Times New Roman" w:cs="Arial"/>
      <w:sz w:val="22"/>
      <w:szCs w:val="20"/>
    </w:rPr>
  </w:style>
  <w:style w:type="paragraph" w:styleId="MacroText">
    <w:name w:val="macro"/>
    <w:semiHidden/>
    <w:rsid w:val="002F577A"/>
    <w:pPr>
      <w:tabs>
        <w:tab w:val="left" w:pos="480"/>
        <w:tab w:val="left" w:pos="960"/>
        <w:tab w:val="left" w:pos="1440"/>
        <w:tab w:val="left" w:pos="1920"/>
        <w:tab w:val="left" w:pos="2400"/>
        <w:tab w:val="left" w:pos="2880"/>
        <w:tab w:val="left" w:pos="3360"/>
        <w:tab w:val="left" w:pos="3840"/>
        <w:tab w:val="left" w:pos="4320"/>
      </w:tabs>
      <w:spacing w:before="120" w:after="120"/>
    </w:pPr>
    <w:rPr>
      <w:rFonts w:ascii="Courier New" w:hAnsi="Courier New" w:cs="Courier New"/>
    </w:rPr>
  </w:style>
  <w:style w:type="paragraph" w:styleId="MessageHeader">
    <w:name w:val="Message Header"/>
    <w:basedOn w:val="Normal"/>
    <w:rsid w:val="002F577A"/>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2F577A"/>
    <w:rPr>
      <w:rFonts w:ascii="Times New Roman" w:hAnsi="Times New Roman"/>
      <w:sz w:val="24"/>
    </w:rPr>
  </w:style>
  <w:style w:type="paragraph" w:styleId="NormalIndent">
    <w:name w:val="Normal Indent"/>
    <w:basedOn w:val="Normal"/>
    <w:rsid w:val="002F577A"/>
    <w:pPr>
      <w:ind w:left="720"/>
    </w:pPr>
  </w:style>
  <w:style w:type="paragraph" w:styleId="NoteHeading">
    <w:name w:val="Note Heading"/>
    <w:basedOn w:val="Normal"/>
    <w:next w:val="Normal"/>
    <w:rsid w:val="002F577A"/>
  </w:style>
  <w:style w:type="paragraph" w:customStyle="1" w:styleId="NumberedSWI">
    <w:name w:val="NumberedSWI"/>
    <w:basedOn w:val="ListParagraph"/>
    <w:qFormat/>
    <w:rsid w:val="002F577A"/>
    <w:pPr>
      <w:numPr>
        <w:numId w:val="12"/>
      </w:numPr>
      <w:spacing w:before="60" w:after="60"/>
    </w:pPr>
    <w:rPr>
      <w:lang w:eastAsia="zh-CN"/>
    </w:rPr>
  </w:style>
  <w:style w:type="paragraph" w:customStyle="1" w:styleId="NumberedSWIRestart">
    <w:name w:val="NumberedSWI_Restart"/>
    <w:basedOn w:val="NumberedSWI"/>
    <w:rsid w:val="002F577A"/>
    <w:pPr>
      <w:numPr>
        <w:numId w:val="0"/>
      </w:numPr>
    </w:pPr>
  </w:style>
  <w:style w:type="paragraph" w:customStyle="1" w:styleId="NumberedSWI2">
    <w:name w:val="NumberedSWI2"/>
    <w:basedOn w:val="ListParagraph"/>
    <w:qFormat/>
    <w:rsid w:val="002F577A"/>
    <w:pPr>
      <w:numPr>
        <w:ilvl w:val="1"/>
        <w:numId w:val="12"/>
      </w:numPr>
      <w:spacing w:before="60" w:after="60"/>
    </w:pPr>
    <w:rPr>
      <w:sz w:val="20"/>
      <w:lang w:eastAsia="zh-CN"/>
    </w:rPr>
  </w:style>
  <w:style w:type="paragraph" w:customStyle="1" w:styleId="NumberedSWI2Restart">
    <w:name w:val="NumberedSWI2_Restart"/>
    <w:basedOn w:val="NumberedSWI2"/>
    <w:rsid w:val="002F577A"/>
    <w:pPr>
      <w:numPr>
        <w:numId w:val="17"/>
      </w:numPr>
    </w:pPr>
  </w:style>
  <w:style w:type="paragraph" w:customStyle="1" w:styleId="REFREVDATE">
    <w:name w:val="REFREVDATE"/>
    <w:basedOn w:val="Normal"/>
    <w:uiPriority w:val="99"/>
    <w:rsid w:val="002F577A"/>
    <w:pPr>
      <w:keepNext/>
      <w:keepLines/>
      <w:spacing w:before="40" w:after="40"/>
      <w:jc w:val="right"/>
    </w:pPr>
    <w:rPr>
      <w:rFonts w:ascii="Arial" w:hAnsi="Arial" w:cs="Arial"/>
      <w:b/>
      <w:szCs w:val="18"/>
    </w:rPr>
  </w:style>
  <w:style w:type="paragraph" w:styleId="Signature">
    <w:name w:val="Signature"/>
    <w:basedOn w:val="Normal"/>
    <w:rsid w:val="002F577A"/>
    <w:pPr>
      <w:ind w:left="4320"/>
    </w:pPr>
  </w:style>
  <w:style w:type="paragraph" w:styleId="TableofAuthorities">
    <w:name w:val="table of authorities"/>
    <w:basedOn w:val="Normal"/>
    <w:next w:val="Normal"/>
    <w:semiHidden/>
    <w:rsid w:val="002F577A"/>
    <w:pPr>
      <w:ind w:left="200" w:hanging="200"/>
    </w:pPr>
  </w:style>
  <w:style w:type="paragraph" w:styleId="TableofFigures">
    <w:name w:val="table of figures"/>
    <w:basedOn w:val="Normal"/>
    <w:next w:val="Normal"/>
    <w:semiHidden/>
    <w:rsid w:val="002F577A"/>
    <w:pPr>
      <w:tabs>
        <w:tab w:val="left" w:pos="1200"/>
        <w:tab w:val="right" w:leader="dot" w:pos="9016"/>
      </w:tabs>
    </w:pPr>
    <w:rPr>
      <w:rFonts w:ascii="Gothic720 BT" w:hAnsi="Gothic720 BT"/>
    </w:rPr>
  </w:style>
  <w:style w:type="paragraph" w:customStyle="1" w:styleId="TableCaption">
    <w:name w:val="TableCaption"/>
    <w:basedOn w:val="Normal"/>
    <w:next w:val="Normal"/>
    <w:rsid w:val="002F577A"/>
    <w:pPr>
      <w:keepNext/>
      <w:numPr>
        <w:numId w:val="6"/>
      </w:numPr>
      <w:tabs>
        <w:tab w:val="left" w:pos="900"/>
      </w:tabs>
      <w:spacing w:before="360"/>
    </w:pPr>
    <w:rPr>
      <w:rFonts w:ascii="Arial" w:hAnsi="Arial"/>
      <w:b/>
      <w:sz w:val="16"/>
      <w:lang w:eastAsia="fr-FR"/>
    </w:rPr>
  </w:style>
  <w:style w:type="paragraph" w:customStyle="1" w:styleId="TableColumnHead">
    <w:name w:val="TableColumnHead"/>
    <w:basedOn w:val="Normal"/>
    <w:rsid w:val="002F577A"/>
    <w:pPr>
      <w:keepNext/>
    </w:pPr>
    <w:rPr>
      <w:rFonts w:ascii="Arial" w:hAnsi="Arial"/>
      <w:b/>
      <w:color w:val="000000"/>
      <w:spacing w:val="10"/>
    </w:rPr>
  </w:style>
  <w:style w:type="paragraph" w:customStyle="1" w:styleId="TableFootnote">
    <w:name w:val="TableFootnote"/>
    <w:basedOn w:val="Normal"/>
    <w:rsid w:val="002F577A"/>
    <w:pPr>
      <w:ind w:left="360"/>
    </w:pPr>
    <w:rPr>
      <w:rFonts w:ascii="Arial" w:hAnsi="Arial" w:cs="Arial"/>
      <w:sz w:val="16"/>
      <w:szCs w:val="16"/>
    </w:rPr>
  </w:style>
  <w:style w:type="paragraph" w:customStyle="1" w:styleId="TableRowHead">
    <w:name w:val="TableRowHead"/>
    <w:basedOn w:val="TableColumnHead"/>
    <w:autoRedefine/>
    <w:rsid w:val="002F577A"/>
  </w:style>
  <w:style w:type="paragraph" w:customStyle="1" w:styleId="TableRowSubhead">
    <w:name w:val="TableRowSubhead"/>
    <w:basedOn w:val="TableBody"/>
    <w:rsid w:val="002F577A"/>
    <w:pPr>
      <w:keepNext/>
      <w:spacing w:before="120" w:after="120"/>
    </w:pPr>
    <w:rPr>
      <w:b/>
    </w:rPr>
  </w:style>
  <w:style w:type="table" w:customStyle="1" w:styleId="TableSWI">
    <w:name w:val="TableSWI"/>
    <w:basedOn w:val="TableNormal"/>
    <w:rsid w:val="002F577A"/>
    <w:rPr>
      <w:rFonts w:ascii="Arial" w:hAnsi="Arial"/>
      <w:sz w:val="18"/>
    </w:rPr>
    <w:tblPr>
      <w:tblBorders>
        <w:top w:val="single" w:sz="12" w:space="0" w:color="000000"/>
        <w:left w:val="single" w:sz="2" w:space="0" w:color="auto"/>
        <w:bottom w:val="single" w:sz="18" w:space="0" w:color="000000"/>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jc w:val="left"/>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Tip">
    <w:name w:val="Tip"/>
    <w:basedOn w:val="Caution"/>
    <w:rsid w:val="002F577A"/>
    <w:pPr>
      <w:numPr>
        <w:numId w:val="13"/>
      </w:numPr>
    </w:pPr>
  </w:style>
  <w:style w:type="paragraph" w:styleId="Title">
    <w:name w:val="Title"/>
    <w:basedOn w:val="Normal"/>
    <w:qFormat/>
    <w:rsid w:val="002F577A"/>
    <w:pPr>
      <w:tabs>
        <w:tab w:val="left" w:pos="1440"/>
        <w:tab w:val="left" w:pos="8191"/>
      </w:tabs>
      <w:ind w:left="3600"/>
    </w:pPr>
    <w:rPr>
      <w:rFonts w:ascii="Arial" w:hAnsi="Arial"/>
      <w:b/>
      <w:noProof/>
      <w:color w:val="FFFFFF"/>
      <w:sz w:val="48"/>
      <w:lang w:eastAsia="ja-JP"/>
    </w:rPr>
  </w:style>
  <w:style w:type="paragraph" w:customStyle="1" w:styleId="Title2">
    <w:name w:val="Title2"/>
    <w:basedOn w:val="Title"/>
    <w:rsid w:val="002F577A"/>
    <w:pPr>
      <w:jc w:val="right"/>
    </w:pPr>
    <w:rPr>
      <w:color w:val="auto"/>
    </w:rPr>
  </w:style>
  <w:style w:type="paragraph" w:styleId="TOAHeading">
    <w:name w:val="toa heading"/>
    <w:basedOn w:val="Normal"/>
    <w:next w:val="Normal"/>
    <w:semiHidden/>
    <w:rsid w:val="002F577A"/>
    <w:rPr>
      <w:rFonts w:ascii="Arial" w:hAnsi="Arial" w:cs="Arial"/>
      <w:b/>
      <w:bCs/>
      <w:sz w:val="24"/>
    </w:rPr>
  </w:style>
  <w:style w:type="paragraph" w:styleId="TOC1">
    <w:name w:val="toc 1"/>
    <w:basedOn w:val="Normal"/>
    <w:next w:val="Normal"/>
    <w:semiHidden/>
    <w:rsid w:val="002F577A"/>
    <w:pPr>
      <w:tabs>
        <w:tab w:val="left" w:pos="360"/>
        <w:tab w:val="left" w:pos="720"/>
        <w:tab w:val="right" w:leader="dot" w:pos="9000"/>
      </w:tabs>
      <w:spacing w:before="180" w:after="0"/>
    </w:pPr>
    <w:rPr>
      <w:rFonts w:ascii="Gothic720 BT" w:hAnsi="Gothic720 BT"/>
      <w:b/>
      <w:bCs/>
      <w:caps/>
      <w:color w:val="C10538"/>
      <w:sz w:val="24"/>
      <w:szCs w:val="26"/>
      <w:lang w:eastAsia="fr-FR"/>
    </w:rPr>
  </w:style>
  <w:style w:type="paragraph" w:styleId="TOC2">
    <w:name w:val="toc 2"/>
    <w:basedOn w:val="Normal"/>
    <w:next w:val="Normal"/>
    <w:semiHidden/>
    <w:rsid w:val="002F577A"/>
    <w:pPr>
      <w:tabs>
        <w:tab w:val="right" w:leader="dot" w:pos="9000"/>
      </w:tabs>
      <w:spacing w:after="0"/>
      <w:ind w:left="360"/>
    </w:pPr>
    <w:rPr>
      <w:rFonts w:ascii="Gothic720 BT" w:hAnsi="Gothic720 BT"/>
      <w:b/>
      <w:noProof/>
      <w:szCs w:val="20"/>
      <w:lang w:eastAsia="fr-FR"/>
    </w:rPr>
  </w:style>
  <w:style w:type="paragraph" w:styleId="TOC3">
    <w:name w:val="toc 3"/>
    <w:basedOn w:val="Normal"/>
    <w:next w:val="Normal"/>
    <w:semiHidden/>
    <w:rsid w:val="002F577A"/>
    <w:pPr>
      <w:tabs>
        <w:tab w:val="right" w:leader="dot" w:pos="9000"/>
      </w:tabs>
      <w:spacing w:before="60" w:after="0"/>
      <w:ind w:left="720"/>
    </w:pPr>
    <w:rPr>
      <w:rFonts w:ascii="Gothic720 BT" w:hAnsi="Gothic720 BT"/>
      <w:noProof/>
      <w:szCs w:val="20"/>
      <w:lang w:eastAsia="fr-FR"/>
    </w:rPr>
  </w:style>
  <w:style w:type="paragraph" w:styleId="TOC4">
    <w:name w:val="toc 4"/>
    <w:basedOn w:val="Normal"/>
    <w:next w:val="Normal"/>
    <w:autoRedefine/>
    <w:semiHidden/>
    <w:rsid w:val="002F577A"/>
    <w:pPr>
      <w:tabs>
        <w:tab w:val="right" w:leader="dot" w:pos="9000"/>
      </w:tabs>
      <w:spacing w:before="0" w:after="0"/>
      <w:ind w:left="1200"/>
    </w:pPr>
    <w:rPr>
      <w:rFonts w:ascii="Gothic720 BT" w:hAnsi="Gothic720 BT"/>
      <w:noProof/>
      <w:szCs w:val="20"/>
      <w:lang w:val="en-IN"/>
    </w:rPr>
  </w:style>
  <w:style w:type="paragraph" w:styleId="TOC5">
    <w:name w:val="toc 5"/>
    <w:basedOn w:val="Normal"/>
    <w:next w:val="Normal"/>
    <w:autoRedefine/>
    <w:semiHidden/>
    <w:rsid w:val="002F577A"/>
    <w:pPr>
      <w:ind w:left="800"/>
    </w:pPr>
  </w:style>
  <w:style w:type="paragraph" w:styleId="TOC6">
    <w:name w:val="toc 6"/>
    <w:basedOn w:val="Normal"/>
    <w:next w:val="Normal"/>
    <w:autoRedefine/>
    <w:semiHidden/>
    <w:rsid w:val="002F577A"/>
    <w:pPr>
      <w:ind w:left="1000"/>
    </w:pPr>
  </w:style>
  <w:style w:type="paragraph" w:styleId="TOC7">
    <w:name w:val="toc 7"/>
    <w:basedOn w:val="Normal"/>
    <w:next w:val="Normal"/>
    <w:autoRedefine/>
    <w:semiHidden/>
    <w:rsid w:val="002F577A"/>
    <w:pPr>
      <w:ind w:left="1200"/>
    </w:pPr>
  </w:style>
  <w:style w:type="paragraph" w:styleId="TOC8">
    <w:name w:val="toc 8"/>
    <w:basedOn w:val="Normal"/>
    <w:next w:val="Normal"/>
    <w:autoRedefine/>
    <w:semiHidden/>
    <w:rsid w:val="002F577A"/>
    <w:pPr>
      <w:ind w:left="1400"/>
    </w:pPr>
  </w:style>
  <w:style w:type="paragraph" w:styleId="TOC9">
    <w:name w:val="toc 9"/>
    <w:basedOn w:val="Normal"/>
    <w:next w:val="Normal"/>
    <w:autoRedefine/>
    <w:semiHidden/>
    <w:rsid w:val="002F577A"/>
    <w:pPr>
      <w:ind w:left="1600"/>
    </w:pPr>
  </w:style>
  <w:style w:type="paragraph" w:customStyle="1" w:styleId="Warning">
    <w:name w:val="Warning"/>
    <w:basedOn w:val="Note"/>
    <w:rsid w:val="002F577A"/>
    <w:pPr>
      <w:numPr>
        <w:numId w:val="14"/>
      </w:numPr>
    </w:pPr>
    <w:rPr>
      <w:lang w:eastAsia="zh-CN"/>
    </w:rPr>
  </w:style>
  <w:style w:type="paragraph" w:customStyle="1" w:styleId="StyleHeading18ptNotBoldSeaGreenLeft0ptFirstlin">
    <w:name w:val="Style Heading 1 + 8 pt Not Bold Sea Green Left:  0 pt First lin..."/>
    <w:basedOn w:val="Heading1"/>
    <w:rsid w:val="002F577A"/>
    <w:pPr>
      <w:ind w:left="0" w:firstLine="0"/>
    </w:pPr>
    <w:rPr>
      <w:rFonts w:ascii="Palatino Linotype" w:hAnsi="Palatino Linotype" w:cs="Times New Roman"/>
      <w:b w:val="0"/>
      <w:bCs w:val="0"/>
      <w:color w:val="339966"/>
      <w:kern w:val="0"/>
      <w:sz w:val="16"/>
      <w:szCs w:val="20"/>
    </w:rPr>
  </w:style>
  <w:style w:type="paragraph" w:customStyle="1" w:styleId="APNInternalNote">
    <w:name w:val="APN Internal Note"/>
    <w:basedOn w:val="Normal"/>
    <w:link w:val="APNInternalNoteChar"/>
    <w:rsid w:val="002F577A"/>
    <w:rPr>
      <w:color w:val="339966"/>
    </w:rPr>
  </w:style>
  <w:style w:type="paragraph" w:customStyle="1" w:styleId="APNInternalBullet">
    <w:name w:val="APN Internal Bullet"/>
    <w:basedOn w:val="Heading1"/>
    <w:rsid w:val="002F577A"/>
    <w:pPr>
      <w:keepNext w:val="0"/>
      <w:numPr>
        <w:numId w:val="4"/>
      </w:numPr>
    </w:pPr>
    <w:rPr>
      <w:rFonts w:ascii="Helvetica" w:hAnsi="Helvetica" w:cs="Times New Roman"/>
      <w:b w:val="0"/>
      <w:bCs w:val="0"/>
      <w:color w:val="339966"/>
      <w:kern w:val="0"/>
      <w:sz w:val="16"/>
      <w:szCs w:val="24"/>
    </w:rPr>
  </w:style>
  <w:style w:type="character" w:customStyle="1" w:styleId="APNInternalNoteChar">
    <w:name w:val="APN Internal Note Char"/>
    <w:basedOn w:val="DefaultParagraphFont"/>
    <w:link w:val="APNInternalNote"/>
    <w:rsid w:val="002F577A"/>
    <w:rPr>
      <w:rFonts w:ascii="Helvetica" w:hAnsi="Helvetica"/>
      <w:color w:val="339966"/>
      <w:sz w:val="18"/>
      <w:szCs w:val="24"/>
    </w:rPr>
  </w:style>
  <w:style w:type="paragraph" w:customStyle="1" w:styleId="LegalTableText">
    <w:name w:val="LegalTableText"/>
    <w:basedOn w:val="LegalText"/>
    <w:qFormat/>
    <w:rsid w:val="002F577A"/>
    <w:pPr>
      <w:spacing w:before="20" w:after="20"/>
    </w:pPr>
    <w:rPr>
      <w:rFonts w:ascii="Arial" w:hAnsi="Arial" w:cs="Arial"/>
      <w:color w:val="333B40"/>
    </w:rPr>
  </w:style>
  <w:style w:type="paragraph" w:styleId="ListParagraph">
    <w:name w:val="List Paragraph"/>
    <w:basedOn w:val="Normal"/>
    <w:uiPriority w:val="34"/>
    <w:qFormat/>
    <w:rsid w:val="002F577A"/>
    <w:pPr>
      <w:ind w:left="720"/>
    </w:pPr>
  </w:style>
  <w:style w:type="paragraph" w:customStyle="1" w:styleId="texte">
    <w:name w:val="texte"/>
    <w:rsid w:val="002F577A"/>
    <w:pPr>
      <w:spacing w:after="120"/>
    </w:pPr>
    <w:rPr>
      <w:rFonts w:ascii="Zurich Ex BT" w:hAnsi="Zurich Ex BT"/>
      <w:noProof/>
      <w:lang w:val="fr-FR" w:eastAsia="fr-FR"/>
    </w:rPr>
  </w:style>
  <w:style w:type="character" w:styleId="FootnoteReference">
    <w:name w:val="footnote reference"/>
    <w:basedOn w:val="DefaultParagraphFont"/>
    <w:semiHidden/>
    <w:unhideWhenUsed/>
    <w:rsid w:val="00665862"/>
    <w:rPr>
      <w:vertAlign w:val="superscript"/>
    </w:rPr>
  </w:style>
  <w:style w:type="character" w:styleId="EndnoteReference">
    <w:name w:val="endnote reference"/>
    <w:basedOn w:val="DefaultParagraphFont"/>
    <w:semiHidden/>
    <w:unhideWhenUsed/>
    <w:rsid w:val="00C71667"/>
    <w:rPr>
      <w:vertAlign w:val="superscript"/>
    </w:rPr>
  </w:style>
  <w:style w:type="paragraph" w:styleId="Revision">
    <w:name w:val="Revision"/>
    <w:hidden/>
    <w:uiPriority w:val="99"/>
    <w:semiHidden/>
    <w:rsid w:val="00E45915"/>
    <w:rPr>
      <w:rFonts w:ascii="Helvetica" w:hAnsi="Helvetica"/>
      <w:color w:val="3D3E40"/>
      <w:sz w:val="18"/>
      <w:szCs w:val="24"/>
    </w:rPr>
  </w:style>
  <w:style w:type="character" w:customStyle="1" w:styleId="Heading1Char">
    <w:name w:val="Heading 1 Char"/>
    <w:basedOn w:val="DefaultParagraphFont"/>
    <w:link w:val="Heading1"/>
    <w:rsid w:val="00E45915"/>
    <w:rPr>
      <w:rFonts w:ascii="Arial" w:hAnsi="Arial" w:cs="Arial"/>
      <w:b/>
      <w:bCs/>
      <w:color w:val="3D3E40"/>
      <w:kern w:val="32"/>
      <w:sz w:val="24"/>
      <w:szCs w:val="32"/>
    </w:rPr>
  </w:style>
  <w:style w:type="paragraph" w:customStyle="1" w:styleId="Document">
    <w:name w:val="Document"/>
    <w:basedOn w:val="Normal"/>
    <w:next w:val="Normal"/>
    <w:rsid w:val="00821281"/>
    <w:pPr>
      <w:numPr>
        <w:numId w:val="43"/>
      </w:numPr>
      <w:ind w:left="900" w:hanging="540"/>
    </w:pPr>
    <w:rPr>
      <w:rFonts w:eastAsia="PMingLiU"/>
    </w:rPr>
  </w:style>
  <w:style w:type="character" w:styleId="HTMLCode">
    <w:name w:val="HTML Code"/>
    <w:basedOn w:val="DefaultParagraphFont"/>
    <w:uiPriority w:val="99"/>
    <w:semiHidden/>
    <w:unhideWhenUsed/>
    <w:rsid w:val="00172F08"/>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72F08"/>
    <w:rPr>
      <w:rFonts w:ascii="Courier New" w:hAnsi="Courier New" w:cs="Courier New"/>
      <w:color w:val="3D3E40"/>
      <w:sz w:val="18"/>
    </w:rPr>
  </w:style>
  <w:style w:type="paragraph" w:customStyle="1" w:styleId="DocumentReference">
    <w:name w:val="DocumentReference"/>
    <w:basedOn w:val="Document"/>
    <w:link w:val="DocumentReferenceChar"/>
    <w:qFormat/>
    <w:rsid w:val="00821281"/>
    <w:pPr>
      <w:numPr>
        <w:numId w:val="0"/>
      </w:numPr>
    </w:pPr>
  </w:style>
  <w:style w:type="character" w:customStyle="1" w:styleId="DocumentReferenceChar">
    <w:name w:val="DocumentReference Char"/>
    <w:basedOn w:val="DefaultParagraphFont"/>
    <w:link w:val="DocumentReference"/>
    <w:rsid w:val="00821281"/>
    <w:rPr>
      <w:rFonts w:ascii="Helvetica" w:eastAsia="PMingLiU" w:hAnsi="Helvetica"/>
      <w:color w:val="3D3E40"/>
      <w:sz w:val="18"/>
      <w:szCs w:val="24"/>
    </w:rPr>
  </w:style>
  <w:style w:type="character" w:customStyle="1" w:styleId="Code">
    <w:name w:val="Code"/>
    <w:basedOn w:val="DefaultParagraphFont"/>
    <w:uiPriority w:val="1"/>
    <w:qFormat/>
    <w:rsid w:val="00C372DE"/>
    <w:rPr>
      <w:rFonts w:ascii="Courier New" w:hAnsi="Courier New" w:cs="Courier New"/>
      <w:b/>
      <w:sz w:val="18"/>
    </w:rPr>
  </w:style>
  <w:style w:type="character" w:styleId="UnresolvedMention">
    <w:name w:val="Unresolved Mention"/>
    <w:basedOn w:val="DefaultParagraphFont"/>
    <w:uiPriority w:val="99"/>
    <w:semiHidden/>
    <w:unhideWhenUsed/>
    <w:rsid w:val="00845F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837711">
      <w:bodyDiv w:val="1"/>
      <w:marLeft w:val="0"/>
      <w:marRight w:val="0"/>
      <w:marTop w:val="0"/>
      <w:marBottom w:val="0"/>
      <w:divBdr>
        <w:top w:val="none" w:sz="0" w:space="0" w:color="auto"/>
        <w:left w:val="none" w:sz="0" w:space="0" w:color="auto"/>
        <w:bottom w:val="none" w:sz="0" w:space="0" w:color="auto"/>
        <w:right w:val="none" w:sz="0" w:space="0" w:color="auto"/>
      </w:divBdr>
      <w:divsChild>
        <w:div w:id="1461075265">
          <w:marLeft w:val="0"/>
          <w:marRight w:val="0"/>
          <w:marTop w:val="0"/>
          <w:marBottom w:val="0"/>
          <w:divBdr>
            <w:top w:val="none" w:sz="0" w:space="0" w:color="auto"/>
            <w:left w:val="none" w:sz="0" w:space="0" w:color="auto"/>
            <w:bottom w:val="none" w:sz="0" w:space="0" w:color="auto"/>
            <w:right w:val="none" w:sz="0" w:space="0" w:color="auto"/>
          </w:divBdr>
          <w:divsChild>
            <w:div w:id="1064721511">
              <w:marLeft w:val="0"/>
              <w:marRight w:val="0"/>
              <w:marTop w:val="0"/>
              <w:marBottom w:val="0"/>
              <w:divBdr>
                <w:top w:val="none" w:sz="0" w:space="0" w:color="auto"/>
                <w:left w:val="none" w:sz="0" w:space="0" w:color="auto"/>
                <w:bottom w:val="none" w:sz="0" w:space="0" w:color="auto"/>
                <w:right w:val="none" w:sz="0" w:space="0" w:color="auto"/>
              </w:divBdr>
            </w:div>
            <w:div w:id="1669875">
              <w:marLeft w:val="0"/>
              <w:marRight w:val="0"/>
              <w:marTop w:val="0"/>
              <w:marBottom w:val="0"/>
              <w:divBdr>
                <w:top w:val="none" w:sz="0" w:space="0" w:color="auto"/>
                <w:left w:val="none" w:sz="0" w:space="0" w:color="auto"/>
                <w:bottom w:val="none" w:sz="0" w:space="0" w:color="auto"/>
                <w:right w:val="none" w:sz="0" w:space="0" w:color="auto"/>
              </w:divBdr>
            </w:div>
            <w:div w:id="1824154677">
              <w:marLeft w:val="0"/>
              <w:marRight w:val="0"/>
              <w:marTop w:val="0"/>
              <w:marBottom w:val="0"/>
              <w:divBdr>
                <w:top w:val="none" w:sz="0" w:space="0" w:color="auto"/>
                <w:left w:val="none" w:sz="0" w:space="0" w:color="auto"/>
                <w:bottom w:val="none" w:sz="0" w:space="0" w:color="auto"/>
                <w:right w:val="none" w:sz="0" w:space="0" w:color="auto"/>
              </w:divBdr>
            </w:div>
            <w:div w:id="1849365375">
              <w:marLeft w:val="0"/>
              <w:marRight w:val="0"/>
              <w:marTop w:val="0"/>
              <w:marBottom w:val="0"/>
              <w:divBdr>
                <w:top w:val="none" w:sz="0" w:space="0" w:color="auto"/>
                <w:left w:val="none" w:sz="0" w:space="0" w:color="auto"/>
                <w:bottom w:val="none" w:sz="0" w:space="0" w:color="auto"/>
                <w:right w:val="none" w:sz="0" w:space="0" w:color="auto"/>
              </w:divBdr>
            </w:div>
            <w:div w:id="1999454431">
              <w:marLeft w:val="0"/>
              <w:marRight w:val="0"/>
              <w:marTop w:val="0"/>
              <w:marBottom w:val="0"/>
              <w:divBdr>
                <w:top w:val="none" w:sz="0" w:space="0" w:color="auto"/>
                <w:left w:val="none" w:sz="0" w:space="0" w:color="auto"/>
                <w:bottom w:val="none" w:sz="0" w:space="0" w:color="auto"/>
                <w:right w:val="none" w:sz="0" w:space="0" w:color="auto"/>
              </w:divBdr>
            </w:div>
            <w:div w:id="873736233">
              <w:marLeft w:val="0"/>
              <w:marRight w:val="0"/>
              <w:marTop w:val="0"/>
              <w:marBottom w:val="0"/>
              <w:divBdr>
                <w:top w:val="none" w:sz="0" w:space="0" w:color="auto"/>
                <w:left w:val="none" w:sz="0" w:space="0" w:color="auto"/>
                <w:bottom w:val="none" w:sz="0" w:space="0" w:color="auto"/>
                <w:right w:val="none" w:sz="0" w:space="0" w:color="auto"/>
              </w:divBdr>
            </w:div>
            <w:div w:id="134389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59215">
      <w:bodyDiv w:val="1"/>
      <w:marLeft w:val="0"/>
      <w:marRight w:val="0"/>
      <w:marTop w:val="0"/>
      <w:marBottom w:val="0"/>
      <w:divBdr>
        <w:top w:val="none" w:sz="0" w:space="0" w:color="auto"/>
        <w:left w:val="none" w:sz="0" w:space="0" w:color="auto"/>
        <w:bottom w:val="none" w:sz="0" w:space="0" w:color="auto"/>
        <w:right w:val="none" w:sz="0" w:space="0" w:color="auto"/>
      </w:divBdr>
      <w:divsChild>
        <w:div w:id="43220688">
          <w:marLeft w:val="0"/>
          <w:marRight w:val="0"/>
          <w:marTop w:val="0"/>
          <w:marBottom w:val="0"/>
          <w:divBdr>
            <w:top w:val="none" w:sz="0" w:space="0" w:color="auto"/>
            <w:left w:val="none" w:sz="0" w:space="0" w:color="auto"/>
            <w:bottom w:val="none" w:sz="0" w:space="0" w:color="auto"/>
            <w:right w:val="none" w:sz="0" w:space="0" w:color="auto"/>
          </w:divBdr>
          <w:divsChild>
            <w:div w:id="1395789">
              <w:marLeft w:val="0"/>
              <w:marRight w:val="0"/>
              <w:marTop w:val="0"/>
              <w:marBottom w:val="0"/>
              <w:divBdr>
                <w:top w:val="none" w:sz="0" w:space="0" w:color="auto"/>
                <w:left w:val="none" w:sz="0" w:space="0" w:color="auto"/>
                <w:bottom w:val="none" w:sz="0" w:space="0" w:color="auto"/>
                <w:right w:val="none" w:sz="0" w:space="0" w:color="auto"/>
              </w:divBdr>
            </w:div>
            <w:div w:id="1023871095">
              <w:marLeft w:val="0"/>
              <w:marRight w:val="0"/>
              <w:marTop w:val="0"/>
              <w:marBottom w:val="0"/>
              <w:divBdr>
                <w:top w:val="none" w:sz="0" w:space="0" w:color="auto"/>
                <w:left w:val="none" w:sz="0" w:space="0" w:color="auto"/>
                <w:bottom w:val="none" w:sz="0" w:space="0" w:color="auto"/>
                <w:right w:val="none" w:sz="0" w:space="0" w:color="auto"/>
              </w:divBdr>
            </w:div>
            <w:div w:id="1462189636">
              <w:marLeft w:val="0"/>
              <w:marRight w:val="0"/>
              <w:marTop w:val="0"/>
              <w:marBottom w:val="0"/>
              <w:divBdr>
                <w:top w:val="none" w:sz="0" w:space="0" w:color="auto"/>
                <w:left w:val="none" w:sz="0" w:space="0" w:color="auto"/>
                <w:bottom w:val="none" w:sz="0" w:space="0" w:color="auto"/>
                <w:right w:val="none" w:sz="0" w:space="0" w:color="auto"/>
              </w:divBdr>
            </w:div>
            <w:div w:id="1621765226">
              <w:marLeft w:val="0"/>
              <w:marRight w:val="0"/>
              <w:marTop w:val="0"/>
              <w:marBottom w:val="0"/>
              <w:divBdr>
                <w:top w:val="none" w:sz="0" w:space="0" w:color="auto"/>
                <w:left w:val="none" w:sz="0" w:space="0" w:color="auto"/>
                <w:bottom w:val="none" w:sz="0" w:space="0" w:color="auto"/>
                <w:right w:val="none" w:sz="0" w:space="0" w:color="auto"/>
              </w:divBdr>
            </w:div>
            <w:div w:id="1950579598">
              <w:marLeft w:val="0"/>
              <w:marRight w:val="0"/>
              <w:marTop w:val="0"/>
              <w:marBottom w:val="0"/>
              <w:divBdr>
                <w:top w:val="none" w:sz="0" w:space="0" w:color="auto"/>
                <w:left w:val="none" w:sz="0" w:space="0" w:color="auto"/>
                <w:bottom w:val="none" w:sz="0" w:space="0" w:color="auto"/>
                <w:right w:val="none" w:sz="0" w:space="0" w:color="auto"/>
              </w:divBdr>
            </w:div>
            <w:div w:id="573004828">
              <w:marLeft w:val="0"/>
              <w:marRight w:val="0"/>
              <w:marTop w:val="0"/>
              <w:marBottom w:val="0"/>
              <w:divBdr>
                <w:top w:val="none" w:sz="0" w:space="0" w:color="auto"/>
                <w:left w:val="none" w:sz="0" w:space="0" w:color="auto"/>
                <w:bottom w:val="none" w:sz="0" w:space="0" w:color="auto"/>
                <w:right w:val="none" w:sz="0" w:space="0" w:color="auto"/>
              </w:divBdr>
            </w:div>
            <w:div w:id="1400857734">
              <w:marLeft w:val="0"/>
              <w:marRight w:val="0"/>
              <w:marTop w:val="0"/>
              <w:marBottom w:val="0"/>
              <w:divBdr>
                <w:top w:val="none" w:sz="0" w:space="0" w:color="auto"/>
                <w:left w:val="none" w:sz="0" w:space="0" w:color="auto"/>
                <w:bottom w:val="none" w:sz="0" w:space="0" w:color="auto"/>
                <w:right w:val="none" w:sz="0" w:space="0" w:color="auto"/>
              </w:divBdr>
            </w:div>
            <w:div w:id="550657845">
              <w:marLeft w:val="0"/>
              <w:marRight w:val="0"/>
              <w:marTop w:val="0"/>
              <w:marBottom w:val="0"/>
              <w:divBdr>
                <w:top w:val="none" w:sz="0" w:space="0" w:color="auto"/>
                <w:left w:val="none" w:sz="0" w:space="0" w:color="auto"/>
                <w:bottom w:val="none" w:sz="0" w:space="0" w:color="auto"/>
                <w:right w:val="none" w:sz="0" w:space="0" w:color="auto"/>
              </w:divBdr>
            </w:div>
            <w:div w:id="435098219">
              <w:marLeft w:val="0"/>
              <w:marRight w:val="0"/>
              <w:marTop w:val="0"/>
              <w:marBottom w:val="0"/>
              <w:divBdr>
                <w:top w:val="none" w:sz="0" w:space="0" w:color="auto"/>
                <w:left w:val="none" w:sz="0" w:space="0" w:color="auto"/>
                <w:bottom w:val="none" w:sz="0" w:space="0" w:color="auto"/>
                <w:right w:val="none" w:sz="0" w:space="0" w:color="auto"/>
              </w:divBdr>
            </w:div>
            <w:div w:id="297685450">
              <w:marLeft w:val="0"/>
              <w:marRight w:val="0"/>
              <w:marTop w:val="0"/>
              <w:marBottom w:val="0"/>
              <w:divBdr>
                <w:top w:val="none" w:sz="0" w:space="0" w:color="auto"/>
                <w:left w:val="none" w:sz="0" w:space="0" w:color="auto"/>
                <w:bottom w:val="none" w:sz="0" w:space="0" w:color="auto"/>
                <w:right w:val="none" w:sz="0" w:space="0" w:color="auto"/>
              </w:divBdr>
            </w:div>
            <w:div w:id="1180702695">
              <w:marLeft w:val="0"/>
              <w:marRight w:val="0"/>
              <w:marTop w:val="0"/>
              <w:marBottom w:val="0"/>
              <w:divBdr>
                <w:top w:val="none" w:sz="0" w:space="0" w:color="auto"/>
                <w:left w:val="none" w:sz="0" w:space="0" w:color="auto"/>
                <w:bottom w:val="none" w:sz="0" w:space="0" w:color="auto"/>
                <w:right w:val="none" w:sz="0" w:space="0" w:color="auto"/>
              </w:divBdr>
            </w:div>
            <w:div w:id="259610793">
              <w:marLeft w:val="0"/>
              <w:marRight w:val="0"/>
              <w:marTop w:val="0"/>
              <w:marBottom w:val="0"/>
              <w:divBdr>
                <w:top w:val="none" w:sz="0" w:space="0" w:color="auto"/>
                <w:left w:val="none" w:sz="0" w:space="0" w:color="auto"/>
                <w:bottom w:val="none" w:sz="0" w:space="0" w:color="auto"/>
                <w:right w:val="none" w:sz="0" w:space="0" w:color="auto"/>
              </w:divBdr>
            </w:div>
            <w:div w:id="2059431156">
              <w:marLeft w:val="0"/>
              <w:marRight w:val="0"/>
              <w:marTop w:val="0"/>
              <w:marBottom w:val="0"/>
              <w:divBdr>
                <w:top w:val="none" w:sz="0" w:space="0" w:color="auto"/>
                <w:left w:val="none" w:sz="0" w:space="0" w:color="auto"/>
                <w:bottom w:val="none" w:sz="0" w:space="0" w:color="auto"/>
                <w:right w:val="none" w:sz="0" w:space="0" w:color="auto"/>
              </w:divBdr>
            </w:div>
            <w:div w:id="1834759603">
              <w:marLeft w:val="0"/>
              <w:marRight w:val="0"/>
              <w:marTop w:val="0"/>
              <w:marBottom w:val="0"/>
              <w:divBdr>
                <w:top w:val="none" w:sz="0" w:space="0" w:color="auto"/>
                <w:left w:val="none" w:sz="0" w:space="0" w:color="auto"/>
                <w:bottom w:val="none" w:sz="0" w:space="0" w:color="auto"/>
                <w:right w:val="none" w:sz="0" w:space="0" w:color="auto"/>
              </w:divBdr>
            </w:div>
            <w:div w:id="89551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26133">
      <w:bodyDiv w:val="1"/>
      <w:marLeft w:val="0"/>
      <w:marRight w:val="0"/>
      <w:marTop w:val="0"/>
      <w:marBottom w:val="0"/>
      <w:divBdr>
        <w:top w:val="none" w:sz="0" w:space="0" w:color="auto"/>
        <w:left w:val="none" w:sz="0" w:space="0" w:color="auto"/>
        <w:bottom w:val="none" w:sz="0" w:space="0" w:color="auto"/>
        <w:right w:val="none" w:sz="0" w:space="0" w:color="auto"/>
      </w:divBdr>
    </w:div>
    <w:div w:id="440535162">
      <w:bodyDiv w:val="1"/>
      <w:marLeft w:val="0"/>
      <w:marRight w:val="0"/>
      <w:marTop w:val="0"/>
      <w:marBottom w:val="0"/>
      <w:divBdr>
        <w:top w:val="none" w:sz="0" w:space="0" w:color="auto"/>
        <w:left w:val="none" w:sz="0" w:space="0" w:color="auto"/>
        <w:bottom w:val="none" w:sz="0" w:space="0" w:color="auto"/>
        <w:right w:val="none" w:sz="0" w:space="0" w:color="auto"/>
      </w:divBdr>
    </w:div>
    <w:div w:id="696001447">
      <w:bodyDiv w:val="1"/>
      <w:marLeft w:val="0"/>
      <w:marRight w:val="0"/>
      <w:marTop w:val="0"/>
      <w:marBottom w:val="0"/>
      <w:divBdr>
        <w:top w:val="none" w:sz="0" w:space="0" w:color="auto"/>
        <w:left w:val="none" w:sz="0" w:space="0" w:color="auto"/>
        <w:bottom w:val="none" w:sz="0" w:space="0" w:color="auto"/>
        <w:right w:val="none" w:sz="0" w:space="0" w:color="auto"/>
      </w:divBdr>
    </w:div>
    <w:div w:id="925309409">
      <w:bodyDiv w:val="1"/>
      <w:marLeft w:val="0"/>
      <w:marRight w:val="0"/>
      <w:marTop w:val="0"/>
      <w:marBottom w:val="0"/>
      <w:divBdr>
        <w:top w:val="none" w:sz="0" w:space="0" w:color="auto"/>
        <w:left w:val="none" w:sz="0" w:space="0" w:color="auto"/>
        <w:bottom w:val="none" w:sz="0" w:space="0" w:color="auto"/>
        <w:right w:val="none" w:sz="0" w:space="0" w:color="auto"/>
      </w:divBdr>
    </w:div>
    <w:div w:id="1113790910">
      <w:bodyDiv w:val="1"/>
      <w:marLeft w:val="0"/>
      <w:marRight w:val="0"/>
      <w:marTop w:val="0"/>
      <w:marBottom w:val="0"/>
      <w:divBdr>
        <w:top w:val="none" w:sz="0" w:space="0" w:color="auto"/>
        <w:left w:val="none" w:sz="0" w:space="0" w:color="auto"/>
        <w:bottom w:val="none" w:sz="0" w:space="0" w:color="auto"/>
        <w:right w:val="none" w:sz="0" w:space="0" w:color="auto"/>
      </w:divBdr>
    </w:div>
    <w:div w:id="1128551662">
      <w:bodyDiv w:val="1"/>
      <w:marLeft w:val="0"/>
      <w:marRight w:val="0"/>
      <w:marTop w:val="0"/>
      <w:marBottom w:val="0"/>
      <w:divBdr>
        <w:top w:val="none" w:sz="0" w:space="0" w:color="auto"/>
        <w:left w:val="none" w:sz="0" w:space="0" w:color="auto"/>
        <w:bottom w:val="none" w:sz="0" w:space="0" w:color="auto"/>
        <w:right w:val="none" w:sz="0" w:space="0" w:color="auto"/>
      </w:divBdr>
    </w:div>
    <w:div w:id="1201161794">
      <w:bodyDiv w:val="1"/>
      <w:marLeft w:val="0"/>
      <w:marRight w:val="0"/>
      <w:marTop w:val="0"/>
      <w:marBottom w:val="0"/>
      <w:divBdr>
        <w:top w:val="none" w:sz="0" w:space="0" w:color="auto"/>
        <w:left w:val="none" w:sz="0" w:space="0" w:color="auto"/>
        <w:bottom w:val="none" w:sz="0" w:space="0" w:color="auto"/>
        <w:right w:val="none" w:sz="0" w:space="0" w:color="auto"/>
      </w:divBdr>
    </w:div>
    <w:div w:id="1439249644">
      <w:bodyDiv w:val="1"/>
      <w:marLeft w:val="0"/>
      <w:marRight w:val="0"/>
      <w:marTop w:val="0"/>
      <w:marBottom w:val="0"/>
      <w:divBdr>
        <w:top w:val="none" w:sz="0" w:space="0" w:color="auto"/>
        <w:left w:val="none" w:sz="0" w:space="0" w:color="auto"/>
        <w:bottom w:val="none" w:sz="0" w:space="0" w:color="auto"/>
        <w:right w:val="none" w:sz="0" w:space="0" w:color="auto"/>
      </w:divBdr>
    </w:div>
    <w:div w:id="1564557740">
      <w:bodyDiv w:val="1"/>
      <w:marLeft w:val="0"/>
      <w:marRight w:val="0"/>
      <w:marTop w:val="0"/>
      <w:marBottom w:val="0"/>
      <w:divBdr>
        <w:top w:val="none" w:sz="0" w:space="0" w:color="auto"/>
        <w:left w:val="none" w:sz="0" w:space="0" w:color="auto"/>
        <w:bottom w:val="none" w:sz="0" w:space="0" w:color="auto"/>
        <w:right w:val="none" w:sz="0" w:space="0" w:color="auto"/>
      </w:divBdr>
    </w:div>
    <w:div w:id="1895192047">
      <w:bodyDiv w:val="1"/>
      <w:marLeft w:val="0"/>
      <w:marRight w:val="0"/>
      <w:marTop w:val="0"/>
      <w:marBottom w:val="0"/>
      <w:divBdr>
        <w:top w:val="none" w:sz="0" w:space="0" w:color="auto"/>
        <w:left w:val="none" w:sz="0" w:space="0" w:color="auto"/>
        <w:bottom w:val="none" w:sz="0" w:space="0" w:color="auto"/>
        <w:right w:val="none" w:sz="0" w:space="0" w:color="auto"/>
      </w:divBdr>
    </w:div>
    <w:div w:id="2031291823">
      <w:bodyDiv w:val="1"/>
      <w:marLeft w:val="0"/>
      <w:marRight w:val="0"/>
      <w:marTop w:val="0"/>
      <w:marBottom w:val="0"/>
      <w:divBdr>
        <w:top w:val="none" w:sz="0" w:space="0" w:color="auto"/>
        <w:left w:val="none" w:sz="0" w:space="0" w:color="auto"/>
        <w:bottom w:val="none" w:sz="0" w:space="0" w:color="auto"/>
        <w:right w:val="none" w:sz="0" w:space="0" w:color="auto"/>
      </w:divBdr>
      <w:divsChild>
        <w:div w:id="39211040">
          <w:marLeft w:val="0"/>
          <w:marRight w:val="0"/>
          <w:marTop w:val="0"/>
          <w:marBottom w:val="0"/>
          <w:divBdr>
            <w:top w:val="none" w:sz="0" w:space="0" w:color="auto"/>
            <w:left w:val="none" w:sz="0" w:space="0" w:color="auto"/>
            <w:bottom w:val="none" w:sz="0" w:space="0" w:color="auto"/>
            <w:right w:val="none" w:sz="0" w:space="0" w:color="auto"/>
          </w:divBdr>
          <w:divsChild>
            <w:div w:id="1140459932">
              <w:marLeft w:val="0"/>
              <w:marRight w:val="0"/>
              <w:marTop w:val="0"/>
              <w:marBottom w:val="0"/>
              <w:divBdr>
                <w:top w:val="none" w:sz="0" w:space="0" w:color="auto"/>
                <w:left w:val="none" w:sz="0" w:space="0" w:color="auto"/>
                <w:bottom w:val="none" w:sz="0" w:space="0" w:color="auto"/>
                <w:right w:val="none" w:sz="0" w:space="0" w:color="auto"/>
              </w:divBdr>
            </w:div>
            <w:div w:id="754670814">
              <w:marLeft w:val="0"/>
              <w:marRight w:val="0"/>
              <w:marTop w:val="0"/>
              <w:marBottom w:val="0"/>
              <w:divBdr>
                <w:top w:val="none" w:sz="0" w:space="0" w:color="auto"/>
                <w:left w:val="none" w:sz="0" w:space="0" w:color="auto"/>
                <w:bottom w:val="none" w:sz="0" w:space="0" w:color="auto"/>
                <w:right w:val="none" w:sz="0" w:space="0" w:color="auto"/>
              </w:divBdr>
            </w:div>
            <w:div w:id="1408383066">
              <w:marLeft w:val="0"/>
              <w:marRight w:val="0"/>
              <w:marTop w:val="0"/>
              <w:marBottom w:val="0"/>
              <w:divBdr>
                <w:top w:val="none" w:sz="0" w:space="0" w:color="auto"/>
                <w:left w:val="none" w:sz="0" w:space="0" w:color="auto"/>
                <w:bottom w:val="none" w:sz="0" w:space="0" w:color="auto"/>
                <w:right w:val="none" w:sz="0" w:space="0" w:color="auto"/>
              </w:divBdr>
            </w:div>
            <w:div w:id="1726636351">
              <w:marLeft w:val="0"/>
              <w:marRight w:val="0"/>
              <w:marTop w:val="0"/>
              <w:marBottom w:val="0"/>
              <w:divBdr>
                <w:top w:val="none" w:sz="0" w:space="0" w:color="auto"/>
                <w:left w:val="none" w:sz="0" w:space="0" w:color="auto"/>
                <w:bottom w:val="none" w:sz="0" w:space="0" w:color="auto"/>
                <w:right w:val="none" w:sz="0" w:space="0" w:color="auto"/>
              </w:divBdr>
            </w:div>
            <w:div w:id="127208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hyperlink" Target="http://source.sierrawireless.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2.emf"/><Relationship Id="rId2" Type="http://schemas.openxmlformats.org/officeDocument/2006/relationships/oleObject" Target="embeddings/oleObject1.bin"/><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emf"/><Relationship Id="rId2" Type="http://schemas.openxmlformats.org/officeDocument/2006/relationships/oleObject" Target="embeddings/oleObject2.bin"/><Relationship Id="rId1" Type="http://schemas.openxmlformats.org/officeDocument/2006/relationships/image" Target="media/image1.png"/><Relationship Id="rId5" Type="http://schemas.openxmlformats.org/officeDocument/2006/relationships/image" Target="media/image4.emf"/><Relationship Id="rId4"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bi\AppData\Roaming\Microsoft\Templates\Template%20for%20Application%20Notes%20-%204120057%20-%20v6.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6C0373D4A76D744EA965DF93B45AB1B6" ma:contentTypeVersion="293" ma:contentTypeDescription="Create a new document." ma:contentTypeScope="" ma:versionID="57135d7db6d29e65b65e77272348dbaf">
  <xsd:schema xmlns:xsd="http://www.w3.org/2001/XMLSchema" xmlns:xs="http://www.w3.org/2001/XMLSchema" xmlns:p="http://schemas.microsoft.com/office/2006/metadata/properties" xmlns:ns1="http://schemas.microsoft.com/sharepoint/v3" xmlns:ns2="fc3816d2-75f1-4365-bad0-f5feedba3995" xmlns:ns3="ea68438b-0747-4ade-a6f2-56a5f6adb9d0" targetNamespace="http://schemas.microsoft.com/office/2006/metadata/properties" ma:root="true" ma:fieldsID="4829940a87b2e21f37fbf428ed8e4442" ns1:_="" ns2:_="" ns3:_="">
    <xsd:import namespace="http://schemas.microsoft.com/sharepoint/v3"/>
    <xsd:import namespace="fc3816d2-75f1-4365-bad0-f5feedba3995"/>
    <xsd:import namespace="ea68438b-0747-4ade-a6f2-56a5f6adb9d0"/>
    <xsd:element name="properties">
      <xsd:complexType>
        <xsd:sequence>
          <xsd:element name="documentManagement">
            <xsd:complexType>
              <xsd:all>
                <xsd:element ref="ns2:_dlc_DocId" minOccurs="0"/>
                <xsd:element ref="ns2:_dlc_DocIdUrl" minOccurs="0"/>
                <xsd:element ref="ns2:_dlc_DocIdPersistId" minOccurs="0"/>
                <xsd:element ref="ns1:AverageRating" minOccurs="0"/>
                <xsd:element ref="ns1:RatingCount" minOccurs="0"/>
                <xsd:element ref="ns1:RatedBy" minOccurs="0"/>
                <xsd:element ref="ns1:Ratings" minOccurs="0"/>
                <xsd:element ref="ns1:LikesCount" minOccurs="0"/>
                <xsd:element ref="ns1:LikedBy" minOccurs="0"/>
                <xsd:element ref="ns2:TaxCatchAll" minOccurs="0"/>
                <xsd:element ref="ns3:MediaServiceMetadata" minOccurs="0"/>
                <xsd:element ref="ns3:MediaServiceFastMetadata" minOccurs="0"/>
                <xsd:element ref="ns2:SharedWithUsers" minOccurs="0"/>
                <xsd:element ref="ns2:SharedWithDetails" minOccurs="0"/>
                <xsd:element ref="ns3:MediaServiceDateTaken" minOccurs="0"/>
                <xsd:element ref="ns3:MediaServiceEventHashCode" minOccurs="0"/>
                <xsd:element ref="ns3:MediaServiceGenerationTime"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1" nillable="true" ma:displayName="Rating (0-5)" ma:decimals="2" ma:description="Average value of all the ratings that have been submitted" ma:internalName="AverageRating" ma:readOnly="false" ma:percentage="FALSE">
      <xsd:simpleType>
        <xsd:restriction base="dms:Number"/>
      </xsd:simpleType>
    </xsd:element>
    <xsd:element name="RatingCount" ma:index="12" nillable="true" ma:displayName="Number of Ratings" ma:decimals="0" ma:description="Number of ratings submitted" ma:internalName="RatingCount" ma:readOnly="false" ma:percentage="FALSE">
      <xsd:simpleType>
        <xsd:restriction base="dms:Number"/>
      </xsd:simpleType>
    </xsd:element>
    <xsd:element name="RatedBy" ma:index="13"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4" nillable="true" ma:displayName="User ratings" ma:description="User ratings for the item" ma:hidden="true" ma:internalName="Ratings">
      <xsd:simpleType>
        <xsd:restriction base="dms:Note"/>
      </xsd:simpleType>
    </xsd:element>
    <xsd:element name="LikesCount" ma:index="15" nillable="true" ma:displayName="Number of Likes" ma:internalName="LikesCount">
      <xsd:simpleType>
        <xsd:restriction base="dms:Unknown"/>
      </xsd:simpleType>
    </xsd:element>
    <xsd:element name="LikedBy" ma:index="16"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c3816d2-75f1-4365-bad0-f5feedba399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false">
      <xsd:simpleType>
        <xsd:restriction base="dms:Boolean"/>
      </xsd:simpleType>
    </xsd:element>
    <xsd:element name="TaxCatchAll" ma:index="17" nillable="true" ma:displayName="Taxonomy Catch All Column" ma:hidden="true" ma:list="{f4191425-4018-4e89-b234-5f264fab897a}" ma:internalName="TaxCatchAll" ma:showField="CatchAllData" ma:web="fc3816d2-75f1-4365-bad0-f5feedba399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68438b-0747-4ade-a6f2-56a5f6adb9d0"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DateTaken" ma:index="22" nillable="true" ma:displayName="MediaServiceDateTaken" ma:hidden="true" ma:internalName="MediaServiceDateTaken"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_Flow_SignoffStatus" ma:index="25" nillable="true" ma:displayName="Sign-off status" ma:internalName="_x0024_Resources_x003a_core_x002c_Signoff_Status_x003b_">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fc3816d2-75f1-4365-bad0-f5feedba3995">2J5ENXQKSJW7-1113730611-582</_dlc_DocId>
    <_dlc_DocIdUrl xmlns="fc3816d2-75f1-4365-bad0-f5feedba3995">
      <Url>https://sierrawirelessinc.sharepoint.com/sites/intranet/dept/eng/oembu/_layouts/15/DocIdRedir.aspx?ID=2J5ENXQKSJW7-1113730611-582</Url>
      <Description>2J5ENXQKSJW7-1113730611-582</Description>
    </_dlc_DocIdUrl>
    <LikesCount xmlns="http://schemas.microsoft.com/sharepoint/v3" xsi:nil="true"/>
    <TaxCatchAll xmlns="fc3816d2-75f1-4365-bad0-f5feedba3995"/>
    <Ratings xmlns="http://schemas.microsoft.com/sharepoint/v3" xsi:nil="true"/>
    <RatingCount xmlns="http://schemas.microsoft.com/sharepoint/v3" xsi:nil="true"/>
    <LikedBy xmlns="http://schemas.microsoft.com/sharepoint/v3">
      <UserInfo>
        <DisplayName/>
        <AccountId xsi:nil="true"/>
        <AccountType/>
      </UserInfo>
    </LikedBy>
    <AverageRating xmlns="http://schemas.microsoft.com/sharepoint/v3" xsi:nil="true"/>
    <_dlc_DocIdPersistId xmlns="fc3816d2-75f1-4365-bad0-f5feedba3995" xsi:nil="true"/>
    <RatedBy xmlns="http://schemas.microsoft.com/sharepoint/v3">
      <UserInfo>
        <DisplayName/>
        <AccountId xsi:nil="true"/>
        <AccountType/>
      </UserInfo>
    </RatedBy>
    <_Flow_SignoffStatus xmlns="ea68438b-0747-4ade-a6f2-56a5f6adb9d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C05CBD-0B2A-4CF8-B5F7-F2571045D1A8}">
  <ds:schemaRefs>
    <ds:schemaRef ds:uri="http://schemas.microsoft.com/sharepoint/events"/>
  </ds:schemaRefs>
</ds:datastoreItem>
</file>

<file path=customXml/itemProps2.xml><?xml version="1.0" encoding="utf-8"?>
<ds:datastoreItem xmlns:ds="http://schemas.openxmlformats.org/officeDocument/2006/customXml" ds:itemID="{B9C846B6-27CF-4195-879A-6C938FE993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3816d2-75f1-4365-bad0-f5feedba3995"/>
    <ds:schemaRef ds:uri="ea68438b-0747-4ade-a6f2-56a5f6adb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7E9EFB-50C2-4B81-B80D-54F6BE5D87E0}">
  <ds:schemaRefs>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fc3816d2-75f1-4365-bad0-f5feedba3995"/>
    <ds:schemaRef ds:uri="http://purl.org/dc/elements/1.1/"/>
    <ds:schemaRef ds:uri="ea68438b-0747-4ade-a6f2-56a5f6adb9d0"/>
    <ds:schemaRef ds:uri="http://www.w3.org/XML/1998/namespace"/>
  </ds:schemaRefs>
</ds:datastoreItem>
</file>

<file path=customXml/itemProps4.xml><?xml version="1.0" encoding="utf-8"?>
<ds:datastoreItem xmlns:ds="http://schemas.openxmlformats.org/officeDocument/2006/customXml" ds:itemID="{C625ACFE-0FAD-419D-ACD5-979E5DA6A177}">
  <ds:schemaRefs>
    <ds:schemaRef ds:uri="http://schemas.microsoft.com/sharepoint/v3/contenttype/forms"/>
  </ds:schemaRefs>
</ds:datastoreItem>
</file>

<file path=customXml/itemProps5.xml><?xml version="1.0" encoding="utf-8"?>
<ds:datastoreItem xmlns:ds="http://schemas.openxmlformats.org/officeDocument/2006/customXml" ds:itemID="{67378FF3-C01E-43EE-8516-BFA2CA04F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Application Notes - 4120057 - v6.9.dotx</Template>
  <TotalTime>761</TotalTime>
  <Pages>14</Pages>
  <Words>3688</Words>
  <Characters>24664</Characters>
  <Application>Microsoft Office Word</Application>
  <DocSecurity>0</DocSecurity>
  <Lines>205</Lines>
  <Paragraphs>56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MNO and RF Band Customization at Customer Production Site Application Note</vt:lpstr>
      <vt:lpstr>Wavecom Application Note</vt:lpstr>
    </vt:vector>
  </TitlesOfParts>
  <Company>Sierra Wireless</Company>
  <LinksUpToDate>false</LinksUpToDate>
  <CharactersWithSpaces>28296</CharactersWithSpaces>
  <SharedDoc>false</SharedDoc>
  <HLinks>
    <vt:vector size="6" baseType="variant">
      <vt:variant>
        <vt:i4>3866686</vt:i4>
      </vt:variant>
      <vt:variant>
        <vt:i4>0</vt:i4>
      </vt:variant>
      <vt:variant>
        <vt:i4>0</vt:i4>
      </vt:variant>
      <vt:variant>
        <vt:i4>5</vt:i4>
      </vt:variant>
      <vt:variant>
        <vt:lpwstr>http://www.sierrawireless.com/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MNO and RF Band Customization at Customer Production Site Application Note</dc:title>
  <dc:subject>AirPrime HL7800-M MNO and RF Band Customization at Customer Production Site Application Note</dc:subject>
  <dc:creator>Sierra Wireless</dc:creator>
  <cp:keywords>2174213; 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Julien Klein</cp:lastModifiedBy>
  <cp:revision>153</cp:revision>
  <cp:lastPrinted>2005-09-08T09:11:00Z</cp:lastPrinted>
  <dcterms:created xsi:type="dcterms:W3CDTF">2018-09-06T07:37:00Z</dcterms:created>
  <dcterms:modified xsi:type="dcterms:W3CDTF">2018-11-23T13:48:00Z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23, 2018</vt:lpwstr>
  </property>
  <property fmtid="{D5CDD505-2E9C-101B-9397-08002B2CF9AE}" pid="3" name="Reference">
    <vt:lpwstr>2174213</vt:lpwstr>
  </property>
  <property fmtid="{D5CDD505-2E9C-101B-9397-08002B2CF9AE}" pid="4" name="Revision">
    <vt:lpwstr>1.2</vt:lpwstr>
  </property>
  <property fmtid="{D5CDD505-2E9C-101B-9397-08002B2CF9AE}" pid="5" name="ContentTypeId">
    <vt:lpwstr>0x0101006C0373D4A76D744EA965DF93B45AB1B6</vt:lpwstr>
  </property>
  <property fmtid="{D5CDD505-2E9C-101B-9397-08002B2CF9AE}" pid="6" name="_dlc_DocIdItemGuid">
    <vt:lpwstr>bacd853e-efdb-498d-aace-e30b3636f478</vt:lpwstr>
  </property>
</Properties>
</file>