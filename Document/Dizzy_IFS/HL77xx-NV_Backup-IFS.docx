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CA6213" w:rsidRDefault="00CB7BD0" w:rsidP="0094718A">
      <w:pPr>
        <w:rPr>
          <w:color w:val="auto"/>
        </w:rPr>
      </w:pPr>
      <w:r w:rsidRPr="00CA6213">
        <w:rPr>
          <w:noProof/>
          <w:color w:val="auto"/>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77777777"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1"/>
                            </w:p>
                            <w:bookmarkStart w:id="2" w:name="Date"/>
                            <w:p w14:paraId="5572A100" w14:textId="77777777"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7777777" w:rsidR="00650BB0" w:rsidRDefault="00650BB0" w:rsidP="004B2498">
                              <w:pPr>
                                <w:pStyle w:val="Title2"/>
                              </w:pPr>
                              <w:r>
                                <w:t>AT Command Name or Group of AT Commands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77777777"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4"/>
                      </w:p>
                      <w:bookmarkStart w:id="5" w:name="Date"/>
                      <w:p w14:paraId="5572A100" w14:textId="77777777"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77777777" w:rsidR="00650BB0" w:rsidRDefault="00650BB0" w:rsidP="004B2498">
                        <w:pPr>
                          <w:pStyle w:val="Title2"/>
                        </w:pPr>
                        <w:r>
                          <w:t>AT Command Name or Group of AT Commands</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CA6213" w:rsidRDefault="000F1B15" w:rsidP="00DD0095">
      <w:pPr>
        <w:pStyle w:val="BoilerplateTitles"/>
        <w:rPr>
          <w:color w:val="auto"/>
        </w:rPr>
      </w:pPr>
      <w:r w:rsidRPr="00CA6213">
        <w:rPr>
          <w:noProof/>
          <w:color w:val="auto"/>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CA6213">
        <w:rPr>
          <w:color w:val="auto"/>
        </w:rPr>
        <w:br w:type="page"/>
      </w:r>
      <w:bookmarkStart w:id="3" w:name="_Toc100633754"/>
      <w:r w:rsidR="00DD0095" w:rsidRPr="00CA6213">
        <w:rPr>
          <w:color w:val="auto"/>
        </w:rPr>
        <w:lastRenderedPageBreak/>
        <w:t>Important Notice</w:t>
      </w:r>
    </w:p>
    <w:p w14:paraId="6922E685" w14:textId="77777777" w:rsidR="00DD0095" w:rsidRPr="00CA6213" w:rsidRDefault="00DD0095" w:rsidP="00D7337A">
      <w:pPr>
        <w:rPr>
          <w:color w:val="auto"/>
        </w:rPr>
      </w:pPr>
      <w:r w:rsidRPr="00CA6213">
        <w:rPr>
          <w:color w:val="auto"/>
        </w:rPr>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CA6213" w:rsidRDefault="00DD0095" w:rsidP="00DD0095">
      <w:pPr>
        <w:pStyle w:val="BoilerplateTitles"/>
        <w:rPr>
          <w:color w:val="auto"/>
        </w:rPr>
      </w:pPr>
      <w:r w:rsidRPr="00CA6213">
        <w:rPr>
          <w:color w:val="auto"/>
        </w:rPr>
        <w:t>Safety and Hazards</w:t>
      </w:r>
    </w:p>
    <w:p w14:paraId="3FD437B3" w14:textId="77777777" w:rsidR="00213991" w:rsidRPr="00CA6213" w:rsidRDefault="00213991" w:rsidP="00213991">
      <w:pPr>
        <w:rPr>
          <w:color w:val="auto"/>
        </w:rPr>
      </w:pPr>
      <w:r w:rsidRPr="00CA6213">
        <w:rPr>
          <w:color w:val="auto"/>
        </w:rPr>
        <w:t xml:space="preserve">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 The Sierra Wireless modem can transmit signals that could interfere with this equipment. Do not operate the Sierra Wireless modem in any aircraft, whether the aircraft is on the ground or in flight. In aircraft, the Sierra Wireless modem </w:t>
      </w:r>
      <w:r w:rsidRPr="00CA6213">
        <w:rPr>
          <w:rFonts w:cs="PalatinoLinotype-Bold"/>
          <w:b/>
          <w:bCs/>
          <w:color w:val="auto"/>
        </w:rPr>
        <w:t>MUST BE POWERED OFF</w:t>
      </w:r>
      <w:r w:rsidRPr="00CA6213">
        <w:rPr>
          <w:color w:val="auto"/>
        </w:rPr>
        <w:t>. When operating, the Sierra Wireless modem can transmit signals that could interfere with various onboard systems.</w:t>
      </w:r>
    </w:p>
    <w:p w14:paraId="4B69B341" w14:textId="77777777" w:rsidR="00213991" w:rsidRPr="00CA6213" w:rsidRDefault="00213991" w:rsidP="00213991">
      <w:pPr>
        <w:pStyle w:val="Note"/>
        <w:rPr>
          <w:color w:val="auto"/>
        </w:rPr>
      </w:pPr>
      <w:r w:rsidRPr="00CA6213">
        <w:rPr>
          <w:color w:val="auto"/>
        </w:rPr>
        <w:t>Some airlines may permit the use of cellular phones while the aircraft is on the ground and the door is open. Sierra Wireless modems may be used at this time.</w:t>
      </w:r>
    </w:p>
    <w:p w14:paraId="310EADAA" w14:textId="77777777" w:rsidR="00DD0095" w:rsidRPr="00CA6213" w:rsidRDefault="00213991" w:rsidP="00213991">
      <w:pPr>
        <w:rPr>
          <w:color w:val="auto"/>
        </w:rPr>
      </w:pPr>
      <w:r w:rsidRPr="00CA6213">
        <w:rPr>
          <w:color w:val="auto"/>
        </w:rPr>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CA6213" w:rsidRDefault="00DD0095" w:rsidP="00DD0095">
      <w:pPr>
        <w:pStyle w:val="BoilerplateTitles"/>
        <w:rPr>
          <w:color w:val="auto"/>
        </w:rPr>
      </w:pPr>
      <w:r w:rsidRPr="00CA6213">
        <w:rPr>
          <w:color w:val="auto"/>
        </w:rPr>
        <w:t>Limitations of Liability</w:t>
      </w:r>
    </w:p>
    <w:p w14:paraId="13AC91C2" w14:textId="77777777" w:rsidR="00213991" w:rsidRPr="00CA6213" w:rsidRDefault="00213991" w:rsidP="00213991">
      <w:pPr>
        <w:rPr>
          <w:color w:val="auto"/>
          <w:szCs w:val="20"/>
        </w:rPr>
      </w:pPr>
      <w:r w:rsidRPr="00CA6213">
        <w:rPr>
          <w:color w:val="auto"/>
          <w:szCs w:val="20"/>
        </w:rPr>
        <w:t xml:space="preserve">This manual is provided “as is”.  Sierra Wireless makes no warranties of any kind, either expressed or implied, including any implied warranties of merchantability, fitness for a particular purpose, or </w:t>
      </w:r>
      <w:proofErr w:type="spellStart"/>
      <w:r w:rsidRPr="00CA6213">
        <w:rPr>
          <w:color w:val="auto"/>
          <w:szCs w:val="20"/>
        </w:rPr>
        <w:t>noninfringement</w:t>
      </w:r>
      <w:proofErr w:type="spellEnd"/>
      <w:r w:rsidRPr="00CA6213">
        <w:rPr>
          <w:color w:val="auto"/>
          <w:szCs w:val="20"/>
        </w:rPr>
        <w:t xml:space="preserve">.  The recipient of the manual shall endorse all risks arising from its use.  </w:t>
      </w:r>
    </w:p>
    <w:p w14:paraId="5E608D07" w14:textId="77777777" w:rsidR="00213991" w:rsidRPr="00CA6213" w:rsidRDefault="00213991" w:rsidP="00213991">
      <w:pPr>
        <w:rPr>
          <w:color w:val="auto"/>
        </w:rPr>
      </w:pPr>
      <w:r w:rsidRPr="00CA6213">
        <w:rPr>
          <w:color w:val="auto"/>
        </w:rPr>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Pr="00CA6213" w:rsidRDefault="00213991" w:rsidP="00213991">
      <w:pPr>
        <w:rPr>
          <w:color w:val="auto"/>
        </w:rPr>
      </w:pPr>
      <w:r w:rsidRPr="00CA6213">
        <w:rPr>
          <w:color w:val="auto"/>
        </w:rPr>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Pr="00CA6213" w:rsidRDefault="00213991" w:rsidP="00213991">
      <w:pPr>
        <w:rPr>
          <w:color w:val="auto"/>
          <w:u w:val="single"/>
        </w:rPr>
      </w:pPr>
      <w:r w:rsidRPr="00CA6213">
        <w:rPr>
          <w:color w:val="auto"/>
        </w:rPr>
        <w:t>Customer understands that Sierra Wireless is not providing cellular or GPS (including A-GPS) services. These services are provided by a third party and should be purchased directly by the Customer.</w:t>
      </w:r>
      <w:r w:rsidRPr="00CA6213">
        <w:rPr>
          <w:color w:val="auto"/>
          <w:u w:val="single"/>
        </w:rPr>
        <w:br w:type="page"/>
      </w:r>
    </w:p>
    <w:p w14:paraId="32B720EE" w14:textId="77777777" w:rsidR="00DD0095" w:rsidRPr="00CA6213" w:rsidRDefault="00213991" w:rsidP="00213991">
      <w:pPr>
        <w:rPr>
          <w:color w:val="auto"/>
        </w:rPr>
      </w:pPr>
      <w:r w:rsidRPr="00CA6213">
        <w:rPr>
          <w:color w:val="auto"/>
          <w:u w:val="single"/>
        </w:rPr>
        <w:lastRenderedPageBreak/>
        <w:t>SPECIFIC DISCLAIMERS OF LIABILITY</w:t>
      </w:r>
      <w:r w:rsidRPr="00CA6213">
        <w:rPr>
          <w:color w:val="auto"/>
        </w:rPr>
        <w:t>: CUSTOMER RECOGNIZES AND ACKNOWLEDGES SIERRA WIRELESS IS NOT RESPONSIBLE FOR AND SHALL NOT BE HELD LIABLE FOR ANY DEFECT OR DEFICIENCY OF ANY KIND OF CELLULAR OR GPS (INCLUDING A-GPS) SERVICES.</w:t>
      </w:r>
    </w:p>
    <w:p w14:paraId="36771850" w14:textId="77777777" w:rsidR="004B2498" w:rsidRPr="00CA6213" w:rsidRDefault="004B2498" w:rsidP="00DD0095">
      <w:pPr>
        <w:pStyle w:val="BoilerplateTitles"/>
        <w:rPr>
          <w:color w:val="auto"/>
        </w:rPr>
      </w:pPr>
      <w:r w:rsidRPr="00CA6213">
        <w:rPr>
          <w:color w:val="auto"/>
        </w:rPr>
        <w:t>Patents</w:t>
      </w:r>
    </w:p>
    <w:p w14:paraId="11EC8457" w14:textId="77777777" w:rsidR="00213991" w:rsidRPr="00CA6213" w:rsidRDefault="00213991" w:rsidP="00213991">
      <w:pPr>
        <w:rPr>
          <w:rFonts w:cs="Helvetica"/>
          <w:color w:val="auto"/>
        </w:rPr>
      </w:pPr>
      <w:r w:rsidRPr="00CA6213">
        <w:rPr>
          <w:rFonts w:cs="Helvetica"/>
          <w:color w:val="auto"/>
        </w:rPr>
        <w:t>This product may contain technology developed by or for Sierra Wireless Inc.</w:t>
      </w:r>
    </w:p>
    <w:p w14:paraId="399DB7D3" w14:textId="77777777" w:rsidR="00213991" w:rsidRPr="00CA6213" w:rsidRDefault="00213991" w:rsidP="00213991">
      <w:pPr>
        <w:rPr>
          <w:rFonts w:cs="Helvetica"/>
          <w:color w:val="auto"/>
        </w:rPr>
      </w:pPr>
      <w:r w:rsidRPr="00CA6213">
        <w:rPr>
          <w:rFonts w:cs="Helvetica"/>
          <w:color w:val="auto"/>
        </w:rPr>
        <w:t>This product includes technology licensed from QUALCOMM</w:t>
      </w:r>
      <w:r w:rsidRPr="00CA6213">
        <w:rPr>
          <w:rFonts w:cs="Helvetica"/>
          <w:color w:val="auto"/>
          <w:vertAlign w:val="superscript"/>
        </w:rPr>
        <w:t>®</w:t>
      </w:r>
      <w:r w:rsidRPr="00CA6213">
        <w:rPr>
          <w:rFonts w:cs="Helvetica"/>
          <w:color w:val="auto"/>
        </w:rPr>
        <w:t>.</w:t>
      </w:r>
    </w:p>
    <w:p w14:paraId="72A1F8A9" w14:textId="77777777" w:rsidR="004B2498" w:rsidRPr="00CA6213" w:rsidRDefault="00213991" w:rsidP="00213991">
      <w:pPr>
        <w:rPr>
          <w:rFonts w:cs="Helvetica"/>
          <w:color w:val="auto"/>
        </w:rPr>
      </w:pPr>
      <w:r w:rsidRPr="00CA6213">
        <w:rPr>
          <w:rFonts w:cs="Helvetica"/>
          <w:color w:val="auto"/>
        </w:rPr>
        <w:t xml:space="preserve">This product is manufactured or sold by Sierra Wireless Inc. or its affiliates under one or more patents licensed from </w:t>
      </w:r>
      <w:proofErr w:type="spellStart"/>
      <w:r w:rsidRPr="00CA6213">
        <w:rPr>
          <w:rFonts w:cs="Helvetica"/>
          <w:color w:val="auto"/>
        </w:rPr>
        <w:t>InterDigital</w:t>
      </w:r>
      <w:proofErr w:type="spellEnd"/>
      <w:r w:rsidRPr="00CA6213">
        <w:rPr>
          <w:rFonts w:cs="Helvetica"/>
          <w:color w:val="auto"/>
        </w:rPr>
        <w:t xml:space="preserve"> Group and MMP Portfolio Licensing.</w:t>
      </w:r>
    </w:p>
    <w:p w14:paraId="4ACD5185" w14:textId="77777777" w:rsidR="00DD0095" w:rsidRPr="00CA6213" w:rsidRDefault="00DD0095" w:rsidP="00DD0095">
      <w:pPr>
        <w:pStyle w:val="BoilerplateTitles"/>
        <w:rPr>
          <w:color w:val="auto"/>
        </w:rPr>
      </w:pPr>
      <w:r w:rsidRPr="00CA6213">
        <w:rPr>
          <w:color w:val="auto"/>
        </w:rPr>
        <w:t>Copyright</w:t>
      </w:r>
    </w:p>
    <w:p w14:paraId="41BD4B56" w14:textId="77777777" w:rsidR="00DD0095" w:rsidRPr="00CA6213" w:rsidRDefault="00213991" w:rsidP="003E6A71">
      <w:pPr>
        <w:rPr>
          <w:color w:val="auto"/>
        </w:rPr>
      </w:pPr>
      <w:r w:rsidRPr="00CA6213">
        <w:rPr>
          <w:color w:val="auto"/>
        </w:rPr>
        <w:t>© 2013 Sierra Wireless. All rights reserved.</w:t>
      </w:r>
    </w:p>
    <w:p w14:paraId="15FFEAED" w14:textId="77777777" w:rsidR="00DD0095" w:rsidRPr="00CA6213" w:rsidRDefault="00DD0095" w:rsidP="00DD0095">
      <w:pPr>
        <w:pStyle w:val="BoilerplateTitles"/>
        <w:rPr>
          <w:color w:val="auto"/>
        </w:rPr>
      </w:pPr>
      <w:r w:rsidRPr="00CA6213">
        <w:rPr>
          <w:color w:val="auto"/>
        </w:rPr>
        <w:t>Trademarks</w:t>
      </w:r>
    </w:p>
    <w:p w14:paraId="15E440EB" w14:textId="77777777" w:rsidR="00213991" w:rsidRPr="00CA6213" w:rsidRDefault="00213991" w:rsidP="00213991">
      <w:pPr>
        <w:rPr>
          <w:color w:val="auto"/>
        </w:rPr>
      </w:pPr>
      <w:r w:rsidRPr="00CA6213">
        <w:rPr>
          <w:color w:val="auto"/>
        </w:rPr>
        <w:t>Sierra Wireless</w:t>
      </w:r>
      <w:r w:rsidRPr="00CA6213">
        <w:rPr>
          <w:rFonts w:cs="Helvetica"/>
          <w:color w:val="auto"/>
          <w:vertAlign w:val="superscript"/>
        </w:rPr>
        <w:t>®</w:t>
      </w:r>
      <w:r w:rsidRPr="00CA6213">
        <w:rPr>
          <w:color w:val="auto"/>
        </w:rPr>
        <w:t xml:space="preserve">, </w:t>
      </w:r>
      <w:proofErr w:type="spellStart"/>
      <w:r w:rsidRPr="00CA6213">
        <w:rPr>
          <w:color w:val="auto"/>
        </w:rPr>
        <w:t>AirPrime</w:t>
      </w:r>
      <w:proofErr w:type="spellEnd"/>
      <w:r w:rsidRPr="00CA6213">
        <w:rPr>
          <w:rFonts w:cs="Helvetica"/>
          <w:color w:val="auto"/>
          <w:vertAlign w:val="superscript"/>
        </w:rPr>
        <w:t>®</w:t>
      </w:r>
      <w:r w:rsidRPr="00CA6213">
        <w:rPr>
          <w:color w:val="auto"/>
        </w:rPr>
        <w:t xml:space="preserve">, </w:t>
      </w:r>
      <w:proofErr w:type="spellStart"/>
      <w:r w:rsidRPr="00CA6213">
        <w:rPr>
          <w:color w:val="auto"/>
        </w:rPr>
        <w:t>AirLink</w:t>
      </w:r>
      <w:proofErr w:type="spellEnd"/>
      <w:r w:rsidRPr="00CA6213">
        <w:rPr>
          <w:rFonts w:cs="Helvetica"/>
          <w:color w:val="auto"/>
          <w:vertAlign w:val="superscript"/>
        </w:rPr>
        <w:t>®</w:t>
      </w:r>
      <w:r w:rsidRPr="00CA6213">
        <w:rPr>
          <w:color w:val="auto"/>
        </w:rPr>
        <w:t xml:space="preserve">, </w:t>
      </w:r>
      <w:proofErr w:type="spellStart"/>
      <w:r w:rsidRPr="00CA6213">
        <w:rPr>
          <w:color w:val="auto"/>
        </w:rPr>
        <w:t>AirVantage</w:t>
      </w:r>
      <w:proofErr w:type="spellEnd"/>
      <w:r w:rsidRPr="00CA6213">
        <w:rPr>
          <w:rFonts w:cs="Helvetica"/>
          <w:color w:val="auto"/>
          <w:vertAlign w:val="superscript"/>
        </w:rPr>
        <w:t>®</w:t>
      </w:r>
      <w:r w:rsidRPr="00CA6213">
        <w:rPr>
          <w:color w:val="auto"/>
        </w:rPr>
        <w:t xml:space="preserve"> and the Sierra Wireless logo are registered trademarks of Sierra Wireless.</w:t>
      </w:r>
    </w:p>
    <w:p w14:paraId="709B4166" w14:textId="77777777" w:rsidR="00213991" w:rsidRPr="00CA6213" w:rsidRDefault="00213991" w:rsidP="00213991">
      <w:pPr>
        <w:rPr>
          <w:color w:val="auto"/>
        </w:rPr>
      </w:pPr>
      <w:r w:rsidRPr="00CA6213">
        <w:rPr>
          <w:color w:val="auto"/>
        </w:rPr>
        <w:t>Watcher</w:t>
      </w:r>
      <w:r w:rsidRPr="00CA6213">
        <w:rPr>
          <w:rFonts w:cs="Helvetica"/>
          <w:color w:val="auto"/>
          <w:vertAlign w:val="superscript"/>
        </w:rPr>
        <w:t>®</w:t>
      </w:r>
      <w:r w:rsidRPr="00CA6213">
        <w:rPr>
          <w:color w:val="auto"/>
        </w:rPr>
        <w:t xml:space="preserve"> is a registered trademark of </w:t>
      </w:r>
      <w:proofErr w:type="spellStart"/>
      <w:r w:rsidRPr="00CA6213">
        <w:rPr>
          <w:color w:val="auto"/>
        </w:rPr>
        <w:t>Netgear</w:t>
      </w:r>
      <w:proofErr w:type="spellEnd"/>
      <w:r w:rsidRPr="00CA6213">
        <w:rPr>
          <w:color w:val="auto"/>
        </w:rPr>
        <w:t>, Inc., used under license.</w:t>
      </w:r>
    </w:p>
    <w:p w14:paraId="0F28D195" w14:textId="77777777" w:rsidR="00213991" w:rsidRPr="00CA6213" w:rsidRDefault="00213991" w:rsidP="00213991">
      <w:pPr>
        <w:rPr>
          <w:color w:val="auto"/>
        </w:rPr>
      </w:pPr>
      <w:r w:rsidRPr="00CA6213">
        <w:rPr>
          <w:color w:val="auto"/>
        </w:rPr>
        <w:t>Windows</w:t>
      </w:r>
      <w:r w:rsidRPr="00CA6213">
        <w:rPr>
          <w:rFonts w:cs="Helvetica"/>
          <w:color w:val="auto"/>
          <w:vertAlign w:val="superscript"/>
        </w:rPr>
        <w:t>®</w:t>
      </w:r>
      <w:r w:rsidRPr="00CA6213">
        <w:rPr>
          <w:color w:val="auto"/>
        </w:rPr>
        <w:t xml:space="preserve"> and Windows Vista</w:t>
      </w:r>
      <w:r w:rsidRPr="00CA6213">
        <w:rPr>
          <w:rFonts w:cs="Helvetica"/>
          <w:color w:val="auto"/>
          <w:vertAlign w:val="superscript"/>
        </w:rPr>
        <w:t>®</w:t>
      </w:r>
      <w:r w:rsidRPr="00CA6213">
        <w:rPr>
          <w:color w:val="auto"/>
        </w:rPr>
        <w:t xml:space="preserve"> are registered trademarks of Microsoft Corporation.</w:t>
      </w:r>
    </w:p>
    <w:p w14:paraId="2BFCE76B" w14:textId="77777777" w:rsidR="00213991" w:rsidRPr="00CA6213" w:rsidRDefault="00213991" w:rsidP="00213991">
      <w:pPr>
        <w:rPr>
          <w:color w:val="auto"/>
        </w:rPr>
      </w:pPr>
      <w:r w:rsidRPr="00CA6213">
        <w:rPr>
          <w:color w:val="auto"/>
        </w:rPr>
        <w:t>Macintosh</w:t>
      </w:r>
      <w:r w:rsidRPr="00CA6213">
        <w:rPr>
          <w:rFonts w:cs="Helvetica"/>
          <w:color w:val="auto"/>
          <w:vertAlign w:val="superscript"/>
        </w:rPr>
        <w:t>®</w:t>
      </w:r>
      <w:r w:rsidRPr="00CA6213">
        <w:rPr>
          <w:color w:val="auto"/>
        </w:rPr>
        <w:t xml:space="preserve"> and Mac OS X</w:t>
      </w:r>
      <w:r w:rsidRPr="00CA6213">
        <w:rPr>
          <w:rFonts w:cs="Helvetica"/>
          <w:color w:val="auto"/>
          <w:vertAlign w:val="superscript"/>
        </w:rPr>
        <w:t>®</w:t>
      </w:r>
      <w:r w:rsidRPr="00CA6213">
        <w:rPr>
          <w:color w:val="auto"/>
        </w:rPr>
        <w:t xml:space="preserve"> are registered trademarks of Apple Inc., registered in the U.S. and other countries.</w:t>
      </w:r>
    </w:p>
    <w:p w14:paraId="2046C6BE" w14:textId="77777777" w:rsidR="00213991" w:rsidRPr="00CA6213" w:rsidRDefault="00213991" w:rsidP="00213991">
      <w:pPr>
        <w:rPr>
          <w:color w:val="auto"/>
        </w:rPr>
      </w:pPr>
      <w:r w:rsidRPr="00CA6213">
        <w:rPr>
          <w:color w:val="auto"/>
        </w:rPr>
        <w:t>QUALCOMM</w:t>
      </w:r>
      <w:r w:rsidRPr="00CA6213">
        <w:rPr>
          <w:rFonts w:cs="Helvetica"/>
          <w:color w:val="auto"/>
          <w:vertAlign w:val="superscript"/>
        </w:rPr>
        <w:t>®</w:t>
      </w:r>
      <w:r w:rsidRPr="00CA6213">
        <w:rPr>
          <w:color w:val="auto"/>
        </w:rPr>
        <w:t xml:space="preserve"> is a registered trademark of QUALCOMM Incorporated.  Used under license.</w:t>
      </w:r>
    </w:p>
    <w:p w14:paraId="56433CD1" w14:textId="77777777" w:rsidR="00DD0095" w:rsidRPr="00CA6213" w:rsidRDefault="00213991" w:rsidP="00213991">
      <w:pPr>
        <w:rPr>
          <w:color w:val="auto"/>
        </w:rPr>
      </w:pPr>
      <w:r w:rsidRPr="00CA6213">
        <w:rPr>
          <w:color w:val="auto"/>
        </w:rPr>
        <w:t>Other trademarks are the property of their respective owners.</w:t>
      </w:r>
    </w:p>
    <w:p w14:paraId="6C80F6F0" w14:textId="77777777" w:rsidR="00DD0095" w:rsidRPr="00CA6213" w:rsidRDefault="00DD0095" w:rsidP="00DD0095">
      <w:pPr>
        <w:pStyle w:val="BoilerplateTitles"/>
        <w:rPr>
          <w:color w:val="auto"/>
        </w:rPr>
      </w:pPr>
      <w:r w:rsidRPr="00CA6213">
        <w:rPr>
          <w:color w:val="auto"/>
        </w:rPr>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CA6213" w:rsidRPr="00CA6213"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CA6213" w:rsidRDefault="00213991" w:rsidP="00B44287">
            <w:pPr>
              <w:pStyle w:val="TableBody"/>
              <w:keepNext/>
              <w:jc w:val="right"/>
              <w:rPr>
                <w:bCs/>
                <w:color w:val="auto"/>
              </w:rPr>
            </w:pPr>
            <w:r w:rsidRPr="00CA6213">
              <w:rPr>
                <w:bCs/>
                <w:color w:val="auto"/>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CA6213" w:rsidRDefault="00213991" w:rsidP="00B44287">
            <w:pPr>
              <w:pStyle w:val="TableBody"/>
              <w:keepNext/>
              <w:rPr>
                <w:bCs/>
                <w:color w:val="auto"/>
              </w:rPr>
            </w:pPr>
            <w:r w:rsidRPr="00CA6213">
              <w:rPr>
                <w:bCs/>
                <w:color w:val="auto"/>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CA6213" w:rsidRDefault="00213991" w:rsidP="00B44287">
            <w:pPr>
              <w:pStyle w:val="TableBody"/>
              <w:keepNext/>
              <w:rPr>
                <w:bCs/>
                <w:color w:val="auto"/>
              </w:rPr>
            </w:pPr>
            <w:r w:rsidRPr="00CA6213">
              <w:rPr>
                <w:bCs/>
                <w:color w:val="auto"/>
              </w:rPr>
              <w:t>1-604-232-1488</w:t>
            </w:r>
          </w:p>
        </w:tc>
      </w:tr>
      <w:tr w:rsidR="00CA6213" w:rsidRPr="00CA6213" w14:paraId="3C01912A" w14:textId="77777777" w:rsidTr="00B44287">
        <w:trPr>
          <w:cantSplit/>
        </w:trPr>
        <w:tc>
          <w:tcPr>
            <w:tcW w:w="1666" w:type="pct"/>
            <w:vMerge/>
            <w:shd w:val="clear" w:color="auto" w:fill="auto"/>
            <w:vAlign w:val="center"/>
          </w:tcPr>
          <w:p w14:paraId="18D4B5C4" w14:textId="77777777" w:rsidR="00213991" w:rsidRPr="00CA6213" w:rsidRDefault="00213991" w:rsidP="00B44287">
            <w:pPr>
              <w:pStyle w:val="TableBody"/>
              <w:jc w:val="right"/>
              <w:rPr>
                <w:color w:val="auto"/>
              </w:rPr>
            </w:pPr>
          </w:p>
        </w:tc>
        <w:tc>
          <w:tcPr>
            <w:tcW w:w="1667" w:type="pct"/>
            <w:shd w:val="clear" w:color="auto" w:fill="auto"/>
            <w:vAlign w:val="center"/>
          </w:tcPr>
          <w:p w14:paraId="334DF001" w14:textId="77777777" w:rsidR="00213991" w:rsidRPr="00CA6213" w:rsidRDefault="00213991" w:rsidP="00B44287">
            <w:pPr>
              <w:pStyle w:val="TableBody"/>
              <w:rPr>
                <w:color w:val="auto"/>
              </w:rPr>
            </w:pPr>
            <w:r w:rsidRPr="00CA6213">
              <w:rPr>
                <w:color w:val="auto"/>
              </w:rPr>
              <w:t>Hours:</w:t>
            </w:r>
          </w:p>
        </w:tc>
        <w:tc>
          <w:tcPr>
            <w:tcW w:w="1667" w:type="pct"/>
            <w:shd w:val="clear" w:color="auto" w:fill="auto"/>
            <w:vAlign w:val="center"/>
          </w:tcPr>
          <w:p w14:paraId="4FFD1AFF" w14:textId="77777777" w:rsidR="00213991" w:rsidRPr="00CA6213" w:rsidRDefault="00213991" w:rsidP="00B44287">
            <w:pPr>
              <w:pStyle w:val="TableBody"/>
              <w:rPr>
                <w:color w:val="auto"/>
              </w:rPr>
            </w:pPr>
            <w:r w:rsidRPr="00CA6213">
              <w:rPr>
                <w:color w:val="auto"/>
              </w:rPr>
              <w:t>8:00 AM to 5:00 PM Pacific Time</w:t>
            </w:r>
          </w:p>
        </w:tc>
      </w:tr>
      <w:tr w:rsidR="00CA6213" w:rsidRPr="00CA6213" w14:paraId="4873CE9F" w14:textId="77777777" w:rsidTr="00B44287">
        <w:trPr>
          <w:cantSplit/>
        </w:trPr>
        <w:tc>
          <w:tcPr>
            <w:tcW w:w="1666" w:type="pct"/>
            <w:vMerge/>
            <w:shd w:val="clear" w:color="auto" w:fill="auto"/>
            <w:vAlign w:val="center"/>
          </w:tcPr>
          <w:p w14:paraId="232ABAA5" w14:textId="77777777" w:rsidR="00213991" w:rsidRPr="00CA6213" w:rsidRDefault="00213991" w:rsidP="00B44287">
            <w:pPr>
              <w:pStyle w:val="TableBody"/>
              <w:jc w:val="right"/>
              <w:rPr>
                <w:color w:val="auto"/>
              </w:rPr>
            </w:pPr>
          </w:p>
        </w:tc>
        <w:tc>
          <w:tcPr>
            <w:tcW w:w="1667" w:type="pct"/>
            <w:shd w:val="clear" w:color="auto" w:fill="auto"/>
            <w:vAlign w:val="center"/>
          </w:tcPr>
          <w:p w14:paraId="3947233C" w14:textId="77777777" w:rsidR="00213991" w:rsidRPr="00CA6213" w:rsidRDefault="00213991" w:rsidP="00B44287">
            <w:pPr>
              <w:pStyle w:val="TableBody"/>
              <w:rPr>
                <w:color w:val="auto"/>
              </w:rPr>
            </w:pPr>
            <w:r w:rsidRPr="00CA6213">
              <w:rPr>
                <w:color w:val="auto"/>
              </w:rPr>
              <w:t>E-mail:</w:t>
            </w:r>
          </w:p>
        </w:tc>
        <w:tc>
          <w:tcPr>
            <w:tcW w:w="1667" w:type="pct"/>
            <w:shd w:val="clear" w:color="auto" w:fill="auto"/>
            <w:vAlign w:val="center"/>
          </w:tcPr>
          <w:p w14:paraId="791F7FB9" w14:textId="77777777" w:rsidR="00213991" w:rsidRPr="00CA6213" w:rsidRDefault="00CA6213" w:rsidP="00B44287">
            <w:pPr>
              <w:pStyle w:val="TableBody"/>
              <w:rPr>
                <w:color w:val="auto"/>
              </w:rPr>
            </w:pPr>
            <w:hyperlink r:id="rId11" w:history="1">
              <w:r w:rsidR="00213991" w:rsidRPr="00CA6213">
                <w:rPr>
                  <w:rStyle w:val="Hyperlink"/>
                  <w:color w:val="auto"/>
                </w:rPr>
                <w:t>sales@sierrawireless.com</w:t>
              </w:r>
            </w:hyperlink>
          </w:p>
        </w:tc>
      </w:tr>
      <w:tr w:rsidR="00CA6213" w:rsidRPr="00CA6213" w14:paraId="50886EE0" w14:textId="77777777" w:rsidTr="00B44287">
        <w:trPr>
          <w:cantSplit/>
        </w:trPr>
        <w:tc>
          <w:tcPr>
            <w:tcW w:w="1666" w:type="pct"/>
            <w:shd w:val="clear" w:color="auto" w:fill="auto"/>
            <w:vAlign w:val="center"/>
          </w:tcPr>
          <w:p w14:paraId="1DCA91B1" w14:textId="77777777" w:rsidR="00213991" w:rsidRPr="00CA6213" w:rsidRDefault="00213991" w:rsidP="00B44287">
            <w:pPr>
              <w:pStyle w:val="TableBody"/>
              <w:jc w:val="right"/>
              <w:rPr>
                <w:color w:val="auto"/>
              </w:rPr>
            </w:pPr>
            <w:r w:rsidRPr="00CA6213">
              <w:rPr>
                <w:color w:val="auto"/>
              </w:rPr>
              <w:t>Post:</w:t>
            </w:r>
          </w:p>
        </w:tc>
        <w:tc>
          <w:tcPr>
            <w:tcW w:w="3334" w:type="pct"/>
            <w:gridSpan w:val="2"/>
            <w:shd w:val="clear" w:color="auto" w:fill="auto"/>
            <w:vAlign w:val="center"/>
          </w:tcPr>
          <w:p w14:paraId="7F43E44D" w14:textId="77777777" w:rsidR="00213991" w:rsidRPr="00CA6213" w:rsidRDefault="00213991" w:rsidP="00B44287">
            <w:pPr>
              <w:pStyle w:val="TableBody"/>
              <w:rPr>
                <w:color w:val="auto"/>
              </w:rPr>
            </w:pPr>
            <w:r w:rsidRPr="00CA6213">
              <w:rPr>
                <w:color w:val="auto"/>
              </w:rPr>
              <w:t>Sierra Wireless</w:t>
            </w:r>
          </w:p>
          <w:p w14:paraId="6A9A563B" w14:textId="77777777" w:rsidR="00213991" w:rsidRPr="00CA6213" w:rsidRDefault="00213991" w:rsidP="00B44287">
            <w:pPr>
              <w:pStyle w:val="TableBody"/>
              <w:rPr>
                <w:color w:val="auto"/>
              </w:rPr>
            </w:pPr>
            <w:r w:rsidRPr="00CA6213">
              <w:rPr>
                <w:color w:val="auto"/>
              </w:rPr>
              <w:t>13811 Wireless Way</w:t>
            </w:r>
          </w:p>
          <w:p w14:paraId="3DEB03CE" w14:textId="77777777" w:rsidR="00213991" w:rsidRPr="00CA6213" w:rsidRDefault="00213991" w:rsidP="00B44287">
            <w:pPr>
              <w:pStyle w:val="TableBody"/>
              <w:rPr>
                <w:color w:val="auto"/>
              </w:rPr>
            </w:pPr>
            <w:r w:rsidRPr="00CA6213">
              <w:rPr>
                <w:color w:val="auto"/>
              </w:rPr>
              <w:t>Richmond, BC</w:t>
            </w:r>
          </w:p>
          <w:p w14:paraId="7BFDBEAA" w14:textId="77777777" w:rsidR="00213991" w:rsidRPr="00CA6213" w:rsidRDefault="00213991" w:rsidP="00B44287">
            <w:pPr>
              <w:pStyle w:val="TableBody"/>
              <w:rPr>
                <w:color w:val="auto"/>
              </w:rPr>
            </w:pPr>
            <w:r w:rsidRPr="00CA6213">
              <w:rPr>
                <w:color w:val="auto"/>
              </w:rPr>
              <w:t>Canada                      V6V 3A4</w:t>
            </w:r>
          </w:p>
        </w:tc>
      </w:tr>
      <w:tr w:rsidR="00CA6213" w:rsidRPr="00CA6213" w14:paraId="0AE0E711" w14:textId="77777777" w:rsidTr="00B44287">
        <w:trPr>
          <w:cantSplit/>
          <w:trHeight w:val="300"/>
        </w:trPr>
        <w:tc>
          <w:tcPr>
            <w:tcW w:w="1666" w:type="pct"/>
            <w:shd w:val="clear" w:color="auto" w:fill="auto"/>
            <w:vAlign w:val="center"/>
          </w:tcPr>
          <w:p w14:paraId="1D126F9A" w14:textId="77777777" w:rsidR="00213991" w:rsidRPr="00CA6213" w:rsidRDefault="00213991" w:rsidP="00B44287">
            <w:pPr>
              <w:pStyle w:val="TableBody"/>
              <w:jc w:val="right"/>
              <w:rPr>
                <w:color w:val="auto"/>
              </w:rPr>
            </w:pPr>
            <w:r w:rsidRPr="00CA6213">
              <w:rPr>
                <w:color w:val="auto"/>
              </w:rPr>
              <w:t>Technical Support:</w:t>
            </w:r>
          </w:p>
        </w:tc>
        <w:tc>
          <w:tcPr>
            <w:tcW w:w="3334" w:type="pct"/>
            <w:gridSpan w:val="2"/>
            <w:shd w:val="clear" w:color="auto" w:fill="auto"/>
            <w:vAlign w:val="center"/>
          </w:tcPr>
          <w:p w14:paraId="675033D2" w14:textId="77777777" w:rsidR="00213991" w:rsidRPr="00CA6213" w:rsidRDefault="00CA6213" w:rsidP="00B44287">
            <w:pPr>
              <w:pStyle w:val="TableBody"/>
              <w:rPr>
                <w:color w:val="auto"/>
              </w:rPr>
            </w:pPr>
            <w:hyperlink r:id="rId12" w:history="1">
              <w:r w:rsidR="00213991" w:rsidRPr="00CA6213">
                <w:rPr>
                  <w:rStyle w:val="Hyperlink"/>
                  <w:rFonts w:eastAsia="SimSun"/>
                  <w:color w:val="auto"/>
                </w:rPr>
                <w:t>support@sierrawireless.com</w:t>
              </w:r>
            </w:hyperlink>
          </w:p>
        </w:tc>
      </w:tr>
      <w:tr w:rsidR="00CA6213" w:rsidRPr="00CA6213" w14:paraId="1DD88709" w14:textId="77777777" w:rsidTr="00B44287">
        <w:trPr>
          <w:cantSplit/>
        </w:trPr>
        <w:tc>
          <w:tcPr>
            <w:tcW w:w="1666" w:type="pct"/>
            <w:shd w:val="clear" w:color="auto" w:fill="auto"/>
            <w:vAlign w:val="center"/>
          </w:tcPr>
          <w:p w14:paraId="710D409A" w14:textId="77777777" w:rsidR="00213991" w:rsidRPr="00CA6213" w:rsidRDefault="00213991" w:rsidP="00B44287">
            <w:pPr>
              <w:pStyle w:val="TableBody"/>
              <w:jc w:val="right"/>
              <w:rPr>
                <w:color w:val="auto"/>
              </w:rPr>
            </w:pPr>
            <w:r w:rsidRPr="00CA6213">
              <w:rPr>
                <w:color w:val="auto"/>
              </w:rPr>
              <w:t>RMA Support:</w:t>
            </w:r>
          </w:p>
        </w:tc>
        <w:tc>
          <w:tcPr>
            <w:tcW w:w="3334" w:type="pct"/>
            <w:gridSpan w:val="2"/>
            <w:shd w:val="clear" w:color="auto" w:fill="auto"/>
            <w:vAlign w:val="center"/>
          </w:tcPr>
          <w:p w14:paraId="24745473" w14:textId="77777777" w:rsidR="00213991" w:rsidRPr="00CA6213" w:rsidRDefault="00CA6213" w:rsidP="00B44287">
            <w:pPr>
              <w:pStyle w:val="TableBody"/>
              <w:rPr>
                <w:color w:val="auto"/>
              </w:rPr>
            </w:pPr>
            <w:hyperlink r:id="rId13" w:history="1">
              <w:r w:rsidR="00213991" w:rsidRPr="00CA6213">
                <w:rPr>
                  <w:rStyle w:val="Hyperlink"/>
                  <w:rFonts w:eastAsia="SimSun"/>
                  <w:color w:val="auto"/>
                </w:rPr>
                <w:t>repairs@sierrawireless.com</w:t>
              </w:r>
            </w:hyperlink>
          </w:p>
        </w:tc>
      </w:tr>
      <w:tr w:rsidR="00CA6213" w:rsidRPr="00CA6213" w14:paraId="76B7F966" w14:textId="77777777" w:rsidTr="00B44287">
        <w:trPr>
          <w:cantSplit/>
        </w:trPr>
        <w:tc>
          <w:tcPr>
            <w:tcW w:w="1666" w:type="pct"/>
            <w:shd w:val="clear" w:color="auto" w:fill="auto"/>
            <w:vAlign w:val="center"/>
          </w:tcPr>
          <w:p w14:paraId="16C13425" w14:textId="77777777" w:rsidR="00213991" w:rsidRPr="00CA6213" w:rsidRDefault="00213991" w:rsidP="00B44287">
            <w:pPr>
              <w:pStyle w:val="TableBody"/>
              <w:jc w:val="right"/>
              <w:rPr>
                <w:color w:val="auto"/>
              </w:rPr>
            </w:pPr>
            <w:r w:rsidRPr="00CA6213">
              <w:rPr>
                <w:color w:val="auto"/>
              </w:rPr>
              <w:t>Fax:</w:t>
            </w:r>
          </w:p>
        </w:tc>
        <w:tc>
          <w:tcPr>
            <w:tcW w:w="3334" w:type="pct"/>
            <w:gridSpan w:val="2"/>
            <w:shd w:val="clear" w:color="auto" w:fill="auto"/>
            <w:vAlign w:val="center"/>
          </w:tcPr>
          <w:p w14:paraId="0CFA3B0C" w14:textId="77777777" w:rsidR="00213991" w:rsidRPr="00CA6213" w:rsidRDefault="00213991" w:rsidP="00B44287">
            <w:pPr>
              <w:pStyle w:val="TableBody"/>
              <w:rPr>
                <w:color w:val="auto"/>
              </w:rPr>
            </w:pPr>
            <w:r w:rsidRPr="00CA6213">
              <w:rPr>
                <w:color w:val="auto"/>
              </w:rPr>
              <w:t>1-604-231-1109</w:t>
            </w:r>
          </w:p>
        </w:tc>
      </w:tr>
      <w:tr w:rsidR="00CA6213" w:rsidRPr="00CA6213"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CA6213" w:rsidRDefault="00213991" w:rsidP="00B44287">
            <w:pPr>
              <w:pStyle w:val="TableBody"/>
              <w:jc w:val="right"/>
              <w:rPr>
                <w:color w:val="auto"/>
              </w:rPr>
            </w:pPr>
            <w:r w:rsidRPr="00CA6213">
              <w:rPr>
                <w:color w:val="auto"/>
              </w:rPr>
              <w:t>Web:</w:t>
            </w:r>
          </w:p>
        </w:tc>
        <w:tc>
          <w:tcPr>
            <w:tcW w:w="3334" w:type="pct"/>
            <w:gridSpan w:val="2"/>
            <w:tcBorders>
              <w:top w:val="nil"/>
              <w:bottom w:val="single" w:sz="18" w:space="0" w:color="000000"/>
            </w:tcBorders>
            <w:shd w:val="clear" w:color="auto" w:fill="auto"/>
            <w:vAlign w:val="center"/>
          </w:tcPr>
          <w:p w14:paraId="7405638E" w14:textId="77777777" w:rsidR="00213991" w:rsidRPr="00CA6213" w:rsidRDefault="00CA6213" w:rsidP="00B44287">
            <w:pPr>
              <w:pStyle w:val="TableBody"/>
              <w:rPr>
                <w:color w:val="auto"/>
              </w:rPr>
            </w:pPr>
            <w:hyperlink r:id="rId14" w:history="1">
              <w:r w:rsidR="00213991" w:rsidRPr="00CA6213">
                <w:rPr>
                  <w:rStyle w:val="Hyperlink"/>
                  <w:color w:val="auto"/>
                </w:rPr>
                <w:t>www.sierrawireless.com</w:t>
              </w:r>
            </w:hyperlink>
          </w:p>
        </w:tc>
      </w:tr>
    </w:tbl>
    <w:p w14:paraId="78336E79" w14:textId="77777777" w:rsidR="00DD0095" w:rsidRPr="00CA6213" w:rsidRDefault="00DD0095" w:rsidP="004B52C4">
      <w:pPr>
        <w:rPr>
          <w:rStyle w:val="Hyperlink"/>
          <w:rFonts w:cs="Arial"/>
          <w:color w:val="auto"/>
        </w:rPr>
      </w:pPr>
      <w:r w:rsidRPr="00CA6213">
        <w:rPr>
          <w:color w:val="auto"/>
        </w:rPr>
        <w:t xml:space="preserve">Consult our website for up-to-date product descriptions, documentation, application notes, firmware upgrades, troubleshooting tips, and press releases: </w:t>
      </w:r>
      <w:hyperlink r:id="rId15" w:history="1">
        <w:r w:rsidRPr="00CA6213">
          <w:rPr>
            <w:rStyle w:val="Hyperlink"/>
            <w:rFonts w:cs="Arial"/>
            <w:color w:val="auto"/>
          </w:rPr>
          <w:t>www.sierrawireless.com</w:t>
        </w:r>
      </w:hyperlink>
      <w:bookmarkEnd w:id="3"/>
    </w:p>
    <w:p w14:paraId="682222DF" w14:textId="77777777" w:rsidR="00430E5F" w:rsidRPr="00CA6213" w:rsidRDefault="00430E5F">
      <w:pPr>
        <w:rPr>
          <w:rFonts w:ascii="Arial" w:eastAsia="SimSun" w:hAnsi="Arial" w:cs="Lucida Sans Unicode"/>
          <w:b/>
          <w:color w:val="auto"/>
          <w:sz w:val="44"/>
          <w:szCs w:val="48"/>
          <w:lang w:eastAsia="zh-CN"/>
        </w:rPr>
      </w:pPr>
      <w:r w:rsidRPr="00CA6213">
        <w:rPr>
          <w:color w:val="auto"/>
        </w:rPr>
        <w:br w:type="page"/>
      </w:r>
    </w:p>
    <w:p w14:paraId="00A0BC3A" w14:textId="77777777" w:rsidR="00F63A9C" w:rsidRPr="00CA6213" w:rsidRDefault="00F63A9C" w:rsidP="00F63A9C">
      <w:pPr>
        <w:pStyle w:val="BoilerplateTitles"/>
        <w:rPr>
          <w:color w:val="auto"/>
        </w:rPr>
      </w:pPr>
      <w:commentRangeStart w:id="4"/>
      <w:r w:rsidRPr="00CA6213">
        <w:rPr>
          <w:color w:val="auto"/>
        </w:rPr>
        <w:lastRenderedPageBreak/>
        <w:t>Document History</w:t>
      </w:r>
      <w:commentRangeEnd w:id="4"/>
      <w:r w:rsidR="0056113C" w:rsidRPr="00CA6213">
        <w:rPr>
          <w:rStyle w:val="CommentReference"/>
          <w:rFonts w:ascii="Verdana" w:eastAsia="Times New Roman" w:hAnsi="Verdana" w:cs="Times New Roman"/>
          <w:b w:val="0"/>
          <w:color w:val="auto"/>
          <w:lang w:eastAsia="en-US"/>
        </w:rPr>
        <w:commentReference w:id="4"/>
      </w:r>
    </w:p>
    <w:tbl>
      <w:tblPr>
        <w:tblStyle w:val="TableSWI"/>
        <w:tblW w:w="5000" w:type="pct"/>
        <w:tblLook w:val="01E0" w:firstRow="1" w:lastRow="1" w:firstColumn="1" w:lastColumn="1" w:noHBand="0" w:noVBand="0"/>
      </w:tblPr>
      <w:tblGrid>
        <w:gridCol w:w="947"/>
        <w:gridCol w:w="1745"/>
        <w:gridCol w:w="6331"/>
      </w:tblGrid>
      <w:tr w:rsidR="00CA6213" w:rsidRPr="00CA6213"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CA6213" w:rsidRDefault="00F63A9C" w:rsidP="00AE4F6B">
            <w:pPr>
              <w:pStyle w:val="TableColumnHead"/>
              <w:spacing w:before="144" w:after="144"/>
              <w:rPr>
                <w:color w:val="auto"/>
              </w:rPr>
            </w:pPr>
            <w:r w:rsidRPr="00CA6213">
              <w:rPr>
                <w:color w:val="auto"/>
              </w:rPr>
              <w:t>Version</w:t>
            </w:r>
          </w:p>
        </w:tc>
        <w:tc>
          <w:tcPr>
            <w:tcW w:w="973" w:type="pct"/>
          </w:tcPr>
          <w:p w14:paraId="0BB05D2F" w14:textId="77777777" w:rsidR="00F63A9C" w:rsidRPr="00CA6213" w:rsidRDefault="00F63A9C" w:rsidP="00AE4F6B">
            <w:pPr>
              <w:pStyle w:val="TableColumnHead"/>
              <w:spacing w:before="144" w:after="144"/>
              <w:rPr>
                <w:color w:val="auto"/>
              </w:rPr>
            </w:pPr>
            <w:r w:rsidRPr="00CA6213">
              <w:rPr>
                <w:color w:val="auto"/>
              </w:rPr>
              <w:t>Date</w:t>
            </w:r>
          </w:p>
        </w:tc>
        <w:tc>
          <w:tcPr>
            <w:tcW w:w="3514" w:type="pct"/>
          </w:tcPr>
          <w:p w14:paraId="07F380D9" w14:textId="77777777" w:rsidR="00F63A9C" w:rsidRPr="00CA6213" w:rsidRDefault="00F63A9C" w:rsidP="00AE4F6B">
            <w:pPr>
              <w:pStyle w:val="TableColumnHead"/>
              <w:spacing w:before="144" w:after="144"/>
              <w:rPr>
                <w:color w:val="auto"/>
              </w:rPr>
            </w:pPr>
            <w:r w:rsidRPr="00CA6213">
              <w:rPr>
                <w:color w:val="auto"/>
              </w:rPr>
              <w:t>Updates</w:t>
            </w:r>
          </w:p>
        </w:tc>
      </w:tr>
      <w:tr w:rsidR="00CA6213" w:rsidRPr="00CA6213" w14:paraId="30719A6A" w14:textId="77777777" w:rsidTr="00413DD8">
        <w:tc>
          <w:tcPr>
            <w:tcW w:w="513" w:type="pct"/>
          </w:tcPr>
          <w:p w14:paraId="34B20E5E" w14:textId="77777777" w:rsidR="00F63A9C" w:rsidRPr="00CA6213" w:rsidRDefault="00910FE9" w:rsidP="00C9250A">
            <w:pPr>
              <w:pStyle w:val="TableBody"/>
              <w:rPr>
                <w:color w:val="auto"/>
              </w:rPr>
            </w:pPr>
            <w:r w:rsidRPr="00CA6213">
              <w:rPr>
                <w:color w:val="auto"/>
              </w:rPr>
              <w:t>R01.00</w:t>
            </w:r>
          </w:p>
        </w:tc>
        <w:tc>
          <w:tcPr>
            <w:tcW w:w="973" w:type="pct"/>
          </w:tcPr>
          <w:p w14:paraId="2DDDFF35" w14:textId="77777777" w:rsidR="00F63A9C" w:rsidRPr="00CA6213" w:rsidRDefault="00747FE0" w:rsidP="00C9250A">
            <w:pPr>
              <w:pStyle w:val="TableBody"/>
              <w:rPr>
                <w:color w:val="auto"/>
              </w:rPr>
            </w:pPr>
            <w:r w:rsidRPr="00CA6213">
              <w:rPr>
                <w:color w:val="auto"/>
              </w:rPr>
              <w:t>December 7</w:t>
            </w:r>
            <w:r w:rsidRPr="00CA6213">
              <w:rPr>
                <w:color w:val="auto"/>
                <w:vertAlign w:val="superscript"/>
              </w:rPr>
              <w:t>th</w:t>
            </w:r>
            <w:r w:rsidR="005D6EE8" w:rsidRPr="00CA6213">
              <w:rPr>
                <w:color w:val="auto"/>
              </w:rPr>
              <w:t>,</w:t>
            </w:r>
            <w:r w:rsidR="00F63A9C" w:rsidRPr="00CA6213">
              <w:rPr>
                <w:color w:val="auto"/>
              </w:rPr>
              <w:t xml:space="preserve"> 20</w:t>
            </w:r>
            <w:r w:rsidR="00F31881" w:rsidRPr="00CA6213">
              <w:rPr>
                <w:color w:val="auto"/>
              </w:rPr>
              <w:t>1</w:t>
            </w:r>
            <w:r w:rsidRPr="00CA6213">
              <w:rPr>
                <w:color w:val="auto"/>
              </w:rPr>
              <w:t>6</w:t>
            </w:r>
          </w:p>
        </w:tc>
        <w:tc>
          <w:tcPr>
            <w:tcW w:w="3514" w:type="pct"/>
          </w:tcPr>
          <w:p w14:paraId="38946849" w14:textId="77777777" w:rsidR="00F63A9C" w:rsidRPr="00CA6213" w:rsidRDefault="00F63A9C" w:rsidP="005C3A0B">
            <w:pPr>
              <w:pStyle w:val="TableBody"/>
              <w:rPr>
                <w:color w:val="auto"/>
              </w:rPr>
            </w:pPr>
            <w:r w:rsidRPr="00CA6213">
              <w:rPr>
                <w:color w:val="auto"/>
              </w:rPr>
              <w:t>Creation</w:t>
            </w:r>
          </w:p>
        </w:tc>
      </w:tr>
      <w:tr w:rsidR="00CA6213" w:rsidRPr="00CA6213" w14:paraId="02A06814" w14:textId="77777777" w:rsidTr="00413DD8">
        <w:tc>
          <w:tcPr>
            <w:tcW w:w="513" w:type="pct"/>
          </w:tcPr>
          <w:p w14:paraId="113DA73B" w14:textId="77777777" w:rsidR="00F63A9C" w:rsidRPr="00CA6213" w:rsidRDefault="00910FE9" w:rsidP="005C3A0B">
            <w:pPr>
              <w:pStyle w:val="TableBody"/>
              <w:rPr>
                <w:color w:val="auto"/>
              </w:rPr>
            </w:pPr>
            <w:r w:rsidRPr="00CA6213">
              <w:rPr>
                <w:color w:val="auto"/>
              </w:rPr>
              <w:t>R01.01</w:t>
            </w:r>
          </w:p>
        </w:tc>
        <w:tc>
          <w:tcPr>
            <w:tcW w:w="973" w:type="pct"/>
          </w:tcPr>
          <w:p w14:paraId="05454A4B" w14:textId="77777777" w:rsidR="00F63A9C" w:rsidRPr="00CA6213" w:rsidRDefault="00747FE0" w:rsidP="005C3A0B">
            <w:pPr>
              <w:pStyle w:val="TableBody"/>
              <w:rPr>
                <w:color w:val="auto"/>
              </w:rPr>
            </w:pPr>
            <w:r w:rsidRPr="00CA6213">
              <w:rPr>
                <w:color w:val="auto"/>
              </w:rPr>
              <w:t>….</w:t>
            </w:r>
          </w:p>
        </w:tc>
        <w:tc>
          <w:tcPr>
            <w:tcW w:w="3514" w:type="pct"/>
          </w:tcPr>
          <w:p w14:paraId="4E3FDA24" w14:textId="77777777" w:rsidR="00F63A9C" w:rsidRPr="00CA6213" w:rsidRDefault="00747FE0" w:rsidP="003B6BF6">
            <w:pPr>
              <w:pStyle w:val="TableBody"/>
              <w:rPr>
                <w:color w:val="auto"/>
              </w:rPr>
            </w:pPr>
            <w:r w:rsidRPr="00CA6213">
              <w:rPr>
                <w:color w:val="auto"/>
              </w:rPr>
              <w:t>Update description</w:t>
            </w:r>
          </w:p>
        </w:tc>
      </w:tr>
      <w:tr w:rsidR="00CA6213" w:rsidRPr="00CA6213" w14:paraId="62EE3E4F" w14:textId="77777777" w:rsidTr="00413DD8">
        <w:tc>
          <w:tcPr>
            <w:tcW w:w="513" w:type="pct"/>
          </w:tcPr>
          <w:p w14:paraId="5EC5884D" w14:textId="77777777" w:rsidR="00E633AD" w:rsidRPr="00CA6213" w:rsidRDefault="00747FE0" w:rsidP="005C3A0B">
            <w:pPr>
              <w:pStyle w:val="TableBody"/>
              <w:rPr>
                <w:color w:val="auto"/>
              </w:rPr>
            </w:pPr>
            <w:r w:rsidRPr="00CA6213">
              <w:rPr>
                <w:color w:val="auto"/>
              </w:rPr>
              <w:t>…</w:t>
            </w:r>
          </w:p>
        </w:tc>
        <w:tc>
          <w:tcPr>
            <w:tcW w:w="973" w:type="pct"/>
          </w:tcPr>
          <w:p w14:paraId="5B0AE54A" w14:textId="77777777" w:rsidR="00E633AD" w:rsidRPr="00CA6213" w:rsidRDefault="00E633AD" w:rsidP="005C3A0B">
            <w:pPr>
              <w:pStyle w:val="TableBody"/>
              <w:rPr>
                <w:color w:val="auto"/>
              </w:rPr>
            </w:pPr>
          </w:p>
        </w:tc>
        <w:tc>
          <w:tcPr>
            <w:tcW w:w="3514" w:type="pct"/>
          </w:tcPr>
          <w:p w14:paraId="4C0B2744" w14:textId="77777777" w:rsidR="00E633AD" w:rsidRPr="00CA6213" w:rsidRDefault="00E633AD" w:rsidP="001F6AB3">
            <w:pPr>
              <w:pStyle w:val="TableBody"/>
              <w:rPr>
                <w:color w:val="auto"/>
              </w:rPr>
            </w:pPr>
          </w:p>
        </w:tc>
      </w:tr>
      <w:tr w:rsidR="00CA6213" w:rsidRPr="00CA6213" w14:paraId="42BB606D" w14:textId="77777777" w:rsidTr="00413DD8">
        <w:tc>
          <w:tcPr>
            <w:tcW w:w="513" w:type="pct"/>
          </w:tcPr>
          <w:p w14:paraId="68D93809" w14:textId="77777777" w:rsidR="00E633AD" w:rsidRPr="00CA6213" w:rsidRDefault="00E633AD" w:rsidP="005C3A0B">
            <w:pPr>
              <w:pStyle w:val="TableBody"/>
              <w:rPr>
                <w:color w:val="auto"/>
              </w:rPr>
            </w:pPr>
          </w:p>
        </w:tc>
        <w:tc>
          <w:tcPr>
            <w:tcW w:w="973" w:type="pct"/>
          </w:tcPr>
          <w:p w14:paraId="70479B37" w14:textId="77777777" w:rsidR="00E633AD" w:rsidRPr="00CA6213" w:rsidRDefault="00E633AD" w:rsidP="005C3A0B">
            <w:pPr>
              <w:pStyle w:val="TableBody"/>
              <w:rPr>
                <w:color w:val="auto"/>
              </w:rPr>
            </w:pPr>
          </w:p>
        </w:tc>
        <w:tc>
          <w:tcPr>
            <w:tcW w:w="3514" w:type="pct"/>
          </w:tcPr>
          <w:p w14:paraId="061A870B" w14:textId="77777777" w:rsidR="00E633AD" w:rsidRPr="00CA6213" w:rsidRDefault="00E633AD" w:rsidP="00BE3748">
            <w:pPr>
              <w:pStyle w:val="TableBody"/>
              <w:rPr>
                <w:color w:val="auto"/>
              </w:rPr>
            </w:pPr>
          </w:p>
        </w:tc>
      </w:tr>
      <w:tr w:rsidR="00CA6213" w:rsidRPr="00CA6213" w14:paraId="3E70968F" w14:textId="77777777" w:rsidTr="00413DD8">
        <w:tc>
          <w:tcPr>
            <w:tcW w:w="513" w:type="pct"/>
          </w:tcPr>
          <w:p w14:paraId="296F0E9D" w14:textId="77777777" w:rsidR="00E633AD" w:rsidRPr="00CA6213" w:rsidRDefault="00E633AD" w:rsidP="005C3A0B">
            <w:pPr>
              <w:pStyle w:val="TableBody"/>
              <w:rPr>
                <w:color w:val="auto"/>
              </w:rPr>
            </w:pPr>
          </w:p>
        </w:tc>
        <w:tc>
          <w:tcPr>
            <w:tcW w:w="973" w:type="pct"/>
          </w:tcPr>
          <w:p w14:paraId="24906EC9" w14:textId="77777777" w:rsidR="00E633AD" w:rsidRPr="00CA6213" w:rsidRDefault="00E633AD" w:rsidP="0004604B">
            <w:pPr>
              <w:pStyle w:val="TableBody"/>
              <w:rPr>
                <w:color w:val="auto"/>
              </w:rPr>
            </w:pPr>
          </w:p>
        </w:tc>
        <w:tc>
          <w:tcPr>
            <w:tcW w:w="3514" w:type="pct"/>
          </w:tcPr>
          <w:p w14:paraId="53F6CF03" w14:textId="77777777" w:rsidR="00BF7627" w:rsidRPr="00CA6213" w:rsidRDefault="00BF7627" w:rsidP="00AD2DE1">
            <w:pPr>
              <w:pStyle w:val="TableBody"/>
              <w:rPr>
                <w:color w:val="auto"/>
              </w:rPr>
            </w:pPr>
          </w:p>
        </w:tc>
      </w:tr>
      <w:tr w:rsidR="00CA6213" w:rsidRPr="00CA6213" w14:paraId="7423A1CE" w14:textId="77777777" w:rsidTr="00413DD8">
        <w:tc>
          <w:tcPr>
            <w:tcW w:w="513" w:type="pct"/>
          </w:tcPr>
          <w:p w14:paraId="004CB815" w14:textId="77777777" w:rsidR="00117B7A" w:rsidRPr="00CA6213" w:rsidRDefault="00117B7A" w:rsidP="005C3A0B">
            <w:pPr>
              <w:pStyle w:val="TableBody"/>
              <w:rPr>
                <w:color w:val="auto"/>
              </w:rPr>
            </w:pPr>
          </w:p>
        </w:tc>
        <w:tc>
          <w:tcPr>
            <w:tcW w:w="973" w:type="pct"/>
          </w:tcPr>
          <w:p w14:paraId="1A3E9FB9" w14:textId="77777777" w:rsidR="00117B7A" w:rsidRPr="00CA6213" w:rsidRDefault="00117B7A" w:rsidP="005C3A0B">
            <w:pPr>
              <w:pStyle w:val="TableBody"/>
              <w:rPr>
                <w:color w:val="auto"/>
              </w:rPr>
            </w:pPr>
          </w:p>
        </w:tc>
        <w:tc>
          <w:tcPr>
            <w:tcW w:w="3514" w:type="pct"/>
          </w:tcPr>
          <w:p w14:paraId="6F82487C" w14:textId="77777777" w:rsidR="00886F41" w:rsidRPr="00CA6213" w:rsidRDefault="00886F41" w:rsidP="00886F41">
            <w:pPr>
              <w:pStyle w:val="TableBody"/>
              <w:rPr>
                <w:color w:val="auto"/>
              </w:rPr>
            </w:pPr>
          </w:p>
        </w:tc>
      </w:tr>
      <w:tr w:rsidR="00CA6213" w:rsidRPr="00CA6213" w14:paraId="6E23EEFE" w14:textId="77777777" w:rsidTr="00413DD8">
        <w:tc>
          <w:tcPr>
            <w:tcW w:w="513" w:type="pct"/>
          </w:tcPr>
          <w:p w14:paraId="1603494F" w14:textId="77777777" w:rsidR="00886F41" w:rsidRPr="00CA6213" w:rsidRDefault="00886F41" w:rsidP="005C3A0B">
            <w:pPr>
              <w:pStyle w:val="TableBody"/>
              <w:rPr>
                <w:color w:val="auto"/>
              </w:rPr>
            </w:pPr>
          </w:p>
        </w:tc>
        <w:tc>
          <w:tcPr>
            <w:tcW w:w="973" w:type="pct"/>
          </w:tcPr>
          <w:p w14:paraId="17201DB7" w14:textId="77777777" w:rsidR="00886F41" w:rsidRPr="00CA6213" w:rsidRDefault="00886F41" w:rsidP="005C3A0B">
            <w:pPr>
              <w:pStyle w:val="TableBody"/>
              <w:rPr>
                <w:color w:val="auto"/>
              </w:rPr>
            </w:pPr>
          </w:p>
        </w:tc>
        <w:tc>
          <w:tcPr>
            <w:tcW w:w="3514" w:type="pct"/>
          </w:tcPr>
          <w:p w14:paraId="4620A9EE" w14:textId="77777777" w:rsidR="00957377" w:rsidRPr="00CA6213" w:rsidRDefault="00957377" w:rsidP="004A1885">
            <w:pPr>
              <w:pStyle w:val="TableBody"/>
              <w:rPr>
                <w:color w:val="auto"/>
              </w:rPr>
            </w:pPr>
          </w:p>
        </w:tc>
      </w:tr>
      <w:tr w:rsidR="00CA6213" w:rsidRPr="00CA6213" w14:paraId="5AF36541" w14:textId="77777777" w:rsidTr="00413DD8">
        <w:tc>
          <w:tcPr>
            <w:tcW w:w="513" w:type="pct"/>
          </w:tcPr>
          <w:p w14:paraId="739476D0" w14:textId="77777777" w:rsidR="002172C4" w:rsidRPr="00CA6213" w:rsidRDefault="002172C4" w:rsidP="005C3A0B">
            <w:pPr>
              <w:pStyle w:val="TableBody"/>
              <w:rPr>
                <w:color w:val="auto"/>
              </w:rPr>
            </w:pPr>
          </w:p>
        </w:tc>
        <w:tc>
          <w:tcPr>
            <w:tcW w:w="973" w:type="pct"/>
          </w:tcPr>
          <w:p w14:paraId="219F032C" w14:textId="77777777" w:rsidR="002172C4" w:rsidRPr="00CA6213" w:rsidRDefault="002172C4" w:rsidP="005C3A0B">
            <w:pPr>
              <w:pStyle w:val="TableBody"/>
              <w:rPr>
                <w:color w:val="auto"/>
              </w:rPr>
            </w:pPr>
          </w:p>
        </w:tc>
        <w:tc>
          <w:tcPr>
            <w:tcW w:w="3514" w:type="pct"/>
          </w:tcPr>
          <w:p w14:paraId="6C498154" w14:textId="77777777" w:rsidR="002172C4" w:rsidRPr="00CA6213" w:rsidRDefault="002172C4" w:rsidP="00886F41">
            <w:pPr>
              <w:pStyle w:val="TableBody"/>
              <w:rPr>
                <w:color w:val="auto"/>
              </w:rPr>
            </w:pPr>
          </w:p>
        </w:tc>
      </w:tr>
      <w:tr w:rsidR="00CA6213" w:rsidRPr="00CA6213"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Pr="00CA6213" w:rsidRDefault="00C8412B" w:rsidP="005C3A0B">
            <w:pPr>
              <w:pStyle w:val="TableBody"/>
              <w:rPr>
                <w:color w:val="auto"/>
              </w:rPr>
            </w:pPr>
          </w:p>
        </w:tc>
        <w:tc>
          <w:tcPr>
            <w:tcW w:w="973" w:type="pct"/>
          </w:tcPr>
          <w:p w14:paraId="46A12B30" w14:textId="77777777" w:rsidR="00C8412B" w:rsidRPr="00CA6213" w:rsidRDefault="00C8412B" w:rsidP="005C3A0B">
            <w:pPr>
              <w:pStyle w:val="TableBody"/>
              <w:cnfStyle w:val="010000000000" w:firstRow="0" w:lastRow="1" w:firstColumn="0" w:lastColumn="0" w:oddVBand="0" w:evenVBand="0" w:oddHBand="0" w:evenHBand="0" w:firstRowFirstColumn="0" w:firstRowLastColumn="0" w:lastRowFirstColumn="0" w:lastRowLastColumn="0"/>
              <w:rPr>
                <w:color w:val="auto"/>
              </w:rPr>
            </w:pPr>
          </w:p>
        </w:tc>
        <w:tc>
          <w:tcPr>
            <w:tcW w:w="3514" w:type="pct"/>
          </w:tcPr>
          <w:p w14:paraId="30029AD8" w14:textId="77777777" w:rsidR="00C8412B" w:rsidRPr="00CA6213" w:rsidRDefault="00C8412B" w:rsidP="00886F41">
            <w:pPr>
              <w:pStyle w:val="TableBody"/>
              <w:cnfStyle w:val="010000000000" w:firstRow="0" w:lastRow="1" w:firstColumn="0" w:lastColumn="0" w:oddVBand="0" w:evenVBand="0" w:oddHBand="0" w:evenHBand="0" w:firstRowFirstColumn="0" w:firstRowLastColumn="0" w:lastRowFirstColumn="0" w:lastRowLastColumn="0"/>
              <w:rPr>
                <w:color w:val="auto"/>
              </w:rPr>
            </w:pPr>
          </w:p>
        </w:tc>
      </w:tr>
    </w:tbl>
    <w:p w14:paraId="30F27425" w14:textId="77777777" w:rsidR="004F42B8" w:rsidRPr="00CA6213" w:rsidRDefault="004F42B8" w:rsidP="004F42B8">
      <w:pPr>
        <w:rPr>
          <w:color w:val="auto"/>
          <w:lang w:eastAsia="zh-CN"/>
        </w:rPr>
      </w:pPr>
    </w:p>
    <w:p w14:paraId="605E7D4A" w14:textId="77777777" w:rsidR="004F42B8" w:rsidRPr="00CA6213" w:rsidRDefault="004F42B8">
      <w:pPr>
        <w:rPr>
          <w:color w:val="auto"/>
          <w:lang w:eastAsia="zh-CN"/>
        </w:rPr>
      </w:pPr>
      <w:r w:rsidRPr="00CA6213">
        <w:rPr>
          <w:color w:val="auto"/>
          <w:lang w:eastAsia="zh-CN"/>
        </w:rPr>
        <w:br w:type="page"/>
      </w:r>
    </w:p>
    <w:sdt>
      <w:sdtPr>
        <w:rPr>
          <w:rFonts w:ascii="Helvetica" w:eastAsia="Times New Roman" w:hAnsi="Helvetica" w:cs="Times New Roman"/>
          <w:b w:val="0"/>
          <w:bCs w:val="0"/>
          <w:color w:val="auto"/>
          <w:sz w:val="20"/>
          <w:szCs w:val="24"/>
        </w:rPr>
        <w:id w:val="-797382935"/>
        <w:docPartObj>
          <w:docPartGallery w:val="Table of Contents"/>
          <w:docPartUnique/>
        </w:docPartObj>
      </w:sdtPr>
      <w:sdtEndPr>
        <w:rPr>
          <w:noProof/>
        </w:rPr>
      </w:sdtEndPr>
      <w:sdtContent>
        <w:p w14:paraId="23F97586" w14:textId="77777777" w:rsidR="004F42B8" w:rsidRPr="00CA6213" w:rsidRDefault="004F42B8">
          <w:pPr>
            <w:pStyle w:val="TOCHeading"/>
            <w:rPr>
              <w:color w:val="auto"/>
            </w:rPr>
          </w:pPr>
          <w:r w:rsidRPr="00CA6213">
            <w:rPr>
              <w:color w:val="auto"/>
            </w:rPr>
            <w:t>Contents</w:t>
          </w:r>
        </w:p>
        <w:p w14:paraId="6AA6D1FE" w14:textId="77777777" w:rsidR="00B13DA1" w:rsidRPr="00CA6213" w:rsidRDefault="004F42B8">
          <w:pPr>
            <w:pStyle w:val="TOC1"/>
            <w:rPr>
              <w:rFonts w:asciiTheme="minorHAnsi" w:eastAsiaTheme="minorEastAsia" w:hAnsiTheme="minorHAnsi" w:cstheme="minorBidi"/>
              <w:b w:val="0"/>
              <w:bCs w:val="0"/>
              <w:caps w:val="0"/>
              <w:color w:val="auto"/>
              <w:sz w:val="22"/>
              <w:szCs w:val="22"/>
              <w:lang w:val="fr-FR"/>
            </w:rPr>
          </w:pPr>
          <w:r w:rsidRPr="00CA6213">
            <w:rPr>
              <w:color w:val="auto"/>
            </w:rPr>
            <w:fldChar w:fldCharType="begin"/>
          </w:r>
          <w:r w:rsidRPr="00CA6213">
            <w:rPr>
              <w:color w:val="auto"/>
            </w:rPr>
            <w:instrText xml:space="preserve"> TOC \o "1-3" \h \z \u </w:instrText>
          </w:r>
          <w:r w:rsidRPr="00CA6213">
            <w:rPr>
              <w:color w:val="auto"/>
            </w:rPr>
            <w:fldChar w:fldCharType="separate"/>
          </w:r>
          <w:hyperlink w:anchor="_Toc475032346" w:history="1">
            <w:r w:rsidR="00B13DA1" w:rsidRPr="00CA6213">
              <w:rPr>
                <w:rStyle w:val="Hyperlink"/>
                <w:color w:val="auto"/>
              </w:rPr>
              <w:t>1.</w:t>
            </w:r>
            <w:r w:rsidR="00B13DA1" w:rsidRPr="00CA6213">
              <w:rPr>
                <w:rFonts w:asciiTheme="minorHAnsi" w:eastAsiaTheme="minorEastAsia" w:hAnsiTheme="minorHAnsi" w:cstheme="minorBidi"/>
                <w:b w:val="0"/>
                <w:bCs w:val="0"/>
                <w:caps w:val="0"/>
                <w:color w:val="auto"/>
                <w:sz w:val="22"/>
                <w:szCs w:val="22"/>
                <w:lang w:val="fr-FR"/>
              </w:rPr>
              <w:tab/>
            </w:r>
            <w:r w:rsidR="00B13DA1" w:rsidRPr="00CA6213">
              <w:rPr>
                <w:rStyle w:val="Hyperlink"/>
                <w:color w:val="auto"/>
              </w:rPr>
              <w:t>NV Commands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_Toc475032346 \h </w:instrText>
            </w:r>
            <w:r w:rsidR="00B13DA1" w:rsidRPr="00CA6213">
              <w:rPr>
                <w:webHidden/>
                <w:color w:val="auto"/>
              </w:rPr>
            </w:r>
            <w:r w:rsidR="00B13DA1" w:rsidRPr="00CA6213">
              <w:rPr>
                <w:webHidden/>
                <w:color w:val="auto"/>
              </w:rPr>
              <w:fldChar w:fldCharType="separate"/>
            </w:r>
            <w:r w:rsidR="00B13DA1" w:rsidRPr="00CA6213">
              <w:rPr>
                <w:webHidden/>
                <w:color w:val="auto"/>
              </w:rPr>
              <w:t>6</w:t>
            </w:r>
            <w:r w:rsidR="00B13DA1" w:rsidRPr="00CA6213">
              <w:rPr>
                <w:webHidden/>
                <w:color w:val="auto"/>
              </w:rPr>
              <w:fldChar w:fldCharType="end"/>
            </w:r>
          </w:hyperlink>
        </w:p>
        <w:p w14:paraId="1CD2EE58" w14:textId="77777777" w:rsidR="00B13DA1" w:rsidRPr="00CA6213" w:rsidRDefault="00CA6213">
          <w:pPr>
            <w:pStyle w:val="TOC2"/>
            <w:tabs>
              <w:tab w:val="left" w:pos="1195"/>
            </w:tabs>
            <w:rPr>
              <w:rFonts w:asciiTheme="minorHAnsi" w:eastAsiaTheme="minorEastAsia" w:hAnsiTheme="minorHAnsi" w:cstheme="minorBidi"/>
              <w:color w:val="auto"/>
              <w:sz w:val="22"/>
              <w:szCs w:val="22"/>
              <w:lang w:val="fr-FR"/>
            </w:rPr>
          </w:pPr>
          <w:hyperlink w:anchor="_Toc475032347" w:history="1">
            <w:r w:rsidR="00B13DA1" w:rsidRPr="00CA6213">
              <w:rPr>
                <w:rStyle w:val="Hyperlink"/>
                <w:color w:val="auto"/>
              </w:rPr>
              <w:t>1.1.</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Auto Generation of NV backup Files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_Toc475032347 \h </w:instrText>
            </w:r>
            <w:r w:rsidR="00B13DA1" w:rsidRPr="00CA6213">
              <w:rPr>
                <w:webHidden/>
                <w:color w:val="auto"/>
              </w:rPr>
            </w:r>
            <w:r w:rsidR="00B13DA1" w:rsidRPr="00CA6213">
              <w:rPr>
                <w:webHidden/>
                <w:color w:val="auto"/>
              </w:rPr>
              <w:fldChar w:fldCharType="separate"/>
            </w:r>
            <w:r w:rsidR="00B13DA1" w:rsidRPr="00CA6213">
              <w:rPr>
                <w:webHidden/>
                <w:color w:val="auto"/>
              </w:rPr>
              <w:t>6</w:t>
            </w:r>
            <w:r w:rsidR="00B13DA1" w:rsidRPr="00CA6213">
              <w:rPr>
                <w:webHidden/>
                <w:color w:val="auto"/>
              </w:rPr>
              <w:fldChar w:fldCharType="end"/>
            </w:r>
          </w:hyperlink>
        </w:p>
        <w:p w14:paraId="630E5D1D" w14:textId="77777777" w:rsidR="00B13DA1" w:rsidRPr="00CA6213" w:rsidRDefault="00CA6213">
          <w:pPr>
            <w:pStyle w:val="TOC2"/>
            <w:tabs>
              <w:tab w:val="left" w:pos="1195"/>
            </w:tabs>
            <w:rPr>
              <w:rFonts w:asciiTheme="minorHAnsi" w:eastAsiaTheme="minorEastAsia" w:hAnsiTheme="minorHAnsi" w:cstheme="minorBidi"/>
              <w:color w:val="auto"/>
              <w:sz w:val="22"/>
              <w:szCs w:val="22"/>
              <w:lang w:val="fr-FR"/>
            </w:rPr>
          </w:pPr>
          <w:hyperlink w:anchor="_Toc475032348" w:history="1">
            <w:r w:rsidR="00B13DA1" w:rsidRPr="00CA6213">
              <w:rPr>
                <w:rStyle w:val="Hyperlink"/>
                <w:color w:val="auto"/>
              </w:rPr>
              <w:t>1.2.</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Auto Recovery from Backup NV Files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_Toc475032348 \h </w:instrText>
            </w:r>
            <w:r w:rsidR="00B13DA1" w:rsidRPr="00CA6213">
              <w:rPr>
                <w:webHidden/>
                <w:color w:val="auto"/>
              </w:rPr>
            </w:r>
            <w:r w:rsidR="00B13DA1" w:rsidRPr="00CA6213">
              <w:rPr>
                <w:webHidden/>
                <w:color w:val="auto"/>
              </w:rPr>
              <w:fldChar w:fldCharType="separate"/>
            </w:r>
            <w:r w:rsidR="00B13DA1" w:rsidRPr="00CA6213">
              <w:rPr>
                <w:webHidden/>
                <w:color w:val="auto"/>
              </w:rPr>
              <w:t>6</w:t>
            </w:r>
            <w:r w:rsidR="00B13DA1" w:rsidRPr="00CA6213">
              <w:rPr>
                <w:webHidden/>
                <w:color w:val="auto"/>
              </w:rPr>
              <w:fldChar w:fldCharType="end"/>
            </w:r>
          </w:hyperlink>
        </w:p>
        <w:p w14:paraId="391715C0" w14:textId="77777777" w:rsidR="00B13DA1" w:rsidRPr="00CA6213" w:rsidRDefault="00CA6213">
          <w:pPr>
            <w:pStyle w:val="TOC2"/>
            <w:tabs>
              <w:tab w:val="left" w:pos="1195"/>
            </w:tabs>
            <w:rPr>
              <w:rFonts w:asciiTheme="minorHAnsi" w:eastAsiaTheme="minorEastAsia" w:hAnsiTheme="minorHAnsi" w:cstheme="minorBidi"/>
              <w:color w:val="auto"/>
              <w:sz w:val="22"/>
              <w:szCs w:val="22"/>
              <w:lang w:val="fr-FR"/>
            </w:rPr>
          </w:pPr>
          <w:hyperlink w:anchor="_Toc475032349" w:history="1">
            <w:r w:rsidR="00B13DA1" w:rsidRPr="00CA6213">
              <w:rPr>
                <w:rStyle w:val="Hyperlink"/>
                <w:color w:val="auto"/>
              </w:rPr>
              <w:t>1.3.</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+NVBU Command: NV Backup Status and Control</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_Toc475032349 \h </w:instrText>
            </w:r>
            <w:r w:rsidR="00B13DA1" w:rsidRPr="00CA6213">
              <w:rPr>
                <w:webHidden/>
                <w:color w:val="auto"/>
              </w:rPr>
            </w:r>
            <w:r w:rsidR="00B13DA1" w:rsidRPr="00CA6213">
              <w:rPr>
                <w:webHidden/>
                <w:color w:val="auto"/>
              </w:rPr>
              <w:fldChar w:fldCharType="separate"/>
            </w:r>
            <w:r w:rsidR="00B13DA1" w:rsidRPr="00CA6213">
              <w:rPr>
                <w:webHidden/>
                <w:color w:val="auto"/>
              </w:rPr>
              <w:t>6</w:t>
            </w:r>
            <w:r w:rsidR="00B13DA1" w:rsidRPr="00CA6213">
              <w:rPr>
                <w:webHidden/>
                <w:color w:val="auto"/>
              </w:rPr>
              <w:fldChar w:fldCharType="end"/>
            </w:r>
          </w:hyperlink>
        </w:p>
        <w:p w14:paraId="45AA3606" w14:textId="77777777" w:rsidR="00B13DA1" w:rsidRPr="00CA6213" w:rsidRDefault="00CA6213">
          <w:pPr>
            <w:pStyle w:val="TOC1"/>
            <w:rPr>
              <w:rFonts w:asciiTheme="minorHAnsi" w:eastAsiaTheme="minorEastAsia" w:hAnsiTheme="minorHAnsi" w:cstheme="minorBidi"/>
              <w:b w:val="0"/>
              <w:bCs w:val="0"/>
              <w:caps w:val="0"/>
              <w:color w:val="auto"/>
              <w:sz w:val="22"/>
              <w:szCs w:val="22"/>
              <w:lang w:val="fr-FR"/>
            </w:rPr>
          </w:pPr>
          <w:hyperlink w:anchor="_Toc475032350" w:history="1">
            <w:r w:rsidR="00B13DA1" w:rsidRPr="00CA6213">
              <w:rPr>
                <w:rStyle w:val="Hyperlink"/>
                <w:color w:val="auto"/>
              </w:rPr>
              <w:t>2.</w:t>
            </w:r>
            <w:r w:rsidR="00B13DA1" w:rsidRPr="00CA6213">
              <w:rPr>
                <w:rFonts w:asciiTheme="minorHAnsi" w:eastAsiaTheme="minorEastAsia" w:hAnsiTheme="minorHAnsi" w:cstheme="minorBidi"/>
                <w:b w:val="0"/>
                <w:bCs w:val="0"/>
                <w:caps w:val="0"/>
                <w:color w:val="auto"/>
                <w:sz w:val="22"/>
                <w:szCs w:val="22"/>
                <w:lang w:val="fr-FR"/>
              </w:rPr>
              <w:tab/>
            </w:r>
            <w:r w:rsidR="00B13DA1" w:rsidRPr="00CA6213">
              <w:rPr>
                <w:rStyle w:val="Hyperlink"/>
                <w:color w:val="auto"/>
              </w:rPr>
              <w:t>Development notes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_Toc475032350 \h </w:instrText>
            </w:r>
            <w:r w:rsidR="00B13DA1" w:rsidRPr="00CA6213">
              <w:rPr>
                <w:webHidden/>
                <w:color w:val="auto"/>
              </w:rPr>
            </w:r>
            <w:r w:rsidR="00B13DA1" w:rsidRPr="00CA6213">
              <w:rPr>
                <w:webHidden/>
                <w:color w:val="auto"/>
              </w:rPr>
              <w:fldChar w:fldCharType="separate"/>
            </w:r>
            <w:r w:rsidR="00B13DA1" w:rsidRPr="00CA6213">
              <w:rPr>
                <w:webHidden/>
                <w:color w:val="auto"/>
              </w:rPr>
              <w:t>10</w:t>
            </w:r>
            <w:r w:rsidR="00B13DA1" w:rsidRPr="00CA6213">
              <w:rPr>
                <w:webHidden/>
                <w:color w:val="auto"/>
              </w:rPr>
              <w:fldChar w:fldCharType="end"/>
            </w:r>
          </w:hyperlink>
        </w:p>
        <w:p w14:paraId="2DE764C4" w14:textId="77777777" w:rsidR="00B13DA1" w:rsidRPr="00CA6213" w:rsidRDefault="00CA6213">
          <w:pPr>
            <w:pStyle w:val="TOC2"/>
            <w:tabs>
              <w:tab w:val="left" w:pos="1195"/>
            </w:tabs>
            <w:rPr>
              <w:rFonts w:asciiTheme="minorHAnsi" w:eastAsiaTheme="minorEastAsia" w:hAnsiTheme="minorHAnsi" w:cstheme="minorBidi"/>
              <w:color w:val="auto"/>
              <w:sz w:val="22"/>
              <w:szCs w:val="22"/>
              <w:lang w:val="fr-FR"/>
            </w:rPr>
          </w:pPr>
          <w:hyperlink w:anchor="_Toc475032351" w:history="1">
            <w:r w:rsidR="00B13DA1" w:rsidRPr="00CA6213">
              <w:rPr>
                <w:rStyle w:val="Hyperlink"/>
                <w:color w:val="auto"/>
              </w:rPr>
              <w:t>2.1.</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References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_Toc475032351 \h </w:instrText>
            </w:r>
            <w:r w:rsidR="00B13DA1" w:rsidRPr="00CA6213">
              <w:rPr>
                <w:webHidden/>
                <w:color w:val="auto"/>
              </w:rPr>
            </w:r>
            <w:r w:rsidR="00B13DA1" w:rsidRPr="00CA6213">
              <w:rPr>
                <w:webHidden/>
                <w:color w:val="auto"/>
              </w:rPr>
              <w:fldChar w:fldCharType="separate"/>
            </w:r>
            <w:r w:rsidR="00B13DA1" w:rsidRPr="00CA6213">
              <w:rPr>
                <w:webHidden/>
                <w:color w:val="auto"/>
              </w:rPr>
              <w:t>10</w:t>
            </w:r>
            <w:r w:rsidR="00B13DA1" w:rsidRPr="00CA6213">
              <w:rPr>
                <w:webHidden/>
                <w:color w:val="auto"/>
              </w:rPr>
              <w:fldChar w:fldCharType="end"/>
            </w:r>
          </w:hyperlink>
        </w:p>
        <w:p w14:paraId="21116BDA" w14:textId="77777777" w:rsidR="00B13DA1" w:rsidRPr="00CA6213" w:rsidRDefault="00CA6213">
          <w:pPr>
            <w:pStyle w:val="TOC2"/>
            <w:tabs>
              <w:tab w:val="left" w:pos="1195"/>
            </w:tabs>
            <w:rPr>
              <w:rFonts w:asciiTheme="minorHAnsi" w:eastAsiaTheme="minorEastAsia" w:hAnsiTheme="minorHAnsi" w:cstheme="minorBidi"/>
              <w:color w:val="auto"/>
              <w:sz w:val="22"/>
              <w:szCs w:val="22"/>
              <w:lang w:val="fr-FR"/>
            </w:rPr>
          </w:pPr>
          <w:hyperlink w:anchor="_Toc475032352" w:history="1">
            <w:r w:rsidR="00B13DA1" w:rsidRPr="00CA6213">
              <w:rPr>
                <w:rStyle w:val="Hyperlink"/>
                <w:color w:val="auto"/>
              </w:rPr>
              <w:t>2.2.</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Applicability</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_Toc475032352 \h </w:instrText>
            </w:r>
            <w:r w:rsidR="00B13DA1" w:rsidRPr="00CA6213">
              <w:rPr>
                <w:webHidden/>
                <w:color w:val="auto"/>
              </w:rPr>
            </w:r>
            <w:r w:rsidR="00B13DA1" w:rsidRPr="00CA6213">
              <w:rPr>
                <w:webHidden/>
                <w:color w:val="auto"/>
              </w:rPr>
              <w:fldChar w:fldCharType="separate"/>
            </w:r>
            <w:r w:rsidR="00B13DA1" w:rsidRPr="00CA6213">
              <w:rPr>
                <w:webHidden/>
                <w:color w:val="auto"/>
              </w:rPr>
              <w:t>10</w:t>
            </w:r>
            <w:r w:rsidR="00B13DA1" w:rsidRPr="00CA6213">
              <w:rPr>
                <w:webHidden/>
                <w:color w:val="auto"/>
              </w:rPr>
              <w:fldChar w:fldCharType="end"/>
            </w:r>
          </w:hyperlink>
        </w:p>
        <w:p w14:paraId="346349F6" w14:textId="77777777" w:rsidR="00B13DA1" w:rsidRPr="00CA6213" w:rsidRDefault="00CA6213">
          <w:pPr>
            <w:pStyle w:val="TOC2"/>
            <w:tabs>
              <w:tab w:val="left" w:pos="1195"/>
            </w:tabs>
            <w:rPr>
              <w:rFonts w:asciiTheme="minorHAnsi" w:eastAsiaTheme="minorEastAsia" w:hAnsiTheme="minorHAnsi" w:cstheme="minorBidi"/>
              <w:color w:val="auto"/>
              <w:sz w:val="22"/>
              <w:szCs w:val="22"/>
              <w:lang w:val="fr-FR"/>
            </w:rPr>
          </w:pPr>
          <w:hyperlink w:anchor="_Toc475032353" w:history="1">
            <w:r w:rsidR="00B13DA1" w:rsidRPr="00CA6213">
              <w:rPr>
                <w:rStyle w:val="Hyperlink"/>
                <w:color w:val="auto"/>
              </w:rPr>
              <w:t>2.3.</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Other</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_Toc475032353 \h </w:instrText>
            </w:r>
            <w:r w:rsidR="00B13DA1" w:rsidRPr="00CA6213">
              <w:rPr>
                <w:webHidden/>
                <w:color w:val="auto"/>
              </w:rPr>
            </w:r>
            <w:r w:rsidR="00B13DA1" w:rsidRPr="00CA6213">
              <w:rPr>
                <w:webHidden/>
                <w:color w:val="auto"/>
              </w:rPr>
              <w:fldChar w:fldCharType="separate"/>
            </w:r>
            <w:r w:rsidR="00B13DA1" w:rsidRPr="00CA6213">
              <w:rPr>
                <w:webHidden/>
                <w:color w:val="auto"/>
              </w:rPr>
              <w:t>10</w:t>
            </w:r>
            <w:r w:rsidR="00B13DA1" w:rsidRPr="00CA6213">
              <w:rPr>
                <w:webHidden/>
                <w:color w:val="auto"/>
              </w:rPr>
              <w:fldChar w:fldCharType="end"/>
            </w:r>
          </w:hyperlink>
        </w:p>
        <w:p w14:paraId="0696CFD8" w14:textId="77777777" w:rsidR="004F42B8" w:rsidRPr="00CA6213" w:rsidRDefault="004F42B8">
          <w:pPr>
            <w:rPr>
              <w:color w:val="auto"/>
            </w:rPr>
          </w:pPr>
          <w:r w:rsidRPr="00CA6213">
            <w:rPr>
              <w:b/>
              <w:bCs/>
              <w:noProof/>
              <w:color w:val="auto"/>
            </w:rPr>
            <w:fldChar w:fldCharType="end"/>
          </w:r>
        </w:p>
      </w:sdtContent>
    </w:sdt>
    <w:p w14:paraId="62B04505" w14:textId="77777777" w:rsidR="00472E39" w:rsidRPr="00CA6213" w:rsidRDefault="00472E39" w:rsidP="004F42B8">
      <w:pPr>
        <w:rPr>
          <w:color w:val="auto"/>
          <w:lang w:eastAsia="zh-CN"/>
        </w:rPr>
      </w:pPr>
    </w:p>
    <w:p w14:paraId="1F54A975" w14:textId="77777777" w:rsidR="00472E39" w:rsidRPr="00CA6213" w:rsidRDefault="00472E39">
      <w:pPr>
        <w:rPr>
          <w:color w:val="auto"/>
          <w:lang w:eastAsia="zh-CN"/>
        </w:rPr>
      </w:pPr>
      <w:r w:rsidRPr="00CA6213">
        <w:rPr>
          <w:color w:val="auto"/>
          <w:lang w:eastAsia="zh-CN"/>
        </w:rPr>
        <w:br w:type="page"/>
      </w:r>
    </w:p>
    <w:p w14:paraId="0DF5C2C7" w14:textId="2C79B0C9" w:rsidR="00472E39" w:rsidRPr="00CA6213" w:rsidRDefault="00472E39" w:rsidP="00FC3FB3">
      <w:pPr>
        <w:pStyle w:val="Heading1"/>
        <w:spacing w:before="360"/>
        <w:rPr>
          <w:color w:val="auto"/>
        </w:rPr>
        <w:sectPr w:rsidR="00472E39" w:rsidRPr="00CA6213"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48AD413A" w:rsidR="00C07016" w:rsidRPr="00CA6213" w:rsidRDefault="00B80AC9" w:rsidP="00C07016">
      <w:pPr>
        <w:pStyle w:val="Heading1"/>
        <w:rPr>
          <w:color w:val="auto"/>
        </w:rPr>
      </w:pPr>
      <w:bookmarkStart w:id="10" w:name="_Toc475032346"/>
      <w:r w:rsidRPr="00CA6213">
        <w:rPr>
          <w:color w:val="auto"/>
        </w:rPr>
        <w:lastRenderedPageBreak/>
        <w:t>NV Commands</w:t>
      </w:r>
      <w:bookmarkEnd w:id="10"/>
    </w:p>
    <w:p w14:paraId="09797CC3" w14:textId="04D0A5BB" w:rsidR="00DE05F5" w:rsidRPr="00CA6213" w:rsidRDefault="00DE05F5" w:rsidP="00B80AC9">
      <w:pPr>
        <w:pStyle w:val="Heading2"/>
        <w:rPr>
          <w:color w:val="auto"/>
        </w:rPr>
      </w:pPr>
      <w:bookmarkStart w:id="11" w:name="_Toc475032347"/>
      <w:r w:rsidRPr="00CA6213">
        <w:rPr>
          <w:color w:val="auto"/>
        </w:rPr>
        <w:t>Auto Generation of NV backup Files</w:t>
      </w:r>
      <w:bookmarkEnd w:id="11"/>
    </w:p>
    <w:p w14:paraId="238A56A1" w14:textId="2C751A76" w:rsidR="00B80AC9" w:rsidRPr="00CA6213" w:rsidRDefault="00A47178" w:rsidP="00B80AC9">
      <w:pPr>
        <w:rPr>
          <w:color w:val="auto"/>
          <w:lang w:eastAsia="zh-CN"/>
        </w:rPr>
      </w:pPr>
      <w:r w:rsidRPr="00CA6213">
        <w:rPr>
          <w:color w:val="auto"/>
          <w:lang w:eastAsia="zh-CN"/>
        </w:rPr>
        <w:t xml:space="preserve">There are 3 </w:t>
      </w:r>
      <w:r w:rsidR="00B80AC9" w:rsidRPr="00CA6213">
        <w:rPr>
          <w:color w:val="auto"/>
          <w:lang w:eastAsia="zh-CN"/>
        </w:rPr>
        <w:t>NV partition</w:t>
      </w:r>
      <w:r w:rsidRPr="00CA6213">
        <w:rPr>
          <w:color w:val="auto"/>
          <w:lang w:eastAsia="zh-CN"/>
        </w:rPr>
        <w:t>s</w:t>
      </w:r>
      <w:r w:rsidR="00B80AC9" w:rsidRPr="00CA6213">
        <w:rPr>
          <w:color w:val="auto"/>
          <w:lang w:eastAsia="zh-CN"/>
        </w:rPr>
        <w:t xml:space="preserve"> in flash used by the Firmware:</w:t>
      </w:r>
    </w:p>
    <w:p w14:paraId="759BDD41" w14:textId="6E859DBC" w:rsidR="00A47178" w:rsidRPr="00CA6213" w:rsidRDefault="00A47178" w:rsidP="00B80AC9">
      <w:pPr>
        <w:pStyle w:val="ListParagraph"/>
        <w:numPr>
          <w:ilvl w:val="0"/>
          <w:numId w:val="15"/>
        </w:numPr>
        <w:rPr>
          <w:color w:val="auto"/>
          <w:lang w:eastAsia="zh-CN"/>
        </w:rPr>
      </w:pPr>
      <w:r w:rsidRPr="00CA6213">
        <w:rPr>
          <w:color w:val="auto"/>
          <w:lang w:eastAsia="zh-CN"/>
        </w:rPr>
        <w:t>Static</w:t>
      </w:r>
      <w:r w:rsidR="00B80AC9" w:rsidRPr="00CA6213">
        <w:rPr>
          <w:color w:val="auto"/>
          <w:lang w:eastAsia="zh-CN"/>
        </w:rPr>
        <w:t xml:space="preserve"> </w:t>
      </w:r>
      <w:r w:rsidRPr="00CA6213">
        <w:rPr>
          <w:color w:val="auto"/>
          <w:lang w:eastAsia="zh-CN"/>
        </w:rPr>
        <w:t>Calibrated partition</w:t>
      </w:r>
    </w:p>
    <w:p w14:paraId="0D2A32F0" w14:textId="1F6AE884" w:rsidR="00B80AC9" w:rsidRPr="00CA6213" w:rsidRDefault="00A47178" w:rsidP="00B80AC9">
      <w:pPr>
        <w:pStyle w:val="ListParagraph"/>
        <w:numPr>
          <w:ilvl w:val="0"/>
          <w:numId w:val="15"/>
        </w:numPr>
        <w:rPr>
          <w:color w:val="auto"/>
          <w:lang w:eastAsia="zh-CN"/>
        </w:rPr>
      </w:pPr>
      <w:r w:rsidRPr="00CA6213">
        <w:rPr>
          <w:color w:val="auto"/>
          <w:lang w:eastAsia="zh-CN"/>
        </w:rPr>
        <w:t>S</w:t>
      </w:r>
      <w:r w:rsidR="00B80AC9" w:rsidRPr="00CA6213">
        <w:rPr>
          <w:color w:val="auto"/>
          <w:lang w:eastAsia="zh-CN"/>
        </w:rPr>
        <w:t xml:space="preserve">tatic </w:t>
      </w:r>
      <w:proofErr w:type="spellStart"/>
      <w:r w:rsidRPr="00CA6213">
        <w:rPr>
          <w:color w:val="auto"/>
          <w:lang w:eastAsia="zh-CN"/>
        </w:rPr>
        <w:t>config</w:t>
      </w:r>
      <w:proofErr w:type="spellEnd"/>
      <w:r w:rsidRPr="00CA6213">
        <w:rPr>
          <w:color w:val="auto"/>
          <w:lang w:eastAsia="zh-CN"/>
        </w:rPr>
        <w:t xml:space="preserve"> </w:t>
      </w:r>
      <w:r w:rsidR="00B80AC9" w:rsidRPr="00CA6213">
        <w:rPr>
          <w:color w:val="auto"/>
          <w:lang w:eastAsia="zh-CN"/>
        </w:rPr>
        <w:t xml:space="preserve">parameters </w:t>
      </w:r>
      <w:r w:rsidRPr="00CA6213">
        <w:rPr>
          <w:color w:val="auto"/>
          <w:lang w:eastAsia="zh-CN"/>
        </w:rPr>
        <w:t>partition</w:t>
      </w:r>
    </w:p>
    <w:p w14:paraId="03C766A5" w14:textId="5F46E75F" w:rsidR="00B80AC9" w:rsidRPr="00CA6213" w:rsidRDefault="00B80AC9" w:rsidP="00B80AC9">
      <w:pPr>
        <w:pStyle w:val="ListParagraph"/>
        <w:numPr>
          <w:ilvl w:val="0"/>
          <w:numId w:val="15"/>
        </w:numPr>
        <w:rPr>
          <w:color w:val="auto"/>
          <w:lang w:eastAsia="zh-CN"/>
        </w:rPr>
      </w:pPr>
      <w:r w:rsidRPr="00CA6213">
        <w:rPr>
          <w:color w:val="auto"/>
          <w:lang w:eastAsia="zh-CN"/>
        </w:rPr>
        <w:t>Dynamic default parameters</w:t>
      </w:r>
      <w:r w:rsidR="00A47178" w:rsidRPr="00CA6213">
        <w:rPr>
          <w:color w:val="auto"/>
          <w:lang w:eastAsia="zh-CN"/>
        </w:rPr>
        <w:t xml:space="preserve"> partition</w:t>
      </w:r>
    </w:p>
    <w:p w14:paraId="13B984B6" w14:textId="1170A873" w:rsidR="00B80AC9" w:rsidRPr="00CA6213" w:rsidRDefault="00B80AC9" w:rsidP="00B80AC9">
      <w:pPr>
        <w:rPr>
          <w:color w:val="auto"/>
          <w:lang w:eastAsia="zh-CN"/>
        </w:rPr>
      </w:pPr>
      <w:r w:rsidRPr="00CA6213">
        <w:rPr>
          <w:color w:val="auto"/>
          <w:lang w:eastAsia="zh-CN"/>
        </w:rPr>
        <w:t xml:space="preserve">NV backup feature only backup the Calibrated and static </w:t>
      </w:r>
      <w:proofErr w:type="spellStart"/>
      <w:r w:rsidRPr="00CA6213">
        <w:rPr>
          <w:color w:val="auto"/>
          <w:lang w:eastAsia="zh-CN"/>
        </w:rPr>
        <w:t>config</w:t>
      </w:r>
      <w:proofErr w:type="spellEnd"/>
      <w:r w:rsidRPr="00CA6213">
        <w:rPr>
          <w:color w:val="auto"/>
          <w:lang w:eastAsia="zh-CN"/>
        </w:rPr>
        <w:t xml:space="preserve"> partition</w:t>
      </w:r>
      <w:r w:rsidR="00A47178" w:rsidRPr="00CA6213">
        <w:rPr>
          <w:color w:val="auto"/>
          <w:lang w:eastAsia="zh-CN"/>
        </w:rPr>
        <w:t xml:space="preserve"> together</w:t>
      </w:r>
      <w:r w:rsidRPr="00CA6213">
        <w:rPr>
          <w:color w:val="auto"/>
          <w:lang w:eastAsia="zh-CN"/>
        </w:rPr>
        <w:t xml:space="preserve">. The dynamic partition is never backup, although it </w:t>
      </w:r>
      <w:r w:rsidR="00B13DA1" w:rsidRPr="00CA6213">
        <w:rPr>
          <w:color w:val="auto"/>
          <w:lang w:eastAsia="zh-CN"/>
        </w:rPr>
        <w:t>is</w:t>
      </w:r>
      <w:r w:rsidRPr="00CA6213">
        <w:rPr>
          <w:color w:val="auto"/>
          <w:lang w:eastAsia="zh-CN"/>
        </w:rPr>
        <w:t xml:space="preserve"> reset to the default configuration</w:t>
      </w:r>
      <w:r w:rsidR="00B13DA1" w:rsidRPr="00CA6213">
        <w:rPr>
          <w:color w:val="auto"/>
          <w:lang w:eastAsia="zh-CN"/>
        </w:rPr>
        <w:t xml:space="preserve"> when a backup recovery is performed.</w:t>
      </w:r>
      <w:bookmarkStart w:id="12" w:name="_GoBack"/>
      <w:bookmarkEnd w:id="12"/>
    </w:p>
    <w:p w14:paraId="4F24F982" w14:textId="2C8A5881" w:rsidR="00B80AC9" w:rsidRPr="00CA6213" w:rsidRDefault="00B80AC9" w:rsidP="00B80AC9">
      <w:pPr>
        <w:rPr>
          <w:color w:val="auto"/>
          <w:lang w:eastAsia="zh-CN"/>
        </w:rPr>
      </w:pPr>
      <w:r w:rsidRPr="00CA6213">
        <w:rPr>
          <w:color w:val="auto"/>
          <w:lang w:eastAsia="zh-CN"/>
        </w:rPr>
        <w:t>The firmware automatically generates NV backup files from existing NV data</w:t>
      </w:r>
      <w:r w:rsidR="00B13DA1" w:rsidRPr="00CA6213">
        <w:rPr>
          <w:color w:val="auto"/>
          <w:lang w:eastAsia="zh-CN"/>
        </w:rPr>
        <w:t xml:space="preserve"> (</w:t>
      </w:r>
      <w:proofErr w:type="spellStart"/>
      <w:r w:rsidR="00B13DA1" w:rsidRPr="00CA6213">
        <w:rPr>
          <w:color w:val="auto"/>
          <w:lang w:eastAsia="zh-CN"/>
        </w:rPr>
        <w:t>calibaration</w:t>
      </w:r>
      <w:proofErr w:type="spellEnd"/>
      <w:r w:rsidR="00B13DA1" w:rsidRPr="00CA6213">
        <w:rPr>
          <w:color w:val="auto"/>
          <w:lang w:eastAsia="zh-CN"/>
        </w:rPr>
        <w:t xml:space="preserve"> &amp; static </w:t>
      </w:r>
      <w:proofErr w:type="spellStart"/>
      <w:r w:rsidR="00B13DA1" w:rsidRPr="00CA6213">
        <w:rPr>
          <w:color w:val="auto"/>
          <w:lang w:eastAsia="zh-CN"/>
        </w:rPr>
        <w:t>config</w:t>
      </w:r>
      <w:proofErr w:type="spellEnd"/>
      <w:r w:rsidR="00B13DA1" w:rsidRPr="00CA6213">
        <w:rPr>
          <w:color w:val="auto"/>
          <w:lang w:eastAsia="zh-CN"/>
        </w:rPr>
        <w:t xml:space="preserve"> parameters only)</w:t>
      </w:r>
      <w:r w:rsidRPr="00CA6213">
        <w:rPr>
          <w:color w:val="auto"/>
          <w:lang w:eastAsia="zh-CN"/>
        </w:rPr>
        <w:t xml:space="preserve"> at ~</w:t>
      </w:r>
      <w:r w:rsidR="00FD6151" w:rsidRPr="00CA6213">
        <w:rPr>
          <w:color w:val="auto"/>
          <w:lang w:eastAsia="zh-CN"/>
        </w:rPr>
        <w:t>12</w:t>
      </w:r>
      <w:r w:rsidRPr="00CA6213">
        <w:rPr>
          <w:color w:val="auto"/>
          <w:lang w:eastAsia="zh-CN"/>
        </w:rPr>
        <w:t xml:space="preserve"> seconds after boot if one of the following conditions are met:</w:t>
      </w:r>
    </w:p>
    <w:p w14:paraId="5884BD54" w14:textId="101CA06A" w:rsidR="00B80AC9" w:rsidRPr="00CA6213" w:rsidRDefault="00B80AC9" w:rsidP="00B80AC9">
      <w:pPr>
        <w:pStyle w:val="ListParagraph"/>
        <w:numPr>
          <w:ilvl w:val="0"/>
          <w:numId w:val="16"/>
        </w:numPr>
        <w:rPr>
          <w:color w:val="auto"/>
          <w:lang w:eastAsia="zh-CN"/>
        </w:rPr>
      </w:pPr>
      <w:r w:rsidRPr="00CA6213">
        <w:rPr>
          <w:color w:val="auto"/>
          <w:lang w:eastAsia="zh-CN"/>
        </w:rPr>
        <w:t>NV backup d</w:t>
      </w:r>
      <w:r w:rsidR="00FD6151" w:rsidRPr="00CA6213">
        <w:rPr>
          <w:color w:val="auto"/>
          <w:lang w:eastAsia="zh-CN"/>
        </w:rPr>
        <w:t>oes not exist</w:t>
      </w:r>
    </w:p>
    <w:p w14:paraId="75F83389" w14:textId="5843BCB2" w:rsidR="00B80AC9" w:rsidRPr="00CA6213" w:rsidRDefault="00FD6151" w:rsidP="00FD6151">
      <w:pPr>
        <w:pStyle w:val="ListParagraph"/>
        <w:numPr>
          <w:ilvl w:val="0"/>
          <w:numId w:val="16"/>
        </w:numPr>
        <w:rPr>
          <w:color w:val="auto"/>
          <w:lang w:eastAsia="zh-CN"/>
        </w:rPr>
      </w:pPr>
      <w:r w:rsidRPr="00CA6213">
        <w:rPr>
          <w:color w:val="auto"/>
          <w:lang w:eastAsia="zh-CN"/>
        </w:rPr>
        <w:t>NV backup has been corrupted unexpectedly</w:t>
      </w:r>
    </w:p>
    <w:p w14:paraId="06B9A36B" w14:textId="4DDDF8B8" w:rsidR="00B80AC9" w:rsidRPr="00CA6213" w:rsidRDefault="00B80AC9" w:rsidP="00B80AC9">
      <w:pPr>
        <w:rPr>
          <w:color w:val="auto"/>
          <w:lang w:eastAsia="zh-CN"/>
        </w:rPr>
      </w:pPr>
      <w:r w:rsidRPr="00CA6213">
        <w:rPr>
          <w:color w:val="auto"/>
          <w:lang w:eastAsia="zh-CN"/>
        </w:rPr>
        <w:t>An automatic backup file generation is notified with +NVBU_IND with &lt;status&gt;=0 on all AT ports.</w:t>
      </w:r>
    </w:p>
    <w:p w14:paraId="7F6C9E6E" w14:textId="6059001D" w:rsidR="00DE05F5" w:rsidRPr="00CA6213" w:rsidRDefault="00DE05F5" w:rsidP="00390523">
      <w:pPr>
        <w:pStyle w:val="Heading2"/>
        <w:rPr>
          <w:color w:val="auto"/>
        </w:rPr>
      </w:pPr>
      <w:bookmarkStart w:id="13" w:name="_Toc475032348"/>
      <w:bookmarkStart w:id="14" w:name="_Toc232914898"/>
      <w:bookmarkStart w:id="15" w:name="_Toc133649734"/>
      <w:r w:rsidRPr="00CA6213">
        <w:rPr>
          <w:color w:val="auto"/>
        </w:rPr>
        <w:t>Auto Recovery from Backup NV Files</w:t>
      </w:r>
      <w:bookmarkEnd w:id="13"/>
    </w:p>
    <w:p w14:paraId="051DB536" w14:textId="77777777" w:rsidR="00DE05F5" w:rsidRPr="00CA6213" w:rsidRDefault="00DE05F5" w:rsidP="00DE05F5">
      <w:pPr>
        <w:rPr>
          <w:color w:val="auto"/>
          <w:lang w:eastAsia="zh-CN"/>
        </w:rPr>
      </w:pPr>
      <w:r w:rsidRPr="00CA6213">
        <w:rPr>
          <w:color w:val="auto"/>
          <w:lang w:eastAsia="zh-CN"/>
        </w:rPr>
        <w:t>NV recovery is automatically done if an NV corruption is detected during NV initialization at boot.</w:t>
      </w:r>
    </w:p>
    <w:p w14:paraId="489A642C" w14:textId="77777777" w:rsidR="00DE05F5" w:rsidRPr="00CA6213" w:rsidRDefault="00DE05F5" w:rsidP="00DE05F5">
      <w:pPr>
        <w:rPr>
          <w:color w:val="auto"/>
          <w:lang w:eastAsia="zh-CN"/>
        </w:rPr>
      </w:pPr>
      <w:r w:rsidRPr="00CA6213">
        <w:rPr>
          <w:color w:val="auto"/>
          <w:lang w:eastAsia="zh-CN"/>
        </w:rPr>
        <w:t>The firmware automatically recovers NV data from available NV backup when:</w:t>
      </w:r>
    </w:p>
    <w:p w14:paraId="6C068D38" w14:textId="31C74FC2" w:rsidR="00DE05F5" w:rsidRPr="00CA6213" w:rsidRDefault="00DE05F5" w:rsidP="00DE05F5">
      <w:pPr>
        <w:pStyle w:val="ListParagraph"/>
        <w:numPr>
          <w:ilvl w:val="0"/>
          <w:numId w:val="17"/>
        </w:numPr>
        <w:rPr>
          <w:color w:val="auto"/>
          <w:lang w:eastAsia="zh-CN"/>
        </w:rPr>
      </w:pPr>
      <w:r w:rsidRPr="00CA6213">
        <w:rPr>
          <w:color w:val="auto"/>
          <w:lang w:eastAsia="zh-CN"/>
        </w:rPr>
        <w:t xml:space="preserve">The calibrated partition is corrupted. </w:t>
      </w:r>
    </w:p>
    <w:p w14:paraId="464B9E6B" w14:textId="29776098" w:rsidR="00DE05F5" w:rsidRPr="00CA6213" w:rsidRDefault="00DE05F5" w:rsidP="00DE05F5">
      <w:pPr>
        <w:pStyle w:val="ListParagraph"/>
        <w:numPr>
          <w:ilvl w:val="0"/>
          <w:numId w:val="17"/>
        </w:numPr>
        <w:rPr>
          <w:color w:val="auto"/>
          <w:lang w:eastAsia="zh-CN"/>
        </w:rPr>
      </w:pPr>
      <w:r w:rsidRPr="00CA6213">
        <w:rPr>
          <w:color w:val="auto"/>
          <w:lang w:eastAsia="zh-CN"/>
        </w:rPr>
        <w:t xml:space="preserve">The static </w:t>
      </w:r>
      <w:proofErr w:type="spellStart"/>
      <w:r w:rsidRPr="00CA6213">
        <w:rPr>
          <w:color w:val="auto"/>
          <w:lang w:eastAsia="zh-CN"/>
        </w:rPr>
        <w:t>config</w:t>
      </w:r>
      <w:proofErr w:type="spellEnd"/>
      <w:r w:rsidRPr="00CA6213">
        <w:rPr>
          <w:color w:val="auto"/>
          <w:lang w:eastAsia="zh-CN"/>
        </w:rPr>
        <w:t xml:space="preserve"> partition is corrupted</w:t>
      </w:r>
    </w:p>
    <w:p w14:paraId="63C16A21" w14:textId="144E7156" w:rsidR="00DE05F5" w:rsidRPr="00CA6213" w:rsidRDefault="00DE05F5" w:rsidP="00DE05F5">
      <w:pPr>
        <w:pStyle w:val="ListParagraph"/>
        <w:numPr>
          <w:ilvl w:val="0"/>
          <w:numId w:val="17"/>
        </w:numPr>
        <w:rPr>
          <w:color w:val="auto"/>
          <w:lang w:eastAsia="zh-CN"/>
        </w:rPr>
      </w:pPr>
      <w:r w:rsidRPr="00CA6213">
        <w:rPr>
          <w:color w:val="auto"/>
          <w:lang w:eastAsia="zh-CN"/>
        </w:rPr>
        <w:t>A file in the dynamic partition is missing</w:t>
      </w:r>
    </w:p>
    <w:p w14:paraId="5FBD9023" w14:textId="5264989A" w:rsidR="00DE05F5" w:rsidRPr="00CA6213" w:rsidRDefault="00DE05F5" w:rsidP="00DE05F5">
      <w:pPr>
        <w:rPr>
          <w:color w:val="auto"/>
          <w:lang w:eastAsia="zh-CN"/>
        </w:rPr>
      </w:pPr>
      <w:r w:rsidRPr="00CA6213">
        <w:rPr>
          <w:color w:val="auto"/>
          <w:lang w:eastAsia="zh-CN"/>
        </w:rPr>
        <w:t>This is notified with +NVBU_IND with &lt;status&gt;=3 on all AT ports.</w:t>
      </w:r>
    </w:p>
    <w:p w14:paraId="064F7F69" w14:textId="77777777" w:rsidR="00DE05F5" w:rsidRPr="00CA6213" w:rsidRDefault="00DE05F5" w:rsidP="00DE05F5">
      <w:pPr>
        <w:rPr>
          <w:color w:val="auto"/>
          <w:lang w:eastAsia="zh-CN"/>
        </w:rPr>
      </w:pPr>
      <w:r w:rsidRPr="00CA6213">
        <w:rPr>
          <w:color w:val="auto"/>
          <w:lang w:eastAsia="zh-CN"/>
        </w:rPr>
        <w:t>Manual NV data restores all data from the backup file to the original NV partition.</w:t>
      </w:r>
    </w:p>
    <w:p w14:paraId="46FB1F2E" w14:textId="5C60B79A" w:rsidR="00DE05F5" w:rsidRPr="00CA6213" w:rsidRDefault="00DE05F5" w:rsidP="00DE05F5">
      <w:pPr>
        <w:rPr>
          <w:color w:val="auto"/>
          <w:lang w:eastAsia="zh-CN"/>
        </w:rPr>
      </w:pPr>
      <w:r w:rsidRPr="00CA6213">
        <w:rPr>
          <w:color w:val="auto"/>
          <w:lang w:eastAsia="zh-CN"/>
        </w:rPr>
        <w:t xml:space="preserve">If the </w:t>
      </w:r>
      <w:r w:rsidR="00F624F2" w:rsidRPr="00CA6213">
        <w:rPr>
          <w:color w:val="auto"/>
          <w:lang w:eastAsia="zh-CN"/>
        </w:rPr>
        <w:t xml:space="preserve">modem </w:t>
      </w:r>
      <w:r w:rsidRPr="00CA6213">
        <w:rPr>
          <w:color w:val="auto"/>
          <w:lang w:eastAsia="zh-CN"/>
        </w:rPr>
        <w:t>firmware crashes with 10 consecutive loops and a full restore has not been performed before, the firmware performs a full restore of all NV data items. Only consecutive crashes that happened within 12 seconds after the module boots is counted for this reset loop detection.</w:t>
      </w:r>
    </w:p>
    <w:p w14:paraId="6BDACDA3" w14:textId="56E7BD90" w:rsidR="00C07016" w:rsidRPr="00CA6213" w:rsidRDefault="0088406A" w:rsidP="00390523">
      <w:pPr>
        <w:pStyle w:val="Heading2"/>
        <w:rPr>
          <w:color w:val="auto"/>
        </w:rPr>
      </w:pPr>
      <w:bookmarkStart w:id="16" w:name="_Toc475032349"/>
      <w:r w:rsidRPr="00CA6213">
        <w:rPr>
          <w:color w:val="auto"/>
        </w:rPr>
        <w:t>+NVBU Command: NV Backup Status and Control</w:t>
      </w:r>
      <w:bookmarkEnd w:id="16"/>
    </w:p>
    <w:bookmarkEnd w:id="14"/>
    <w:bookmarkEnd w:id="15"/>
    <w:p w14:paraId="7CA85E1A" w14:textId="2E5E4250" w:rsidR="004042FA" w:rsidRPr="00CA6213" w:rsidRDefault="004042FA" w:rsidP="008467AF">
      <w:pPr>
        <w:rPr>
          <w:color w:val="auto"/>
          <w:lang w:eastAsia="zh-CN"/>
        </w:rPr>
      </w:pPr>
    </w:p>
    <w:tbl>
      <w:tblPr>
        <w:tblStyle w:val="TableSWIleft"/>
        <w:tblW w:w="9069" w:type="dxa"/>
        <w:tblLayout w:type="fixed"/>
        <w:tblLook w:val="04A0" w:firstRow="1" w:lastRow="0" w:firstColumn="1" w:lastColumn="0" w:noHBand="0" w:noVBand="1"/>
      </w:tblPr>
      <w:tblGrid>
        <w:gridCol w:w="2265"/>
        <w:gridCol w:w="6804"/>
      </w:tblGrid>
      <w:tr w:rsidR="00CA6213" w:rsidRPr="00CA6213"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7D212E86" w:rsidR="004042FA" w:rsidRPr="00CA6213" w:rsidRDefault="004042FA" w:rsidP="001272F1">
            <w:pPr>
              <w:pStyle w:val="TableRowHead"/>
              <w:spacing w:before="144" w:after="144"/>
              <w:rPr>
                <w:bCs w:val="0"/>
                <w:color w:val="auto"/>
              </w:rPr>
            </w:pPr>
            <w:r w:rsidRPr="00CA6213">
              <w:rPr>
                <w:color w:val="auto"/>
              </w:rPr>
              <w:lastRenderedPageBreak/>
              <w:t>HL7718, HL7748, HL7749</w:t>
            </w:r>
          </w:p>
        </w:tc>
      </w:tr>
      <w:tr w:rsidR="00CA6213" w:rsidRPr="00CA6213" w14:paraId="706A03F7" w14:textId="77777777" w:rsidTr="004042FA">
        <w:trPr>
          <w:trHeight w:val="978"/>
        </w:trPr>
        <w:tc>
          <w:tcPr>
            <w:tcW w:w="2265" w:type="dxa"/>
          </w:tcPr>
          <w:p w14:paraId="30AF20C0" w14:textId="77777777" w:rsidR="004042FA" w:rsidRPr="00CA6213" w:rsidRDefault="004042FA" w:rsidP="001272F1">
            <w:pPr>
              <w:pStyle w:val="TableBody"/>
              <w:keepNext/>
              <w:rPr>
                <w:i/>
                <w:color w:val="auto"/>
              </w:rPr>
            </w:pPr>
            <w:r w:rsidRPr="00CA6213">
              <w:rPr>
                <w:i/>
                <w:color w:val="auto"/>
              </w:rPr>
              <w:t>Test command</w:t>
            </w:r>
          </w:p>
          <w:p w14:paraId="498837A5" w14:textId="77777777" w:rsidR="004042FA" w:rsidRPr="00CA6213" w:rsidRDefault="004042FA" w:rsidP="001272F1">
            <w:pPr>
              <w:pStyle w:val="TableBody"/>
              <w:keepNext/>
              <w:rPr>
                <w:color w:val="auto"/>
              </w:rPr>
            </w:pPr>
          </w:p>
          <w:p w14:paraId="09CBA33D" w14:textId="77777777" w:rsidR="004042FA" w:rsidRPr="00CA6213" w:rsidRDefault="004042FA" w:rsidP="001272F1">
            <w:pPr>
              <w:pStyle w:val="TableBody"/>
              <w:keepNext/>
              <w:rPr>
                <w:color w:val="auto"/>
                <w:u w:val="single"/>
              </w:rPr>
            </w:pPr>
            <w:r w:rsidRPr="00CA6213">
              <w:rPr>
                <w:color w:val="auto"/>
                <w:u w:val="single"/>
              </w:rPr>
              <w:t>Syntax</w:t>
            </w:r>
          </w:p>
          <w:p w14:paraId="64421D05" w14:textId="1C73336B" w:rsidR="004042FA" w:rsidRPr="00CA6213" w:rsidRDefault="004042FA" w:rsidP="001B258B">
            <w:pPr>
              <w:pStyle w:val="TableBody"/>
              <w:keepNext/>
              <w:rPr>
                <w:b/>
                <w:color w:val="auto"/>
              </w:rPr>
            </w:pPr>
            <w:r w:rsidRPr="00CA6213">
              <w:rPr>
                <w:b/>
                <w:color w:val="auto"/>
              </w:rPr>
              <w:t>AT+</w:t>
            </w:r>
            <w:r w:rsidR="001B258B" w:rsidRPr="00CA6213">
              <w:rPr>
                <w:b/>
                <w:color w:val="auto"/>
              </w:rPr>
              <w:t>NVBU</w:t>
            </w:r>
            <w:r w:rsidRPr="00CA6213">
              <w:rPr>
                <w:b/>
                <w:color w:val="auto"/>
              </w:rPr>
              <w:t>=?</w:t>
            </w:r>
          </w:p>
        </w:tc>
        <w:tc>
          <w:tcPr>
            <w:tcW w:w="6804" w:type="dxa"/>
          </w:tcPr>
          <w:p w14:paraId="57603C0E" w14:textId="77777777" w:rsidR="004042FA" w:rsidRPr="00CA6213" w:rsidRDefault="004042FA" w:rsidP="001272F1">
            <w:pPr>
              <w:pStyle w:val="TableBody"/>
              <w:keepNext/>
              <w:rPr>
                <w:color w:val="auto"/>
                <w:u w:val="single"/>
              </w:rPr>
            </w:pPr>
          </w:p>
          <w:p w14:paraId="21ECCCDD" w14:textId="77777777" w:rsidR="004042FA" w:rsidRPr="00CA6213" w:rsidRDefault="004042FA" w:rsidP="001272F1">
            <w:pPr>
              <w:pStyle w:val="TableBody"/>
              <w:keepNext/>
              <w:rPr>
                <w:color w:val="auto"/>
                <w:u w:val="single"/>
              </w:rPr>
            </w:pPr>
          </w:p>
          <w:p w14:paraId="685D50D8" w14:textId="77777777" w:rsidR="001B258B" w:rsidRPr="00CA6213" w:rsidRDefault="001B258B" w:rsidP="001B258B">
            <w:pPr>
              <w:pStyle w:val="TableBody"/>
              <w:rPr>
                <w:color w:val="auto"/>
                <w:u w:val="single"/>
              </w:rPr>
            </w:pPr>
            <w:r w:rsidRPr="00CA6213">
              <w:rPr>
                <w:color w:val="auto"/>
                <w:u w:val="single"/>
              </w:rPr>
              <w:t>Response</w:t>
            </w:r>
          </w:p>
          <w:p w14:paraId="5EF36215" w14:textId="77777777" w:rsidR="001B258B" w:rsidRPr="00CA6213" w:rsidRDefault="001B258B" w:rsidP="001B258B">
            <w:pPr>
              <w:pStyle w:val="TableBody"/>
              <w:rPr>
                <w:b/>
                <w:color w:val="auto"/>
                <w:lang w:eastAsia="zh-CN"/>
              </w:rPr>
            </w:pPr>
            <w:r w:rsidRPr="00CA6213">
              <w:rPr>
                <w:b/>
                <w:color w:val="auto"/>
              </w:rPr>
              <w:t>+NVBU</w:t>
            </w:r>
            <w:r w:rsidRPr="00CA6213">
              <w:rPr>
                <w:b/>
                <w:color w:val="auto"/>
                <w:lang w:eastAsia="zh-CN"/>
              </w:rPr>
              <w:t>: (0-2)</w:t>
            </w:r>
          </w:p>
          <w:p w14:paraId="53BF63F1" w14:textId="3A06A3E2" w:rsidR="004042FA" w:rsidRPr="00CA6213" w:rsidRDefault="001B258B" w:rsidP="001B258B">
            <w:pPr>
              <w:pStyle w:val="TableBody"/>
              <w:keepNext/>
              <w:rPr>
                <w:color w:val="auto"/>
              </w:rPr>
            </w:pPr>
            <w:r w:rsidRPr="00CA6213">
              <w:rPr>
                <w:b/>
                <w:color w:val="auto"/>
                <w:lang w:eastAsia="zh-CN"/>
              </w:rPr>
              <w:t>OK</w:t>
            </w:r>
          </w:p>
        </w:tc>
      </w:tr>
      <w:tr w:rsidR="00CA6213" w:rsidRPr="00CA6213" w14:paraId="573FCB16" w14:textId="77777777" w:rsidTr="004042FA">
        <w:trPr>
          <w:trHeight w:val="65"/>
        </w:trPr>
        <w:tc>
          <w:tcPr>
            <w:tcW w:w="2265" w:type="dxa"/>
          </w:tcPr>
          <w:p w14:paraId="2E271EC1" w14:textId="77777777" w:rsidR="004042FA" w:rsidRPr="00CA6213" w:rsidRDefault="004042FA" w:rsidP="001272F1">
            <w:pPr>
              <w:pStyle w:val="TableBody"/>
              <w:rPr>
                <w:i/>
                <w:color w:val="auto"/>
              </w:rPr>
            </w:pPr>
            <w:r w:rsidRPr="00CA6213">
              <w:rPr>
                <w:i/>
                <w:color w:val="auto"/>
              </w:rPr>
              <w:t>Read command</w:t>
            </w:r>
          </w:p>
          <w:p w14:paraId="2DD3AE0D" w14:textId="77777777" w:rsidR="004042FA" w:rsidRPr="00CA6213" w:rsidRDefault="004042FA" w:rsidP="001272F1">
            <w:pPr>
              <w:pStyle w:val="TableBody"/>
              <w:rPr>
                <w:color w:val="auto"/>
              </w:rPr>
            </w:pPr>
          </w:p>
          <w:p w14:paraId="2CC8FDB1" w14:textId="77777777" w:rsidR="004042FA" w:rsidRPr="00CA6213" w:rsidRDefault="004042FA" w:rsidP="001272F1">
            <w:pPr>
              <w:pStyle w:val="TableBody"/>
              <w:rPr>
                <w:color w:val="auto"/>
                <w:u w:val="single"/>
              </w:rPr>
            </w:pPr>
            <w:r w:rsidRPr="00CA6213">
              <w:rPr>
                <w:color w:val="auto"/>
                <w:u w:val="single"/>
              </w:rPr>
              <w:t>Syntax</w:t>
            </w:r>
          </w:p>
          <w:p w14:paraId="35B94864" w14:textId="5EABC081" w:rsidR="004042FA" w:rsidRPr="00CA6213" w:rsidRDefault="004042FA" w:rsidP="001B258B">
            <w:pPr>
              <w:pStyle w:val="TableBody"/>
              <w:rPr>
                <w:b/>
                <w:color w:val="auto"/>
              </w:rPr>
            </w:pPr>
            <w:r w:rsidRPr="00CA6213">
              <w:rPr>
                <w:b/>
                <w:color w:val="auto"/>
              </w:rPr>
              <w:t>AT+</w:t>
            </w:r>
            <w:r w:rsidR="001B258B" w:rsidRPr="00CA6213">
              <w:rPr>
                <w:b/>
                <w:color w:val="auto"/>
              </w:rPr>
              <w:t>NVBU</w:t>
            </w:r>
            <w:r w:rsidRPr="00CA6213">
              <w:rPr>
                <w:b/>
                <w:color w:val="auto"/>
              </w:rPr>
              <w:t>?</w:t>
            </w:r>
          </w:p>
        </w:tc>
        <w:tc>
          <w:tcPr>
            <w:tcW w:w="6804" w:type="dxa"/>
          </w:tcPr>
          <w:p w14:paraId="1C281BB2" w14:textId="77777777" w:rsidR="001B258B" w:rsidRPr="00CA6213" w:rsidRDefault="001B258B" w:rsidP="001B258B">
            <w:pPr>
              <w:pStyle w:val="TableBody"/>
              <w:rPr>
                <w:color w:val="auto"/>
              </w:rPr>
            </w:pPr>
            <w:r w:rsidRPr="00CA6213">
              <w:rPr>
                <w:color w:val="auto"/>
                <w:lang w:eastAsia="zh-CN"/>
              </w:rPr>
              <w:t xml:space="preserve">Returns list of NV backup with the format: </w:t>
            </w:r>
            <w:r w:rsidRPr="00CA6213">
              <w:rPr>
                <w:b/>
                <w:color w:val="auto"/>
              </w:rPr>
              <w:t>+NVBU: &lt;file id&gt;,&lt;backup date&gt;,&lt;backup firmware version&gt;</w:t>
            </w:r>
          </w:p>
          <w:p w14:paraId="49BB4A1D" w14:textId="77777777" w:rsidR="001B258B" w:rsidRPr="00CA6213" w:rsidRDefault="001B258B" w:rsidP="001B258B">
            <w:pPr>
              <w:pStyle w:val="TableBody"/>
              <w:rPr>
                <w:color w:val="auto"/>
                <w:u w:val="single"/>
              </w:rPr>
            </w:pPr>
          </w:p>
          <w:p w14:paraId="31171B32" w14:textId="77777777" w:rsidR="001B258B" w:rsidRPr="00CA6213" w:rsidRDefault="001B258B" w:rsidP="001B258B">
            <w:pPr>
              <w:pStyle w:val="TableBody"/>
              <w:rPr>
                <w:color w:val="auto"/>
                <w:u w:val="single"/>
              </w:rPr>
            </w:pPr>
            <w:r w:rsidRPr="00CA6213">
              <w:rPr>
                <w:color w:val="auto"/>
                <w:u w:val="single"/>
              </w:rPr>
              <w:t>Response</w:t>
            </w:r>
          </w:p>
          <w:p w14:paraId="4ACC23ED" w14:textId="7505448C" w:rsidR="001B258B" w:rsidRPr="00CA6213" w:rsidRDefault="001356B2" w:rsidP="001B258B">
            <w:pPr>
              <w:pStyle w:val="TableBody"/>
              <w:rPr>
                <w:b/>
                <w:color w:val="auto"/>
                <w:lang w:eastAsia="zh-CN"/>
              </w:rPr>
            </w:pPr>
            <w:r w:rsidRPr="00CA6213">
              <w:rPr>
                <w:b/>
                <w:color w:val="auto"/>
                <w:lang w:eastAsia="zh-CN"/>
              </w:rPr>
              <w:t>[+NVBU:</w:t>
            </w:r>
            <w:r w:rsidR="001B258B" w:rsidRPr="00CA6213">
              <w:rPr>
                <w:b/>
                <w:color w:val="auto"/>
                <w:lang w:eastAsia="zh-CN"/>
              </w:rPr>
              <w:t>0,&lt;backup date&gt;,&lt;backup firmware version&gt;]</w:t>
            </w:r>
          </w:p>
          <w:p w14:paraId="148B1FA8" w14:textId="77777777" w:rsidR="001B258B" w:rsidRPr="00CA6213" w:rsidRDefault="001B258B" w:rsidP="001B258B">
            <w:pPr>
              <w:pStyle w:val="TableBody"/>
              <w:rPr>
                <w:b/>
                <w:color w:val="auto"/>
                <w:lang w:eastAsia="zh-CN"/>
              </w:rPr>
            </w:pPr>
            <w:r w:rsidRPr="00CA6213">
              <w:rPr>
                <w:b/>
                <w:color w:val="auto"/>
                <w:lang w:eastAsia="zh-CN"/>
              </w:rPr>
              <w:t xml:space="preserve">OK </w:t>
            </w:r>
          </w:p>
          <w:p w14:paraId="07148437" w14:textId="6C5DC8F0" w:rsidR="007E0FF5" w:rsidRPr="00CA6213" w:rsidRDefault="007E0FF5" w:rsidP="001B258B">
            <w:pPr>
              <w:pStyle w:val="TableBody"/>
              <w:rPr>
                <w:color w:val="auto"/>
              </w:rPr>
            </w:pPr>
          </w:p>
          <w:p w14:paraId="48BD2963" w14:textId="77777777" w:rsidR="007E0FF5" w:rsidRPr="00CA6213" w:rsidRDefault="007E0FF5" w:rsidP="007E0FF5">
            <w:pPr>
              <w:pStyle w:val="TableBody"/>
              <w:rPr>
                <w:color w:val="auto"/>
                <w:u w:val="single"/>
              </w:rPr>
            </w:pPr>
            <w:r w:rsidRPr="00CA6213">
              <w:rPr>
                <w:color w:val="auto"/>
                <w:u w:val="single"/>
              </w:rPr>
              <w:t>Error case</w:t>
            </w:r>
          </w:p>
          <w:p w14:paraId="64F2914D" w14:textId="6D17FC52" w:rsidR="007E0FF5" w:rsidRPr="00CA6213" w:rsidRDefault="007E0FF5" w:rsidP="001B258B">
            <w:pPr>
              <w:pStyle w:val="TableBody"/>
              <w:rPr>
                <w:color w:val="auto"/>
              </w:rPr>
            </w:pPr>
            <w:r w:rsidRPr="00CA6213">
              <w:rPr>
                <w:b/>
                <w:color w:val="auto"/>
              </w:rPr>
              <w:t>ERROR</w:t>
            </w:r>
            <w:r w:rsidRPr="00CA6213">
              <w:rPr>
                <w:color w:val="auto"/>
              </w:rPr>
              <w:t xml:space="preserve"> when no backup available</w:t>
            </w:r>
          </w:p>
          <w:p w14:paraId="1BE9A2D1" w14:textId="77777777" w:rsidR="007E0FF5" w:rsidRPr="00CA6213" w:rsidRDefault="007E0FF5" w:rsidP="001B258B">
            <w:pPr>
              <w:pStyle w:val="TableBody"/>
              <w:rPr>
                <w:color w:val="auto"/>
              </w:rPr>
            </w:pPr>
          </w:p>
          <w:p w14:paraId="0DE253AE" w14:textId="77777777" w:rsidR="001B258B" w:rsidRPr="00CA6213" w:rsidRDefault="001B258B" w:rsidP="001B258B">
            <w:pPr>
              <w:pStyle w:val="TableBody"/>
              <w:rPr>
                <w:color w:val="auto"/>
                <w:u w:val="single"/>
              </w:rPr>
            </w:pPr>
            <w:r w:rsidRPr="00CA6213">
              <w:rPr>
                <w:color w:val="auto"/>
                <w:u w:val="single"/>
              </w:rPr>
              <w:t>Parameters</w:t>
            </w:r>
          </w:p>
          <w:p w14:paraId="3EB0F149" w14:textId="77777777" w:rsidR="001B258B" w:rsidRPr="00CA6213" w:rsidRDefault="001B258B" w:rsidP="001B258B">
            <w:pPr>
              <w:pStyle w:val="TableBody"/>
              <w:rPr>
                <w:b/>
                <w:color w:val="auto"/>
              </w:rPr>
            </w:pPr>
            <w:r w:rsidRPr="00CA6213">
              <w:rPr>
                <w:b/>
                <w:color w:val="auto"/>
              </w:rPr>
              <w:t>&lt;file id&gt;</w:t>
            </w:r>
            <w:r w:rsidRPr="00CA6213">
              <w:rPr>
                <w:color w:val="auto"/>
              </w:rPr>
              <w:tab/>
              <w:t>Backup file ID corresponding to one NV partition in non-volatile memory</w:t>
            </w:r>
          </w:p>
          <w:p w14:paraId="25254467" w14:textId="77777777" w:rsidR="001B258B" w:rsidRPr="00CA6213" w:rsidRDefault="001B258B" w:rsidP="001B258B">
            <w:pPr>
              <w:pStyle w:val="TableBody"/>
              <w:rPr>
                <w:b/>
                <w:color w:val="auto"/>
              </w:rPr>
            </w:pPr>
          </w:p>
          <w:p w14:paraId="21BDF6D1" w14:textId="77777777" w:rsidR="001B258B" w:rsidRPr="00CA6213" w:rsidRDefault="001B258B" w:rsidP="001B258B">
            <w:pPr>
              <w:pStyle w:val="TableBody"/>
              <w:rPr>
                <w:color w:val="auto"/>
              </w:rPr>
            </w:pPr>
            <w:r w:rsidRPr="00CA6213">
              <w:rPr>
                <w:b/>
                <w:color w:val="auto"/>
              </w:rPr>
              <w:t>&lt;backup date&gt;</w:t>
            </w:r>
            <w:r w:rsidRPr="00CA6213">
              <w:rPr>
                <w:color w:val="auto"/>
              </w:rPr>
              <w:tab/>
              <w:t>Generation date of the NV backup</w:t>
            </w:r>
          </w:p>
          <w:p w14:paraId="0FB269C6" w14:textId="77777777" w:rsidR="001B258B" w:rsidRPr="00CA6213" w:rsidRDefault="001B258B" w:rsidP="001B258B">
            <w:pPr>
              <w:pStyle w:val="TableBody"/>
              <w:rPr>
                <w:b/>
                <w:color w:val="auto"/>
              </w:rPr>
            </w:pPr>
          </w:p>
          <w:p w14:paraId="32147E58" w14:textId="4A908D19" w:rsidR="004042FA" w:rsidRPr="00CA6213" w:rsidRDefault="001B258B" w:rsidP="001B258B">
            <w:pPr>
              <w:pStyle w:val="TableBody"/>
              <w:rPr>
                <w:color w:val="auto"/>
              </w:rPr>
            </w:pPr>
            <w:r w:rsidRPr="00CA6213">
              <w:rPr>
                <w:b/>
                <w:color w:val="auto"/>
              </w:rPr>
              <w:t>&lt;backup firmware version&gt;</w:t>
            </w:r>
            <w:r w:rsidRPr="00CA6213">
              <w:rPr>
                <w:color w:val="auto"/>
              </w:rPr>
              <w:tab/>
              <w:t>Firmware version used to generate the NV backup</w:t>
            </w:r>
          </w:p>
        </w:tc>
      </w:tr>
      <w:tr w:rsidR="00CA6213" w:rsidRPr="00CA6213" w14:paraId="5741E374" w14:textId="77777777" w:rsidTr="004042FA">
        <w:trPr>
          <w:cantSplit w:val="0"/>
          <w:trHeight w:val="815"/>
        </w:trPr>
        <w:tc>
          <w:tcPr>
            <w:tcW w:w="2265" w:type="dxa"/>
          </w:tcPr>
          <w:p w14:paraId="455EF205" w14:textId="3920E6E1" w:rsidR="001B258B" w:rsidRPr="00CA6213" w:rsidRDefault="001B258B" w:rsidP="001B258B">
            <w:pPr>
              <w:pStyle w:val="TableBody"/>
              <w:rPr>
                <w:i/>
                <w:color w:val="auto"/>
              </w:rPr>
            </w:pPr>
            <w:r w:rsidRPr="00CA6213">
              <w:rPr>
                <w:i/>
                <w:color w:val="auto"/>
              </w:rPr>
              <w:t>Write command</w:t>
            </w:r>
          </w:p>
          <w:p w14:paraId="66777A4A" w14:textId="77777777" w:rsidR="001B258B" w:rsidRPr="00CA6213" w:rsidRDefault="001B258B" w:rsidP="001B258B">
            <w:pPr>
              <w:pStyle w:val="TableBody"/>
              <w:rPr>
                <w:color w:val="auto"/>
              </w:rPr>
            </w:pPr>
          </w:p>
          <w:p w14:paraId="48247DB4" w14:textId="77777777" w:rsidR="001B258B" w:rsidRPr="00CA6213" w:rsidRDefault="001B258B" w:rsidP="001B258B">
            <w:pPr>
              <w:pStyle w:val="TableBody"/>
              <w:rPr>
                <w:color w:val="auto"/>
                <w:u w:val="single"/>
              </w:rPr>
            </w:pPr>
            <w:r w:rsidRPr="00CA6213">
              <w:rPr>
                <w:color w:val="auto"/>
                <w:u w:val="single"/>
              </w:rPr>
              <w:t>Syntax</w:t>
            </w:r>
          </w:p>
          <w:p w14:paraId="3AF72B99" w14:textId="77777777" w:rsidR="001B258B" w:rsidRPr="00CA6213" w:rsidRDefault="001B258B" w:rsidP="001B258B">
            <w:pPr>
              <w:pStyle w:val="TableBody"/>
              <w:rPr>
                <w:color w:val="auto"/>
                <w:u w:val="single"/>
              </w:rPr>
            </w:pPr>
            <w:r w:rsidRPr="00CA6213">
              <w:rPr>
                <w:color w:val="auto"/>
              </w:rPr>
              <w:t>For &lt;mode&gt;=0 or 1:</w:t>
            </w:r>
          </w:p>
          <w:p w14:paraId="375051D1" w14:textId="77777777" w:rsidR="001B258B" w:rsidRPr="00CA6213" w:rsidRDefault="001B258B" w:rsidP="001B258B">
            <w:pPr>
              <w:pStyle w:val="TableBody"/>
              <w:rPr>
                <w:b/>
                <w:color w:val="auto"/>
              </w:rPr>
            </w:pPr>
            <w:r w:rsidRPr="00CA6213">
              <w:rPr>
                <w:b/>
                <w:color w:val="auto"/>
              </w:rPr>
              <w:t>AT+NVBU=</w:t>
            </w:r>
          </w:p>
          <w:p w14:paraId="1F5F9279" w14:textId="77777777" w:rsidR="001B258B" w:rsidRPr="00CA6213" w:rsidRDefault="001B258B" w:rsidP="001B258B">
            <w:pPr>
              <w:pStyle w:val="TableBody"/>
              <w:rPr>
                <w:b/>
                <w:color w:val="auto"/>
                <w:lang w:val="fr-FR"/>
              </w:rPr>
            </w:pPr>
            <w:r w:rsidRPr="00CA6213">
              <w:rPr>
                <w:b/>
                <w:color w:val="auto"/>
                <w:lang w:val="fr-FR"/>
              </w:rPr>
              <w:t>&lt;mode</w:t>
            </w:r>
            <w:proofErr w:type="gramStart"/>
            <w:r w:rsidRPr="00CA6213">
              <w:rPr>
                <w:b/>
                <w:color w:val="auto"/>
                <w:lang w:val="fr-FR"/>
              </w:rPr>
              <w:t>&gt;</w:t>
            </w:r>
            <w:proofErr w:type="gramEnd"/>
            <w:r w:rsidRPr="00CA6213">
              <w:rPr>
                <w:b/>
                <w:color w:val="auto"/>
                <w:lang w:val="fr-FR"/>
              </w:rPr>
              <w:br/>
              <w:t>[,&lt;</w:t>
            </w:r>
            <w:proofErr w:type="spellStart"/>
            <w:r w:rsidRPr="00CA6213">
              <w:rPr>
                <w:b/>
                <w:color w:val="auto"/>
                <w:lang w:val="fr-FR"/>
              </w:rPr>
              <w:t>parti_id</w:t>
            </w:r>
            <w:proofErr w:type="spellEnd"/>
            <w:r w:rsidRPr="00CA6213">
              <w:rPr>
                <w:b/>
                <w:color w:val="auto"/>
                <w:lang w:val="fr-FR"/>
              </w:rPr>
              <w:t>&gt;]</w:t>
            </w:r>
          </w:p>
          <w:p w14:paraId="3082F3BD" w14:textId="77777777" w:rsidR="001B258B" w:rsidRPr="00CA6213" w:rsidRDefault="001B258B" w:rsidP="001B258B">
            <w:pPr>
              <w:pStyle w:val="TableBody"/>
              <w:rPr>
                <w:b/>
                <w:color w:val="auto"/>
                <w:lang w:val="fr-FR"/>
              </w:rPr>
            </w:pPr>
          </w:p>
          <w:p w14:paraId="2ACD73F3" w14:textId="77777777" w:rsidR="001B258B" w:rsidRPr="00CA6213" w:rsidRDefault="001B258B" w:rsidP="001B258B">
            <w:pPr>
              <w:pStyle w:val="TableBody"/>
              <w:rPr>
                <w:color w:val="auto"/>
                <w:u w:val="single"/>
                <w:lang w:val="fr-FR"/>
              </w:rPr>
            </w:pPr>
            <w:r w:rsidRPr="00CA6213">
              <w:rPr>
                <w:color w:val="auto"/>
                <w:lang w:val="fr-FR"/>
              </w:rPr>
              <w:t>For &lt;mode&gt;=2:</w:t>
            </w:r>
          </w:p>
          <w:p w14:paraId="26E60666" w14:textId="77777777" w:rsidR="001B258B" w:rsidRPr="00CA6213" w:rsidRDefault="001B258B" w:rsidP="001B258B">
            <w:pPr>
              <w:pStyle w:val="TableBody"/>
              <w:rPr>
                <w:b/>
                <w:color w:val="auto"/>
              </w:rPr>
            </w:pPr>
            <w:r w:rsidRPr="00CA6213">
              <w:rPr>
                <w:b/>
                <w:color w:val="auto"/>
              </w:rPr>
              <w:t>AT+NVBU=</w:t>
            </w:r>
          </w:p>
          <w:p w14:paraId="2FD43F73" w14:textId="619037B7" w:rsidR="001B258B" w:rsidRPr="00CA6213" w:rsidRDefault="001B258B" w:rsidP="001B258B">
            <w:pPr>
              <w:pStyle w:val="TableBody"/>
              <w:rPr>
                <w:b/>
                <w:color w:val="auto"/>
              </w:rPr>
            </w:pPr>
            <w:r w:rsidRPr="00CA6213">
              <w:rPr>
                <w:b/>
                <w:color w:val="auto"/>
              </w:rPr>
              <w:t>&lt;mode&gt;[,&lt;clear&gt;]</w:t>
            </w:r>
          </w:p>
        </w:tc>
        <w:tc>
          <w:tcPr>
            <w:tcW w:w="6804" w:type="dxa"/>
          </w:tcPr>
          <w:p w14:paraId="09943374" w14:textId="77777777" w:rsidR="001B258B" w:rsidRPr="00CA6213" w:rsidRDefault="001B258B" w:rsidP="001B258B">
            <w:pPr>
              <w:pStyle w:val="TableBody"/>
              <w:rPr>
                <w:color w:val="auto"/>
                <w:u w:val="single"/>
              </w:rPr>
            </w:pPr>
          </w:p>
          <w:p w14:paraId="1586B066" w14:textId="77777777" w:rsidR="001B258B" w:rsidRPr="00CA6213" w:rsidRDefault="001B258B" w:rsidP="001B258B">
            <w:pPr>
              <w:pStyle w:val="TableBody"/>
              <w:rPr>
                <w:color w:val="auto"/>
                <w:u w:val="single"/>
              </w:rPr>
            </w:pPr>
          </w:p>
          <w:p w14:paraId="6B2A08ED" w14:textId="77777777" w:rsidR="001B258B" w:rsidRPr="00CA6213" w:rsidRDefault="001B258B" w:rsidP="001B258B">
            <w:pPr>
              <w:pStyle w:val="TableBody"/>
              <w:rPr>
                <w:color w:val="auto"/>
                <w:u w:val="single"/>
              </w:rPr>
            </w:pPr>
            <w:r w:rsidRPr="00CA6213">
              <w:rPr>
                <w:color w:val="auto"/>
                <w:u w:val="single"/>
              </w:rPr>
              <w:t>Response</w:t>
            </w:r>
          </w:p>
          <w:p w14:paraId="46A55E10" w14:textId="77777777" w:rsidR="001B258B" w:rsidRPr="00CA6213" w:rsidRDefault="001B258B" w:rsidP="001B258B">
            <w:pPr>
              <w:pStyle w:val="TableBody"/>
              <w:rPr>
                <w:color w:val="auto"/>
              </w:rPr>
            </w:pPr>
            <w:r w:rsidRPr="00CA6213">
              <w:rPr>
                <w:color w:val="auto"/>
              </w:rPr>
              <w:t>For &lt;mode&gt;=0 or 1:</w:t>
            </w:r>
          </w:p>
          <w:p w14:paraId="5116704A" w14:textId="77777777" w:rsidR="001B258B" w:rsidRPr="00CA6213" w:rsidRDefault="001B258B" w:rsidP="001B258B">
            <w:pPr>
              <w:pStyle w:val="TableBody"/>
              <w:rPr>
                <w:b/>
                <w:color w:val="auto"/>
              </w:rPr>
            </w:pPr>
            <w:r w:rsidRPr="00CA6213">
              <w:rPr>
                <w:b/>
                <w:color w:val="auto"/>
              </w:rPr>
              <w:t>OK</w:t>
            </w:r>
          </w:p>
          <w:p w14:paraId="64DEB6F9" w14:textId="77777777" w:rsidR="001B258B" w:rsidRPr="00CA6213" w:rsidRDefault="001B258B" w:rsidP="001B258B">
            <w:pPr>
              <w:pStyle w:val="TableBody"/>
              <w:rPr>
                <w:color w:val="auto"/>
              </w:rPr>
            </w:pPr>
          </w:p>
          <w:p w14:paraId="4F1E6478" w14:textId="77777777" w:rsidR="001B258B" w:rsidRPr="00CA6213" w:rsidRDefault="001B258B" w:rsidP="001B258B">
            <w:pPr>
              <w:pStyle w:val="TableBody"/>
              <w:rPr>
                <w:color w:val="auto"/>
              </w:rPr>
            </w:pPr>
            <w:r w:rsidRPr="00CA6213">
              <w:rPr>
                <w:color w:val="auto"/>
              </w:rPr>
              <w:t>For &lt;mode&gt;=2 and &lt;clear&gt;=0:</w:t>
            </w:r>
          </w:p>
          <w:p w14:paraId="5C012CA7" w14:textId="77777777" w:rsidR="001B258B" w:rsidRPr="00CA6213" w:rsidRDefault="001B258B" w:rsidP="001B258B">
            <w:pPr>
              <w:pStyle w:val="TableBody"/>
              <w:rPr>
                <w:b/>
                <w:color w:val="auto"/>
              </w:rPr>
            </w:pPr>
            <w:r w:rsidRPr="00CA6213">
              <w:rPr>
                <w:b/>
                <w:color w:val="auto"/>
              </w:rPr>
              <w:t>&lt;log data 0&gt;</w:t>
            </w:r>
          </w:p>
          <w:p w14:paraId="341AF370" w14:textId="77777777" w:rsidR="001B258B" w:rsidRPr="00CA6213" w:rsidRDefault="001B258B" w:rsidP="001B258B">
            <w:pPr>
              <w:pStyle w:val="TableBody"/>
              <w:rPr>
                <w:b/>
                <w:color w:val="auto"/>
              </w:rPr>
            </w:pPr>
            <w:r w:rsidRPr="00CA6213">
              <w:rPr>
                <w:b/>
                <w:color w:val="auto"/>
              </w:rPr>
              <w:t>[&lt;log data 1&gt;]</w:t>
            </w:r>
          </w:p>
          <w:p w14:paraId="08F9D154" w14:textId="77777777" w:rsidR="001B258B" w:rsidRPr="00CA6213" w:rsidRDefault="001B258B" w:rsidP="001B258B">
            <w:pPr>
              <w:pStyle w:val="TableBody"/>
              <w:rPr>
                <w:b/>
                <w:color w:val="auto"/>
              </w:rPr>
            </w:pPr>
            <w:r w:rsidRPr="00CA6213">
              <w:rPr>
                <w:b/>
                <w:color w:val="auto"/>
              </w:rPr>
              <w:t>…</w:t>
            </w:r>
          </w:p>
          <w:p w14:paraId="72E03B7C" w14:textId="77777777" w:rsidR="001B258B" w:rsidRPr="00CA6213" w:rsidRDefault="001B258B" w:rsidP="001B258B">
            <w:pPr>
              <w:pStyle w:val="TableBody"/>
              <w:rPr>
                <w:b/>
                <w:color w:val="auto"/>
              </w:rPr>
            </w:pPr>
            <w:r w:rsidRPr="00CA6213">
              <w:rPr>
                <w:b/>
                <w:color w:val="auto"/>
              </w:rPr>
              <w:t>[&lt;log data n&gt;]</w:t>
            </w:r>
          </w:p>
          <w:p w14:paraId="1F56F830" w14:textId="77777777" w:rsidR="001B258B" w:rsidRPr="00CA6213" w:rsidRDefault="001B258B" w:rsidP="001B258B">
            <w:pPr>
              <w:pStyle w:val="TableBody"/>
              <w:rPr>
                <w:b/>
                <w:color w:val="auto"/>
              </w:rPr>
            </w:pPr>
            <w:r w:rsidRPr="00CA6213">
              <w:rPr>
                <w:b/>
                <w:color w:val="auto"/>
              </w:rPr>
              <w:t>OK</w:t>
            </w:r>
          </w:p>
          <w:p w14:paraId="667C11E4" w14:textId="77777777" w:rsidR="001B258B" w:rsidRPr="00CA6213" w:rsidRDefault="001B258B" w:rsidP="001B258B">
            <w:pPr>
              <w:pStyle w:val="TableBody"/>
              <w:rPr>
                <w:color w:val="auto"/>
              </w:rPr>
            </w:pPr>
          </w:p>
          <w:p w14:paraId="40C74A78" w14:textId="77777777" w:rsidR="001B258B" w:rsidRPr="00CA6213" w:rsidRDefault="001B258B" w:rsidP="001B258B">
            <w:pPr>
              <w:pStyle w:val="TableBody"/>
              <w:rPr>
                <w:color w:val="auto"/>
              </w:rPr>
            </w:pPr>
            <w:r w:rsidRPr="00CA6213">
              <w:rPr>
                <w:color w:val="auto"/>
              </w:rPr>
              <w:t>For &lt;mode&gt;=2 and &lt;clear&gt;=1:</w:t>
            </w:r>
          </w:p>
          <w:p w14:paraId="3880B3FD" w14:textId="77777777" w:rsidR="001B258B" w:rsidRPr="00CA6213" w:rsidRDefault="001B258B" w:rsidP="001B258B">
            <w:pPr>
              <w:pStyle w:val="TableBody"/>
              <w:rPr>
                <w:b/>
                <w:color w:val="auto"/>
              </w:rPr>
            </w:pPr>
            <w:r w:rsidRPr="00CA6213">
              <w:rPr>
                <w:b/>
                <w:color w:val="auto"/>
              </w:rPr>
              <w:t>OK</w:t>
            </w:r>
          </w:p>
          <w:p w14:paraId="3C85B4F2" w14:textId="77777777" w:rsidR="001B258B" w:rsidRPr="00CA6213" w:rsidRDefault="001B258B" w:rsidP="001B258B">
            <w:pPr>
              <w:pStyle w:val="TableBody"/>
              <w:rPr>
                <w:color w:val="auto"/>
              </w:rPr>
            </w:pPr>
          </w:p>
          <w:p w14:paraId="707B7F0E" w14:textId="77777777" w:rsidR="001B258B" w:rsidRPr="00CA6213" w:rsidRDefault="001B258B" w:rsidP="001B258B">
            <w:pPr>
              <w:pStyle w:val="TableBody"/>
              <w:rPr>
                <w:color w:val="auto"/>
                <w:u w:val="single"/>
              </w:rPr>
            </w:pPr>
            <w:r w:rsidRPr="00CA6213">
              <w:rPr>
                <w:color w:val="auto"/>
                <w:u w:val="single"/>
              </w:rPr>
              <w:t>Parameters</w:t>
            </w:r>
          </w:p>
          <w:p w14:paraId="4CC61F71" w14:textId="45462E4C" w:rsidR="001B258B" w:rsidRPr="00CA6213" w:rsidRDefault="001B258B" w:rsidP="001B258B">
            <w:pPr>
              <w:pStyle w:val="TableBody"/>
              <w:rPr>
                <w:color w:val="auto"/>
              </w:rPr>
            </w:pPr>
            <w:r w:rsidRPr="00CA6213">
              <w:rPr>
                <w:b/>
                <w:color w:val="auto"/>
              </w:rPr>
              <w:t>&lt;mode&gt;</w:t>
            </w:r>
            <w:r w:rsidRPr="00CA6213">
              <w:rPr>
                <w:b/>
                <w:color w:val="auto"/>
              </w:rPr>
              <w:tab/>
            </w:r>
            <w:r w:rsidRPr="00CA6213">
              <w:rPr>
                <w:color w:val="auto"/>
              </w:rPr>
              <w:t>0</w:t>
            </w:r>
            <w:r w:rsidRPr="00CA6213">
              <w:rPr>
                <w:color w:val="auto"/>
              </w:rPr>
              <w:tab/>
              <w:t xml:space="preserve">Generate backup of </w:t>
            </w:r>
            <w:r w:rsidR="00A47178" w:rsidRPr="00CA6213">
              <w:rPr>
                <w:color w:val="auto"/>
              </w:rPr>
              <w:t xml:space="preserve">both </w:t>
            </w:r>
            <w:r w:rsidRPr="00CA6213">
              <w:rPr>
                <w:color w:val="auto"/>
              </w:rPr>
              <w:t xml:space="preserve">Static Calibrated and static </w:t>
            </w:r>
            <w:proofErr w:type="spellStart"/>
            <w:r w:rsidRPr="00CA6213">
              <w:rPr>
                <w:color w:val="auto"/>
              </w:rPr>
              <w:t>config</w:t>
            </w:r>
            <w:proofErr w:type="spellEnd"/>
            <w:r w:rsidRPr="00CA6213">
              <w:rPr>
                <w:color w:val="auto"/>
              </w:rPr>
              <w:t xml:space="preserve"> NV data to NV backup partition</w:t>
            </w:r>
            <w:r w:rsidRPr="00CA6213">
              <w:rPr>
                <w:color w:val="auto"/>
                <w:lang w:eastAsia="zh-CN"/>
              </w:rPr>
              <w:br/>
            </w:r>
            <w:r w:rsidRPr="00CA6213">
              <w:rPr>
                <w:color w:val="auto"/>
              </w:rPr>
              <w:tab/>
            </w:r>
            <w:r w:rsidRPr="00CA6213">
              <w:rPr>
                <w:color w:val="auto"/>
              </w:rPr>
              <w:tab/>
              <w:t>1</w:t>
            </w:r>
            <w:r w:rsidRPr="00CA6213">
              <w:rPr>
                <w:color w:val="auto"/>
              </w:rPr>
              <w:tab/>
              <w:t>Restore all NV data from the NVM backup partition</w:t>
            </w:r>
            <w:r w:rsidR="00B64629" w:rsidRPr="00CA6213">
              <w:rPr>
                <w:color w:val="auto"/>
              </w:rPr>
              <w:t xml:space="preserve"> and default dynamic parameters</w:t>
            </w:r>
            <w:r w:rsidRPr="00CA6213">
              <w:rPr>
                <w:color w:val="auto"/>
                <w:lang w:eastAsia="zh-CN"/>
              </w:rPr>
              <w:t xml:space="preserve"> </w:t>
            </w:r>
            <w:r w:rsidRPr="00CA6213">
              <w:rPr>
                <w:color w:val="auto"/>
                <w:lang w:eastAsia="zh-CN"/>
              </w:rPr>
              <w:br/>
            </w:r>
            <w:r w:rsidRPr="00CA6213">
              <w:rPr>
                <w:color w:val="auto"/>
              </w:rPr>
              <w:tab/>
            </w:r>
            <w:r w:rsidRPr="00CA6213">
              <w:rPr>
                <w:color w:val="auto"/>
              </w:rPr>
              <w:tab/>
              <w:t>2</w:t>
            </w:r>
            <w:r w:rsidRPr="00CA6213">
              <w:rPr>
                <w:color w:val="auto"/>
              </w:rPr>
              <w:tab/>
              <w:t>List logs of NV backup operations</w:t>
            </w:r>
          </w:p>
          <w:p w14:paraId="67B1067E" w14:textId="77777777" w:rsidR="001B258B" w:rsidRPr="00CA6213" w:rsidRDefault="001B258B" w:rsidP="001B258B">
            <w:pPr>
              <w:pStyle w:val="TableBody"/>
              <w:rPr>
                <w:color w:val="auto"/>
                <w:lang w:eastAsia="zh-CN"/>
              </w:rPr>
            </w:pPr>
          </w:p>
          <w:p w14:paraId="0D5304D1" w14:textId="77777777" w:rsidR="001B258B" w:rsidRPr="00CA6213" w:rsidRDefault="001B258B" w:rsidP="001B258B">
            <w:pPr>
              <w:pStyle w:val="TableBody"/>
              <w:rPr>
                <w:color w:val="auto"/>
              </w:rPr>
            </w:pPr>
            <w:r w:rsidRPr="00CA6213">
              <w:rPr>
                <w:b/>
                <w:color w:val="auto"/>
              </w:rPr>
              <w:t>&lt;log data&gt;</w:t>
            </w:r>
            <w:r w:rsidRPr="00CA6213">
              <w:rPr>
                <w:b/>
                <w:color w:val="auto"/>
              </w:rPr>
              <w:tab/>
            </w:r>
            <w:r w:rsidRPr="00CA6213">
              <w:rPr>
                <w:color w:val="auto"/>
              </w:rPr>
              <w:t>NV backup operations log data</w:t>
            </w:r>
          </w:p>
          <w:p w14:paraId="44EC6EC3" w14:textId="77777777" w:rsidR="001B258B" w:rsidRPr="00CA6213" w:rsidRDefault="001B258B" w:rsidP="001B258B">
            <w:pPr>
              <w:pStyle w:val="TableBody"/>
              <w:rPr>
                <w:color w:val="auto"/>
              </w:rPr>
            </w:pPr>
          </w:p>
          <w:p w14:paraId="3D620874" w14:textId="28E039D1" w:rsidR="001B258B" w:rsidRPr="00CA6213" w:rsidRDefault="001B258B" w:rsidP="001B258B">
            <w:pPr>
              <w:pStyle w:val="TableBody"/>
              <w:rPr>
                <w:color w:val="auto"/>
              </w:rPr>
            </w:pPr>
            <w:r w:rsidRPr="00CA6213">
              <w:rPr>
                <w:b/>
                <w:color w:val="auto"/>
              </w:rPr>
              <w:t>&lt;</w:t>
            </w:r>
            <w:proofErr w:type="spellStart"/>
            <w:r w:rsidRPr="00CA6213">
              <w:rPr>
                <w:b/>
                <w:color w:val="auto"/>
              </w:rPr>
              <w:t>parti_id</w:t>
            </w:r>
            <w:proofErr w:type="spellEnd"/>
            <w:r w:rsidRPr="00CA6213">
              <w:rPr>
                <w:b/>
                <w:color w:val="auto"/>
              </w:rPr>
              <w:t>&gt;</w:t>
            </w:r>
            <w:r w:rsidRPr="00CA6213">
              <w:rPr>
                <w:b/>
                <w:color w:val="auto"/>
              </w:rPr>
              <w:tab/>
            </w:r>
            <w:r w:rsidRPr="00CA6213">
              <w:rPr>
                <w:color w:val="auto"/>
              </w:rPr>
              <w:t>0</w:t>
            </w:r>
            <w:r w:rsidRPr="00CA6213">
              <w:rPr>
                <w:color w:val="auto"/>
              </w:rPr>
              <w:tab/>
              <w:t xml:space="preserve">Static Calibrated and static </w:t>
            </w:r>
            <w:proofErr w:type="spellStart"/>
            <w:r w:rsidRPr="00CA6213">
              <w:rPr>
                <w:color w:val="auto"/>
              </w:rPr>
              <w:t>config</w:t>
            </w:r>
            <w:proofErr w:type="spellEnd"/>
            <w:r w:rsidRPr="00CA6213">
              <w:rPr>
                <w:color w:val="auto"/>
              </w:rPr>
              <w:t xml:space="preserve"> NV</w:t>
            </w:r>
          </w:p>
          <w:p w14:paraId="74EB2D45" w14:textId="4DF92340" w:rsidR="001B258B" w:rsidRPr="00CA6213" w:rsidRDefault="001B258B" w:rsidP="001B258B">
            <w:pPr>
              <w:pStyle w:val="TableBody"/>
              <w:rPr>
                <w:color w:val="auto"/>
              </w:rPr>
            </w:pPr>
            <w:r w:rsidRPr="00CA6213">
              <w:rPr>
                <w:color w:val="auto"/>
              </w:rPr>
              <w:tab/>
            </w:r>
            <w:r w:rsidRPr="00CA6213">
              <w:rPr>
                <w:color w:val="auto"/>
              </w:rPr>
              <w:tab/>
              <w:t>1</w:t>
            </w:r>
            <w:r w:rsidRPr="00CA6213">
              <w:rPr>
                <w:color w:val="auto"/>
              </w:rPr>
              <w:tab/>
              <w:t>Idem as 0. For retro compatibility purpose</w:t>
            </w:r>
          </w:p>
          <w:p w14:paraId="7D3495D1" w14:textId="61037F1E" w:rsidR="001B258B" w:rsidRPr="00CA6213" w:rsidRDefault="001B258B" w:rsidP="001B258B">
            <w:pPr>
              <w:pStyle w:val="TableBody"/>
              <w:rPr>
                <w:color w:val="auto"/>
              </w:rPr>
            </w:pPr>
            <w:r w:rsidRPr="00CA6213">
              <w:rPr>
                <w:color w:val="auto"/>
              </w:rPr>
              <w:tab/>
            </w:r>
            <w:r w:rsidRPr="00CA6213">
              <w:rPr>
                <w:color w:val="auto"/>
              </w:rPr>
              <w:tab/>
              <w:t>2</w:t>
            </w:r>
            <w:r w:rsidRPr="00CA6213">
              <w:rPr>
                <w:color w:val="auto"/>
              </w:rPr>
              <w:tab/>
            </w:r>
            <w:r w:rsidR="00A47178" w:rsidRPr="00CA6213">
              <w:rPr>
                <w:color w:val="auto"/>
              </w:rPr>
              <w:t>Idem as 0. For retro compatibility purpose</w:t>
            </w:r>
          </w:p>
          <w:p w14:paraId="6564668A" w14:textId="52117FC6" w:rsidR="001B258B" w:rsidRPr="00CA6213" w:rsidRDefault="001B258B" w:rsidP="001B258B">
            <w:pPr>
              <w:pStyle w:val="TableBody"/>
              <w:rPr>
                <w:color w:val="auto"/>
              </w:rPr>
            </w:pPr>
            <w:r w:rsidRPr="00CA6213">
              <w:rPr>
                <w:color w:val="auto"/>
              </w:rPr>
              <w:tab/>
            </w:r>
            <w:r w:rsidRPr="00CA6213">
              <w:rPr>
                <w:color w:val="auto"/>
              </w:rPr>
              <w:tab/>
              <w:t>3</w:t>
            </w:r>
            <w:r w:rsidRPr="00CA6213">
              <w:rPr>
                <w:color w:val="auto"/>
              </w:rPr>
              <w:tab/>
            </w:r>
            <w:r w:rsidR="00B64629" w:rsidRPr="00CA6213">
              <w:rPr>
                <w:color w:val="auto"/>
              </w:rPr>
              <w:t>Idem as 0. For retro compatibility purpose</w:t>
            </w:r>
          </w:p>
          <w:p w14:paraId="57BEA076" w14:textId="77777777" w:rsidR="001B258B" w:rsidRPr="00CA6213" w:rsidRDefault="001B258B" w:rsidP="001B258B">
            <w:pPr>
              <w:pStyle w:val="TableBody"/>
              <w:rPr>
                <w:b/>
                <w:color w:val="auto"/>
              </w:rPr>
            </w:pPr>
          </w:p>
          <w:p w14:paraId="471EB106" w14:textId="77777777" w:rsidR="001B258B" w:rsidRPr="00CA6213" w:rsidRDefault="001B258B" w:rsidP="001B258B">
            <w:pPr>
              <w:pStyle w:val="TableBody"/>
              <w:rPr>
                <w:color w:val="auto"/>
              </w:rPr>
            </w:pPr>
            <w:r w:rsidRPr="00CA6213">
              <w:rPr>
                <w:b/>
                <w:color w:val="auto"/>
              </w:rPr>
              <w:lastRenderedPageBreak/>
              <w:t>&lt;clear log&gt;</w:t>
            </w:r>
            <w:r w:rsidRPr="00CA6213">
              <w:rPr>
                <w:b/>
                <w:color w:val="auto"/>
              </w:rPr>
              <w:tab/>
            </w:r>
            <w:r w:rsidRPr="00CA6213">
              <w:rPr>
                <w:color w:val="auto"/>
                <w:u w:val="single"/>
              </w:rPr>
              <w:t>0</w:t>
            </w:r>
            <w:r w:rsidRPr="00CA6213">
              <w:rPr>
                <w:color w:val="auto"/>
              </w:rPr>
              <w:tab/>
              <w:t>Read log</w:t>
            </w:r>
          </w:p>
          <w:p w14:paraId="04088E25" w14:textId="7F7A0B11" w:rsidR="001B258B" w:rsidRPr="00CA6213" w:rsidRDefault="001B258B" w:rsidP="001B258B">
            <w:pPr>
              <w:pStyle w:val="TableBody"/>
              <w:rPr>
                <w:snapToGrid w:val="0"/>
                <w:color w:val="auto"/>
              </w:rPr>
            </w:pPr>
            <w:r w:rsidRPr="00CA6213">
              <w:rPr>
                <w:color w:val="auto"/>
              </w:rPr>
              <w:tab/>
            </w:r>
            <w:r w:rsidRPr="00CA6213">
              <w:rPr>
                <w:color w:val="auto"/>
              </w:rPr>
              <w:tab/>
              <w:t>1</w:t>
            </w:r>
            <w:r w:rsidRPr="00CA6213">
              <w:rPr>
                <w:color w:val="auto"/>
              </w:rPr>
              <w:tab/>
              <w:t>Clear log</w:t>
            </w:r>
          </w:p>
        </w:tc>
      </w:tr>
      <w:tr w:rsidR="00CA6213" w:rsidRPr="00CA6213" w14:paraId="7A80E549" w14:textId="77777777" w:rsidTr="004042FA">
        <w:trPr>
          <w:trHeight w:val="389"/>
        </w:trPr>
        <w:tc>
          <w:tcPr>
            <w:tcW w:w="2265" w:type="dxa"/>
          </w:tcPr>
          <w:p w14:paraId="15BFB3F5" w14:textId="77777777" w:rsidR="001B258B" w:rsidRPr="00CA6213" w:rsidRDefault="001B258B" w:rsidP="001B258B">
            <w:pPr>
              <w:pStyle w:val="TableBody"/>
              <w:rPr>
                <w:i/>
                <w:color w:val="auto"/>
              </w:rPr>
            </w:pPr>
            <w:r w:rsidRPr="00CA6213">
              <w:rPr>
                <w:i/>
                <w:color w:val="auto"/>
              </w:rPr>
              <w:lastRenderedPageBreak/>
              <w:t>Unsolicited Notification</w:t>
            </w:r>
          </w:p>
        </w:tc>
        <w:tc>
          <w:tcPr>
            <w:tcW w:w="6804" w:type="dxa"/>
          </w:tcPr>
          <w:p w14:paraId="7667772C" w14:textId="77777777" w:rsidR="001B258B" w:rsidRPr="00CA6213" w:rsidRDefault="001B258B" w:rsidP="001B258B">
            <w:pPr>
              <w:pStyle w:val="TableBody"/>
              <w:rPr>
                <w:color w:val="auto"/>
                <w:u w:val="single"/>
              </w:rPr>
            </w:pPr>
            <w:r w:rsidRPr="00CA6213">
              <w:rPr>
                <w:color w:val="auto"/>
                <w:u w:val="single"/>
              </w:rPr>
              <w:t>Response</w:t>
            </w:r>
          </w:p>
          <w:p w14:paraId="268FAC5B" w14:textId="0FB42BD1" w:rsidR="00C82EA3" w:rsidRPr="00CA6213" w:rsidRDefault="00065D0D" w:rsidP="00C82EA3">
            <w:pPr>
              <w:pStyle w:val="TableBody"/>
              <w:rPr>
                <w:b/>
                <w:color w:val="auto"/>
              </w:rPr>
            </w:pPr>
            <w:r w:rsidRPr="00CA6213">
              <w:rPr>
                <w:b/>
                <w:color w:val="auto"/>
              </w:rPr>
              <w:t>+NVBU_IND:</w:t>
            </w:r>
            <w:r w:rsidR="00C82EA3" w:rsidRPr="00CA6213">
              <w:rPr>
                <w:b/>
                <w:color w:val="auto"/>
              </w:rPr>
              <w:t>&lt;status&gt;,&lt;file id&gt;,</w:t>
            </w:r>
            <w:r w:rsidR="00F63E66" w:rsidRPr="00CA6213">
              <w:rPr>
                <w:b/>
                <w:color w:val="auto"/>
              </w:rPr>
              <w:t>&lt;</w:t>
            </w:r>
            <w:proofErr w:type="spellStart"/>
            <w:r w:rsidR="00F63E66" w:rsidRPr="00CA6213">
              <w:rPr>
                <w:b/>
                <w:color w:val="auto"/>
              </w:rPr>
              <w:t>errcode</w:t>
            </w:r>
            <w:proofErr w:type="spellEnd"/>
            <w:r w:rsidR="00F63E66" w:rsidRPr="00CA6213">
              <w:rPr>
                <w:b/>
                <w:color w:val="auto"/>
              </w:rPr>
              <w:t>&gt;</w:t>
            </w:r>
          </w:p>
          <w:p w14:paraId="70D3E68A" w14:textId="77777777" w:rsidR="00C82EA3" w:rsidRPr="00CA6213" w:rsidRDefault="00C82EA3" w:rsidP="00C82EA3">
            <w:pPr>
              <w:pStyle w:val="TableBody"/>
              <w:rPr>
                <w:b/>
                <w:color w:val="auto"/>
              </w:rPr>
            </w:pPr>
          </w:p>
          <w:p w14:paraId="0C4020EA" w14:textId="77777777" w:rsidR="00C82EA3" w:rsidRPr="00CA6213" w:rsidRDefault="00C82EA3" w:rsidP="00C82EA3">
            <w:pPr>
              <w:pStyle w:val="TableBody"/>
              <w:rPr>
                <w:color w:val="auto"/>
              </w:rPr>
            </w:pPr>
            <w:r w:rsidRPr="00CA6213">
              <w:rPr>
                <w:color w:val="auto"/>
              </w:rPr>
              <w:t>For &lt;status&gt;=0:</w:t>
            </w:r>
          </w:p>
          <w:p w14:paraId="133B7053" w14:textId="61A51343" w:rsidR="00C82EA3" w:rsidRPr="00CA6213" w:rsidRDefault="00C82EA3" w:rsidP="00C82EA3">
            <w:pPr>
              <w:pStyle w:val="TableBody"/>
              <w:rPr>
                <w:b/>
                <w:color w:val="auto"/>
              </w:rPr>
            </w:pPr>
            <w:r w:rsidRPr="00CA6213">
              <w:rPr>
                <w:b/>
                <w:color w:val="auto"/>
              </w:rPr>
              <w:t>+NVBU_IND:&lt;status&gt;,&lt;file id&gt;,</w:t>
            </w:r>
            <w:r w:rsidR="00F63E66" w:rsidRPr="00CA6213">
              <w:rPr>
                <w:b/>
                <w:color w:val="auto"/>
              </w:rPr>
              <w:t>&lt;</w:t>
            </w:r>
            <w:proofErr w:type="spellStart"/>
            <w:r w:rsidR="00F63E66" w:rsidRPr="00CA6213">
              <w:rPr>
                <w:b/>
                <w:color w:val="auto"/>
              </w:rPr>
              <w:t>errcode</w:t>
            </w:r>
            <w:proofErr w:type="spellEnd"/>
            <w:r w:rsidR="00F63E66" w:rsidRPr="00CA6213">
              <w:rPr>
                <w:b/>
                <w:color w:val="auto"/>
              </w:rPr>
              <w:t>&gt;,</w:t>
            </w:r>
            <w:r w:rsidRPr="00CA6213">
              <w:rPr>
                <w:b/>
                <w:color w:val="auto"/>
              </w:rPr>
              <w:t>&lt;backup date&gt;,&lt;backup firmware version&gt;</w:t>
            </w:r>
          </w:p>
          <w:p w14:paraId="6A50E648" w14:textId="77777777" w:rsidR="00C82EA3" w:rsidRPr="00CA6213" w:rsidRDefault="00C82EA3" w:rsidP="00C82EA3">
            <w:pPr>
              <w:pStyle w:val="TableBody"/>
              <w:rPr>
                <w:b/>
                <w:color w:val="auto"/>
              </w:rPr>
            </w:pPr>
          </w:p>
          <w:p w14:paraId="3C9F58F5" w14:textId="40422B69" w:rsidR="00C82EA3" w:rsidRPr="00CA6213" w:rsidRDefault="00C82EA3" w:rsidP="00C82EA3">
            <w:pPr>
              <w:pStyle w:val="TableBody"/>
              <w:rPr>
                <w:color w:val="auto"/>
              </w:rPr>
            </w:pPr>
            <w:r w:rsidRPr="00CA6213">
              <w:rPr>
                <w:color w:val="auto"/>
              </w:rPr>
              <w:t>For &lt;status&gt;=1</w:t>
            </w:r>
            <w:r w:rsidR="00F63E66" w:rsidRPr="00CA6213">
              <w:rPr>
                <w:color w:val="auto"/>
              </w:rPr>
              <w:t xml:space="preserve"> &amp; 2</w:t>
            </w:r>
            <w:r w:rsidRPr="00CA6213">
              <w:rPr>
                <w:color w:val="auto"/>
              </w:rPr>
              <w:t>:</w:t>
            </w:r>
          </w:p>
          <w:p w14:paraId="497F30C2" w14:textId="70465280" w:rsidR="00C82EA3" w:rsidRPr="00CA6213" w:rsidRDefault="00065D0D" w:rsidP="00C82EA3">
            <w:pPr>
              <w:pStyle w:val="TableBody"/>
              <w:rPr>
                <w:b/>
                <w:color w:val="auto"/>
                <w:highlight w:val="yellow"/>
              </w:rPr>
            </w:pPr>
            <w:r w:rsidRPr="00CA6213">
              <w:rPr>
                <w:b/>
                <w:color w:val="auto"/>
              </w:rPr>
              <w:t>+NVBU_IND:</w:t>
            </w:r>
            <w:r w:rsidR="00C82EA3" w:rsidRPr="00CA6213">
              <w:rPr>
                <w:b/>
                <w:color w:val="auto"/>
              </w:rPr>
              <w:t>&lt;status&gt;,&lt;file id&gt;,</w:t>
            </w:r>
            <w:r w:rsidR="00F63E66" w:rsidRPr="00CA6213">
              <w:rPr>
                <w:b/>
                <w:color w:val="auto"/>
              </w:rPr>
              <w:t>&lt;</w:t>
            </w:r>
            <w:proofErr w:type="spellStart"/>
            <w:r w:rsidR="00F63E66" w:rsidRPr="00CA6213">
              <w:rPr>
                <w:b/>
                <w:color w:val="auto"/>
              </w:rPr>
              <w:t>errcode</w:t>
            </w:r>
            <w:proofErr w:type="spellEnd"/>
            <w:r w:rsidR="00F63E66" w:rsidRPr="00CA6213">
              <w:rPr>
                <w:b/>
                <w:color w:val="auto"/>
              </w:rPr>
              <w:t>&gt;,</w:t>
            </w:r>
            <w:r w:rsidR="00A91604" w:rsidRPr="00CA6213">
              <w:rPr>
                <w:b/>
                <w:color w:val="auto"/>
              </w:rPr>
              <w:t>&lt;cause&gt;,</w:t>
            </w:r>
            <w:r w:rsidR="00C82EA3" w:rsidRPr="00CA6213">
              <w:rPr>
                <w:b/>
                <w:color w:val="auto"/>
              </w:rPr>
              <w:t>&lt;backup date used for restore&gt;,&lt;backup firmware version used for restore&gt;</w:t>
            </w:r>
          </w:p>
          <w:p w14:paraId="41C43856" w14:textId="77777777" w:rsidR="00C82EA3" w:rsidRPr="00CA6213" w:rsidRDefault="00C82EA3" w:rsidP="00C82EA3">
            <w:pPr>
              <w:pStyle w:val="TableBody"/>
              <w:rPr>
                <w:b/>
                <w:color w:val="auto"/>
              </w:rPr>
            </w:pPr>
          </w:p>
          <w:p w14:paraId="1FB224AB" w14:textId="77777777" w:rsidR="00C82EA3" w:rsidRPr="00CA6213" w:rsidRDefault="00C82EA3" w:rsidP="00C82EA3">
            <w:pPr>
              <w:pStyle w:val="TableBody"/>
              <w:rPr>
                <w:color w:val="auto"/>
                <w:u w:val="single"/>
              </w:rPr>
            </w:pPr>
            <w:r w:rsidRPr="00CA6213">
              <w:rPr>
                <w:color w:val="auto"/>
                <w:u w:val="single"/>
              </w:rPr>
              <w:t>Parameters</w:t>
            </w:r>
          </w:p>
          <w:p w14:paraId="10357D67" w14:textId="77777777" w:rsidR="00C82EA3" w:rsidRPr="00CA6213" w:rsidRDefault="00C82EA3" w:rsidP="00C82EA3">
            <w:pPr>
              <w:pStyle w:val="TableBody"/>
              <w:rPr>
                <w:b/>
                <w:color w:val="auto"/>
              </w:rPr>
            </w:pPr>
            <w:r w:rsidRPr="00CA6213">
              <w:rPr>
                <w:b/>
                <w:color w:val="auto"/>
              </w:rPr>
              <w:t>&lt;status&gt;</w:t>
            </w:r>
            <w:r w:rsidRPr="00CA6213">
              <w:rPr>
                <w:b/>
                <w:color w:val="auto"/>
              </w:rPr>
              <w:tab/>
              <w:t>NV backup status</w:t>
            </w:r>
          </w:p>
          <w:p w14:paraId="6F18A49E" w14:textId="6D94E624" w:rsidR="00C82EA3" w:rsidRPr="00CA6213" w:rsidRDefault="00C82EA3" w:rsidP="00C82EA3">
            <w:pPr>
              <w:pStyle w:val="TableBody"/>
              <w:rPr>
                <w:color w:val="auto"/>
              </w:rPr>
            </w:pPr>
            <w:r w:rsidRPr="00CA6213">
              <w:rPr>
                <w:color w:val="auto"/>
              </w:rPr>
              <w:t>0</w:t>
            </w:r>
            <w:r w:rsidRPr="00CA6213">
              <w:rPr>
                <w:color w:val="auto"/>
              </w:rPr>
              <w:tab/>
              <w:t xml:space="preserve">NV backup generation </w:t>
            </w:r>
          </w:p>
          <w:p w14:paraId="1F703730" w14:textId="044DF036" w:rsidR="00C82EA3" w:rsidRPr="00CA6213" w:rsidRDefault="00C82EA3" w:rsidP="00C82EA3">
            <w:pPr>
              <w:pStyle w:val="TableBody"/>
              <w:rPr>
                <w:color w:val="auto"/>
              </w:rPr>
            </w:pPr>
            <w:r w:rsidRPr="00CA6213">
              <w:rPr>
                <w:color w:val="auto"/>
              </w:rPr>
              <w:t>1</w:t>
            </w:r>
            <w:r w:rsidRPr="00CA6213">
              <w:rPr>
                <w:color w:val="auto"/>
              </w:rPr>
              <w:tab/>
              <w:t>NV backup restor</w:t>
            </w:r>
            <w:r w:rsidR="00A861FC" w:rsidRPr="00CA6213">
              <w:rPr>
                <w:color w:val="auto"/>
              </w:rPr>
              <w:t>ation</w:t>
            </w:r>
            <w:r w:rsidRPr="00CA6213">
              <w:rPr>
                <w:color w:val="auto"/>
              </w:rPr>
              <w:t xml:space="preserve"> </w:t>
            </w:r>
          </w:p>
          <w:p w14:paraId="2F01F498" w14:textId="77777777" w:rsidR="00C82EA3" w:rsidRPr="00CA6213" w:rsidRDefault="00C82EA3" w:rsidP="00C82EA3">
            <w:pPr>
              <w:pStyle w:val="TableBody"/>
              <w:rPr>
                <w:color w:val="auto"/>
              </w:rPr>
            </w:pPr>
            <w:r w:rsidRPr="00CA6213">
              <w:rPr>
                <w:color w:val="auto"/>
              </w:rPr>
              <w:t>2</w:t>
            </w:r>
            <w:r w:rsidRPr="00CA6213">
              <w:rPr>
                <w:color w:val="auto"/>
              </w:rPr>
              <w:tab/>
              <w:t>Backup data restored (when NV corruption is detected during NV initialization)</w:t>
            </w:r>
          </w:p>
          <w:p w14:paraId="0E132EF0" w14:textId="77777777" w:rsidR="00F624F2" w:rsidRPr="00CA6213" w:rsidRDefault="00F624F2" w:rsidP="00C82EA3">
            <w:pPr>
              <w:pStyle w:val="TableBody"/>
              <w:rPr>
                <w:color w:val="auto"/>
              </w:rPr>
            </w:pPr>
          </w:p>
          <w:p w14:paraId="03EDD839" w14:textId="1FFCFFB7" w:rsidR="00F624F2" w:rsidRPr="00CA6213" w:rsidRDefault="00F624F2" w:rsidP="00F624F2">
            <w:pPr>
              <w:pStyle w:val="TableBody"/>
              <w:rPr>
                <w:b/>
                <w:color w:val="auto"/>
              </w:rPr>
            </w:pPr>
            <w:r w:rsidRPr="00CA6213">
              <w:rPr>
                <w:b/>
                <w:color w:val="auto"/>
              </w:rPr>
              <w:t>&lt;</w:t>
            </w:r>
            <w:proofErr w:type="spellStart"/>
            <w:r w:rsidRPr="00CA6213">
              <w:rPr>
                <w:b/>
                <w:color w:val="auto"/>
              </w:rPr>
              <w:t>errcode</w:t>
            </w:r>
            <w:proofErr w:type="spellEnd"/>
            <w:r w:rsidRPr="00CA6213">
              <w:rPr>
                <w:b/>
                <w:color w:val="auto"/>
              </w:rPr>
              <w:t>&gt;</w:t>
            </w:r>
            <w:r w:rsidRPr="00CA6213">
              <w:rPr>
                <w:b/>
                <w:color w:val="auto"/>
              </w:rPr>
              <w:tab/>
              <w:t>Error code</w:t>
            </w:r>
          </w:p>
          <w:p w14:paraId="568CB06A" w14:textId="3CA08A9D" w:rsidR="00F624F2" w:rsidRPr="00CA6213" w:rsidRDefault="00F624F2" w:rsidP="00F624F2">
            <w:pPr>
              <w:pStyle w:val="TableBody"/>
              <w:rPr>
                <w:color w:val="auto"/>
              </w:rPr>
            </w:pPr>
            <w:r w:rsidRPr="00CA6213">
              <w:rPr>
                <w:color w:val="auto"/>
              </w:rPr>
              <w:t>0</w:t>
            </w:r>
            <w:r w:rsidRPr="00CA6213">
              <w:rPr>
                <w:color w:val="auto"/>
              </w:rPr>
              <w:tab/>
              <w:t>No error</w:t>
            </w:r>
          </w:p>
          <w:p w14:paraId="6E58A4B4" w14:textId="43D9FE79" w:rsidR="00F624F2" w:rsidRPr="00CA6213" w:rsidRDefault="00F624F2" w:rsidP="00F624F2">
            <w:pPr>
              <w:pStyle w:val="TableBody"/>
              <w:rPr>
                <w:color w:val="auto"/>
              </w:rPr>
            </w:pPr>
            <w:r w:rsidRPr="00CA6213">
              <w:rPr>
                <w:color w:val="auto"/>
              </w:rPr>
              <w:t>1</w:t>
            </w:r>
            <w:r w:rsidRPr="00CA6213">
              <w:rPr>
                <w:color w:val="auto"/>
              </w:rPr>
              <w:tab/>
              <w:t>General error</w:t>
            </w:r>
          </w:p>
          <w:p w14:paraId="59B37132" w14:textId="1D044C23" w:rsidR="00F624F2" w:rsidRPr="00CA6213" w:rsidRDefault="00F624F2" w:rsidP="00F624F2">
            <w:pPr>
              <w:pStyle w:val="TableBody"/>
              <w:rPr>
                <w:color w:val="auto"/>
              </w:rPr>
            </w:pPr>
            <w:r w:rsidRPr="00CA6213">
              <w:rPr>
                <w:color w:val="auto"/>
              </w:rPr>
              <w:t>2</w:t>
            </w:r>
            <w:r w:rsidRPr="00CA6213">
              <w:rPr>
                <w:color w:val="auto"/>
              </w:rPr>
              <w:tab/>
              <w:t>Reserved</w:t>
            </w:r>
          </w:p>
          <w:p w14:paraId="48E9AEEF" w14:textId="7469D3ED" w:rsidR="00F624F2" w:rsidRPr="00CA6213" w:rsidRDefault="00F624F2" w:rsidP="00F624F2">
            <w:pPr>
              <w:pStyle w:val="TableBody"/>
              <w:rPr>
                <w:color w:val="auto"/>
              </w:rPr>
            </w:pPr>
            <w:r w:rsidRPr="00CA6213">
              <w:rPr>
                <w:color w:val="auto"/>
              </w:rPr>
              <w:t>3</w:t>
            </w:r>
            <w:r w:rsidRPr="00CA6213">
              <w:rPr>
                <w:color w:val="auto"/>
              </w:rPr>
              <w:tab/>
              <w:t>Flash erase error</w:t>
            </w:r>
          </w:p>
          <w:p w14:paraId="140ABE88" w14:textId="55260F9E" w:rsidR="00F624F2" w:rsidRPr="00CA6213" w:rsidRDefault="00F624F2" w:rsidP="00F624F2">
            <w:pPr>
              <w:pStyle w:val="TableBody"/>
              <w:rPr>
                <w:color w:val="auto"/>
              </w:rPr>
            </w:pPr>
            <w:r w:rsidRPr="00CA6213">
              <w:rPr>
                <w:color w:val="auto"/>
              </w:rPr>
              <w:t>4</w:t>
            </w:r>
            <w:r w:rsidRPr="00CA6213">
              <w:rPr>
                <w:color w:val="auto"/>
              </w:rPr>
              <w:tab/>
              <w:t>Backup file corrupted</w:t>
            </w:r>
          </w:p>
          <w:p w14:paraId="30320315" w14:textId="2542A63B" w:rsidR="00F624F2" w:rsidRPr="00CA6213" w:rsidRDefault="00F624F2" w:rsidP="00F624F2">
            <w:pPr>
              <w:pStyle w:val="TableBody"/>
              <w:rPr>
                <w:color w:val="auto"/>
              </w:rPr>
            </w:pPr>
            <w:r w:rsidRPr="00CA6213">
              <w:rPr>
                <w:color w:val="auto"/>
              </w:rPr>
              <w:t>5</w:t>
            </w:r>
            <w:r w:rsidRPr="00CA6213">
              <w:rPr>
                <w:color w:val="auto"/>
              </w:rPr>
              <w:tab/>
              <w:t>Flash read / write error</w:t>
            </w:r>
          </w:p>
          <w:p w14:paraId="791141FC" w14:textId="77777777" w:rsidR="00C82EA3" w:rsidRPr="00CA6213" w:rsidRDefault="00C82EA3" w:rsidP="00C82EA3">
            <w:pPr>
              <w:pStyle w:val="TableBody"/>
              <w:rPr>
                <w:b/>
                <w:color w:val="auto"/>
              </w:rPr>
            </w:pPr>
          </w:p>
          <w:p w14:paraId="61747644" w14:textId="77777777" w:rsidR="00A91604" w:rsidRPr="00CA6213" w:rsidRDefault="00A91604" w:rsidP="00A91604">
            <w:pPr>
              <w:pStyle w:val="TableBody"/>
              <w:rPr>
                <w:b/>
                <w:color w:val="auto"/>
              </w:rPr>
            </w:pPr>
            <w:r w:rsidRPr="00CA6213">
              <w:rPr>
                <w:b/>
                <w:color w:val="auto"/>
              </w:rPr>
              <w:t>&lt;cause&gt;</w:t>
            </w:r>
            <w:r w:rsidRPr="00CA6213">
              <w:rPr>
                <w:b/>
                <w:color w:val="auto"/>
              </w:rPr>
              <w:tab/>
              <w:t>Root cause</w:t>
            </w:r>
          </w:p>
          <w:p w14:paraId="4BEA00F8" w14:textId="77777777" w:rsidR="00A91604" w:rsidRPr="00CA6213" w:rsidRDefault="00A91604" w:rsidP="00A91604">
            <w:pPr>
              <w:pStyle w:val="TableBody"/>
              <w:rPr>
                <w:color w:val="auto"/>
              </w:rPr>
            </w:pPr>
            <w:r w:rsidRPr="00CA6213">
              <w:rPr>
                <w:color w:val="auto"/>
              </w:rPr>
              <w:t>0</w:t>
            </w:r>
            <w:r w:rsidRPr="00CA6213">
              <w:rPr>
                <w:color w:val="auto"/>
              </w:rPr>
              <w:tab/>
              <w:t>User request</w:t>
            </w:r>
          </w:p>
          <w:p w14:paraId="6B340401" w14:textId="77777777" w:rsidR="00A91604" w:rsidRPr="00CA6213" w:rsidRDefault="00A91604" w:rsidP="00A91604">
            <w:pPr>
              <w:pStyle w:val="TableBody"/>
              <w:rPr>
                <w:color w:val="auto"/>
              </w:rPr>
            </w:pPr>
            <w:r w:rsidRPr="00CA6213">
              <w:rPr>
                <w:color w:val="auto"/>
              </w:rPr>
              <w:t>1</w:t>
            </w:r>
            <w:r w:rsidRPr="00CA6213">
              <w:rPr>
                <w:color w:val="auto"/>
              </w:rPr>
              <w:tab/>
              <w:t>Modem firmware problem</w:t>
            </w:r>
          </w:p>
          <w:p w14:paraId="458A995E" w14:textId="77777777" w:rsidR="00A91604" w:rsidRPr="00CA6213" w:rsidRDefault="00A91604" w:rsidP="00A91604">
            <w:pPr>
              <w:pStyle w:val="TableBody"/>
              <w:rPr>
                <w:color w:val="auto"/>
              </w:rPr>
            </w:pPr>
            <w:r w:rsidRPr="00CA6213">
              <w:rPr>
                <w:color w:val="auto"/>
              </w:rPr>
              <w:t>2</w:t>
            </w:r>
            <w:r w:rsidRPr="00CA6213">
              <w:rPr>
                <w:color w:val="auto"/>
              </w:rPr>
              <w:tab/>
              <w:t>Whole NV partition structure corrupted</w:t>
            </w:r>
          </w:p>
          <w:p w14:paraId="712A807D" w14:textId="77777777" w:rsidR="00A91604" w:rsidRPr="00CA6213" w:rsidRDefault="00A91604" w:rsidP="00A91604">
            <w:pPr>
              <w:pStyle w:val="TableBody"/>
              <w:rPr>
                <w:color w:val="auto"/>
              </w:rPr>
            </w:pPr>
            <w:r w:rsidRPr="00CA6213">
              <w:rPr>
                <w:color w:val="auto"/>
              </w:rPr>
              <w:t>3</w:t>
            </w:r>
            <w:r w:rsidRPr="00CA6213">
              <w:rPr>
                <w:color w:val="auto"/>
              </w:rPr>
              <w:tab/>
              <w:t>NV Calibrated partition corrupted</w:t>
            </w:r>
          </w:p>
          <w:p w14:paraId="06903758" w14:textId="77777777" w:rsidR="00A91604" w:rsidRPr="00CA6213" w:rsidRDefault="00A91604" w:rsidP="00A91604">
            <w:pPr>
              <w:pStyle w:val="TableBody"/>
              <w:rPr>
                <w:color w:val="auto"/>
              </w:rPr>
            </w:pPr>
            <w:r w:rsidRPr="00CA6213">
              <w:rPr>
                <w:color w:val="auto"/>
              </w:rPr>
              <w:t>4</w:t>
            </w:r>
            <w:r w:rsidRPr="00CA6213">
              <w:rPr>
                <w:color w:val="auto"/>
              </w:rPr>
              <w:tab/>
              <w:t xml:space="preserve">NV Static </w:t>
            </w:r>
            <w:proofErr w:type="spellStart"/>
            <w:r w:rsidRPr="00CA6213">
              <w:rPr>
                <w:color w:val="auto"/>
              </w:rPr>
              <w:t>config</w:t>
            </w:r>
            <w:proofErr w:type="spellEnd"/>
            <w:r w:rsidRPr="00CA6213">
              <w:rPr>
                <w:color w:val="auto"/>
              </w:rPr>
              <w:t xml:space="preserve"> partition corrupted </w:t>
            </w:r>
          </w:p>
          <w:p w14:paraId="65A7EF3A" w14:textId="77777777" w:rsidR="00A91604" w:rsidRPr="00CA6213" w:rsidRDefault="00A91604" w:rsidP="00A91604">
            <w:pPr>
              <w:pStyle w:val="TableBody"/>
              <w:rPr>
                <w:color w:val="auto"/>
              </w:rPr>
            </w:pPr>
            <w:r w:rsidRPr="00CA6213">
              <w:rPr>
                <w:color w:val="auto"/>
              </w:rPr>
              <w:t>5</w:t>
            </w:r>
            <w:r w:rsidRPr="00CA6213">
              <w:rPr>
                <w:color w:val="auto"/>
              </w:rPr>
              <w:tab/>
              <w:t>NV dynamic parameter missing</w:t>
            </w:r>
          </w:p>
          <w:p w14:paraId="66443364" w14:textId="77777777" w:rsidR="00A91604" w:rsidRPr="00CA6213" w:rsidRDefault="00A91604" w:rsidP="00C82EA3">
            <w:pPr>
              <w:pStyle w:val="TableBody"/>
              <w:rPr>
                <w:b/>
                <w:color w:val="auto"/>
              </w:rPr>
            </w:pPr>
          </w:p>
          <w:p w14:paraId="261D476D" w14:textId="77777777" w:rsidR="00C82EA3" w:rsidRPr="00CA6213" w:rsidRDefault="00C82EA3" w:rsidP="00C82EA3">
            <w:pPr>
              <w:pStyle w:val="TableBody"/>
              <w:rPr>
                <w:b/>
                <w:color w:val="auto"/>
              </w:rPr>
            </w:pPr>
            <w:r w:rsidRPr="00CA6213">
              <w:rPr>
                <w:b/>
                <w:color w:val="auto"/>
              </w:rPr>
              <w:t>&lt;backup date&gt;</w:t>
            </w:r>
            <w:r w:rsidRPr="00CA6213">
              <w:rPr>
                <w:b/>
                <w:color w:val="auto"/>
              </w:rPr>
              <w:tab/>
            </w:r>
            <w:r w:rsidRPr="00CA6213">
              <w:rPr>
                <w:color w:val="auto"/>
              </w:rPr>
              <w:t>NV backup generation date</w:t>
            </w:r>
          </w:p>
          <w:p w14:paraId="4C49E335" w14:textId="77777777" w:rsidR="00C82EA3" w:rsidRPr="00CA6213" w:rsidRDefault="00C82EA3" w:rsidP="00C82EA3">
            <w:pPr>
              <w:pStyle w:val="TableBody"/>
              <w:rPr>
                <w:b/>
                <w:color w:val="auto"/>
              </w:rPr>
            </w:pPr>
          </w:p>
          <w:p w14:paraId="499E5473" w14:textId="77777777" w:rsidR="00C82EA3" w:rsidRPr="00CA6213" w:rsidRDefault="00C82EA3" w:rsidP="00C82EA3">
            <w:pPr>
              <w:pStyle w:val="TableBody"/>
              <w:rPr>
                <w:color w:val="auto"/>
              </w:rPr>
            </w:pPr>
            <w:r w:rsidRPr="00CA6213">
              <w:rPr>
                <w:b/>
                <w:color w:val="auto"/>
              </w:rPr>
              <w:t>&lt;backup firmware version&gt;</w:t>
            </w:r>
            <w:r w:rsidRPr="00CA6213">
              <w:rPr>
                <w:b/>
                <w:color w:val="auto"/>
              </w:rPr>
              <w:tab/>
            </w:r>
            <w:r w:rsidRPr="00CA6213">
              <w:rPr>
                <w:color w:val="auto"/>
              </w:rPr>
              <w:t>Firmware version used to generate the NV backup</w:t>
            </w:r>
          </w:p>
          <w:p w14:paraId="5A1AA4B4" w14:textId="77777777" w:rsidR="00C82EA3" w:rsidRPr="00CA6213" w:rsidRDefault="00C82EA3" w:rsidP="00C82EA3">
            <w:pPr>
              <w:pStyle w:val="TableBody"/>
              <w:rPr>
                <w:b/>
                <w:color w:val="auto"/>
              </w:rPr>
            </w:pPr>
          </w:p>
          <w:p w14:paraId="4B2D80EE" w14:textId="77777777" w:rsidR="00C82EA3" w:rsidRPr="00CA6213" w:rsidRDefault="00C82EA3" w:rsidP="00C82EA3">
            <w:pPr>
              <w:pStyle w:val="TableBody"/>
              <w:rPr>
                <w:color w:val="auto"/>
              </w:rPr>
            </w:pPr>
            <w:r w:rsidRPr="00CA6213">
              <w:rPr>
                <w:b/>
                <w:color w:val="auto"/>
              </w:rPr>
              <w:t>&lt;backup date used for restore&gt;</w:t>
            </w:r>
            <w:r w:rsidRPr="00CA6213">
              <w:rPr>
                <w:b/>
                <w:color w:val="auto"/>
              </w:rPr>
              <w:tab/>
            </w:r>
            <w:r w:rsidRPr="00CA6213">
              <w:rPr>
                <w:color w:val="auto"/>
              </w:rPr>
              <w:t>Generation date of the NV backup that was used for the NV restore</w:t>
            </w:r>
          </w:p>
          <w:p w14:paraId="2BB807C0" w14:textId="77777777" w:rsidR="00C82EA3" w:rsidRPr="00CA6213" w:rsidRDefault="00C82EA3" w:rsidP="00C82EA3">
            <w:pPr>
              <w:pStyle w:val="TableBody"/>
              <w:rPr>
                <w:b/>
                <w:color w:val="auto"/>
              </w:rPr>
            </w:pPr>
          </w:p>
          <w:p w14:paraId="4E0E09B2" w14:textId="77777777" w:rsidR="00C82EA3" w:rsidRPr="00CA6213" w:rsidRDefault="00C82EA3" w:rsidP="00C82EA3">
            <w:pPr>
              <w:pStyle w:val="TableBody"/>
              <w:rPr>
                <w:color w:val="auto"/>
              </w:rPr>
            </w:pPr>
            <w:r w:rsidRPr="00CA6213">
              <w:rPr>
                <w:b/>
                <w:color w:val="auto"/>
              </w:rPr>
              <w:t>&lt;backup firmware version used for restore&gt;</w:t>
            </w:r>
            <w:r w:rsidRPr="00CA6213">
              <w:rPr>
                <w:b/>
                <w:color w:val="auto"/>
              </w:rPr>
              <w:tab/>
            </w:r>
            <w:r w:rsidRPr="00CA6213">
              <w:rPr>
                <w:color w:val="auto"/>
              </w:rPr>
              <w:t>Firmware version used to generate the NV backup that was used for the NV restore</w:t>
            </w:r>
          </w:p>
          <w:p w14:paraId="7A53C386" w14:textId="43A28067" w:rsidR="001B258B" w:rsidRPr="00CA6213" w:rsidRDefault="001B258B" w:rsidP="00A91604">
            <w:pPr>
              <w:pStyle w:val="TableBody"/>
              <w:rPr>
                <w:color w:val="auto"/>
                <w:u w:val="single"/>
              </w:rPr>
            </w:pPr>
          </w:p>
        </w:tc>
      </w:tr>
      <w:tr w:rsidR="00CA6213" w:rsidRPr="00CA6213" w14:paraId="4B121690" w14:textId="77777777" w:rsidTr="004042FA">
        <w:trPr>
          <w:cantSplit w:val="0"/>
          <w:trHeight w:val="815"/>
        </w:trPr>
        <w:tc>
          <w:tcPr>
            <w:tcW w:w="2265" w:type="dxa"/>
          </w:tcPr>
          <w:p w14:paraId="3DE91A3B" w14:textId="7B3C25D1" w:rsidR="001B258B" w:rsidRPr="00CA6213" w:rsidRDefault="001B258B" w:rsidP="001B258B">
            <w:pPr>
              <w:pStyle w:val="TableBody"/>
              <w:rPr>
                <w:i/>
                <w:color w:val="auto"/>
              </w:rPr>
            </w:pPr>
            <w:r w:rsidRPr="00CA6213">
              <w:rPr>
                <w:color w:val="auto"/>
                <w:u w:val="single"/>
              </w:rPr>
              <w:t>Examples</w:t>
            </w:r>
          </w:p>
        </w:tc>
        <w:tc>
          <w:tcPr>
            <w:tcW w:w="6804" w:type="dxa"/>
          </w:tcPr>
          <w:p w14:paraId="7CC4C7C7" w14:textId="21F7AA17" w:rsidR="00B64629" w:rsidRPr="00CA6213" w:rsidRDefault="00B64629" w:rsidP="00B64629">
            <w:pPr>
              <w:pStyle w:val="TableBody"/>
              <w:rPr>
                <w:color w:val="auto"/>
              </w:rPr>
            </w:pPr>
            <w:r w:rsidRPr="00CA6213">
              <w:rPr>
                <w:color w:val="auto"/>
              </w:rPr>
              <w:t># automatic backup files generation, notified by +NVBU_IND</w:t>
            </w:r>
          </w:p>
          <w:p w14:paraId="243117CE" w14:textId="5C7E717B" w:rsidR="00B64629" w:rsidRPr="00CA6213" w:rsidRDefault="00B64629" w:rsidP="00B64629">
            <w:pPr>
              <w:pStyle w:val="TableBody"/>
              <w:rPr>
                <w:b/>
                <w:color w:val="auto"/>
              </w:rPr>
            </w:pPr>
            <w:r w:rsidRPr="00CA6213">
              <w:rPr>
                <w:b/>
                <w:color w:val="auto"/>
              </w:rPr>
              <w:t>+NVBU_IND: 0,0,</w:t>
            </w:r>
            <w:r w:rsidR="005F7940" w:rsidRPr="00CA6213">
              <w:rPr>
                <w:b/>
                <w:color w:val="auto"/>
              </w:rPr>
              <w:t>0,</w:t>
            </w:r>
            <w:r w:rsidRPr="00CA6213">
              <w:rPr>
                <w:b/>
                <w:color w:val="auto"/>
              </w:rPr>
              <w:t>"2015/07/22</w:t>
            </w:r>
            <w:r w:rsidR="00445CE8" w:rsidRPr="00CA6213">
              <w:rPr>
                <w:b/>
                <w:color w:val="auto"/>
              </w:rPr>
              <w:t>-</w:t>
            </w:r>
            <w:r w:rsidRPr="00CA6213">
              <w:rPr>
                <w:b/>
                <w:color w:val="auto"/>
              </w:rPr>
              <w:t>04:23:33","AHL77xx_NQ.01.00.27_0.2.2.20170207.x1210"</w:t>
            </w:r>
          </w:p>
          <w:p w14:paraId="2179A190" w14:textId="77777777" w:rsidR="00B64629" w:rsidRPr="00CA6213" w:rsidRDefault="00B64629" w:rsidP="00B64629">
            <w:pPr>
              <w:pStyle w:val="TableBody"/>
              <w:rPr>
                <w:b/>
                <w:color w:val="auto"/>
              </w:rPr>
            </w:pPr>
          </w:p>
          <w:p w14:paraId="5237DC8A" w14:textId="77777777" w:rsidR="00B64629" w:rsidRPr="00CA6213" w:rsidRDefault="00B64629" w:rsidP="00B64629">
            <w:pPr>
              <w:pStyle w:val="TableBody"/>
              <w:rPr>
                <w:color w:val="auto"/>
              </w:rPr>
            </w:pPr>
            <w:r w:rsidRPr="00CA6213">
              <w:rPr>
                <w:color w:val="auto"/>
              </w:rPr>
              <w:t># manual generation of backup files from existing NV partitions</w:t>
            </w:r>
          </w:p>
          <w:p w14:paraId="4414820F" w14:textId="07383184" w:rsidR="00B64629" w:rsidRPr="00CA6213" w:rsidRDefault="00B64629" w:rsidP="00B64629">
            <w:pPr>
              <w:pStyle w:val="TableBody"/>
              <w:rPr>
                <w:b/>
                <w:color w:val="auto"/>
              </w:rPr>
            </w:pPr>
            <w:r w:rsidRPr="00CA6213">
              <w:rPr>
                <w:b/>
                <w:color w:val="auto"/>
              </w:rPr>
              <w:lastRenderedPageBreak/>
              <w:t>AT+NVBU=0,3</w:t>
            </w:r>
          </w:p>
          <w:p w14:paraId="61CE50D0" w14:textId="11D047FC" w:rsidR="00B64629" w:rsidRPr="00CA6213" w:rsidRDefault="00B64629" w:rsidP="00B64629">
            <w:pPr>
              <w:pStyle w:val="TableBody"/>
              <w:rPr>
                <w:b/>
                <w:color w:val="auto"/>
              </w:rPr>
            </w:pPr>
            <w:r w:rsidRPr="00CA6213">
              <w:rPr>
                <w:b/>
                <w:color w:val="auto"/>
              </w:rPr>
              <w:t>OK</w:t>
            </w:r>
          </w:p>
          <w:p w14:paraId="42FF33D3" w14:textId="3544E98E" w:rsidR="00B64629" w:rsidRPr="00CA6213" w:rsidRDefault="00B64629" w:rsidP="00B64629">
            <w:pPr>
              <w:pStyle w:val="TableBody"/>
              <w:rPr>
                <w:b/>
                <w:color w:val="auto"/>
              </w:rPr>
            </w:pPr>
            <w:r w:rsidRPr="00CA6213">
              <w:rPr>
                <w:b/>
                <w:color w:val="auto"/>
              </w:rPr>
              <w:t>+NVBU_IND: 0,0,</w:t>
            </w:r>
            <w:r w:rsidR="00185088" w:rsidRPr="00CA6213">
              <w:rPr>
                <w:b/>
                <w:color w:val="auto"/>
              </w:rPr>
              <w:t>0,</w:t>
            </w:r>
            <w:r w:rsidRPr="00CA6213">
              <w:rPr>
                <w:b/>
                <w:color w:val="auto"/>
              </w:rPr>
              <w:t>"2015/07/22 04:23:39","</w:t>
            </w:r>
            <w:r w:rsidR="00825118" w:rsidRPr="00CA6213">
              <w:rPr>
                <w:b/>
                <w:color w:val="auto"/>
              </w:rPr>
              <w:t xml:space="preserve">AHL77xx_NQ.01.00.27_0.2.2.20170207.x1210 </w:t>
            </w:r>
            <w:r w:rsidRPr="00CA6213">
              <w:rPr>
                <w:b/>
                <w:color w:val="auto"/>
              </w:rPr>
              <w:t>"</w:t>
            </w:r>
          </w:p>
          <w:p w14:paraId="20CD50F0" w14:textId="77777777" w:rsidR="00B64629" w:rsidRPr="00CA6213" w:rsidRDefault="00B64629" w:rsidP="00B64629">
            <w:pPr>
              <w:pStyle w:val="TableBody"/>
              <w:rPr>
                <w:b/>
                <w:color w:val="auto"/>
              </w:rPr>
            </w:pPr>
          </w:p>
          <w:p w14:paraId="7FA6C899" w14:textId="77777777" w:rsidR="00B64629" w:rsidRPr="00CA6213" w:rsidRDefault="00B64629" w:rsidP="00B64629">
            <w:pPr>
              <w:pStyle w:val="TableBody"/>
              <w:rPr>
                <w:color w:val="auto"/>
              </w:rPr>
            </w:pPr>
            <w:r w:rsidRPr="00CA6213">
              <w:rPr>
                <w:color w:val="auto"/>
              </w:rPr>
              <w:t># manual restore of backup files to original NV partitions</w:t>
            </w:r>
          </w:p>
          <w:p w14:paraId="3C6A8560" w14:textId="324225E6" w:rsidR="00B64629" w:rsidRPr="00CA6213" w:rsidRDefault="00B64629" w:rsidP="00B64629">
            <w:pPr>
              <w:pStyle w:val="TableBody"/>
              <w:rPr>
                <w:b/>
                <w:color w:val="auto"/>
              </w:rPr>
            </w:pPr>
            <w:r w:rsidRPr="00CA6213">
              <w:rPr>
                <w:b/>
                <w:color w:val="auto"/>
              </w:rPr>
              <w:t>AT+NVBU=1,3</w:t>
            </w:r>
          </w:p>
          <w:p w14:paraId="5D8B8E03" w14:textId="2EB4B49C" w:rsidR="00B64629" w:rsidRPr="00CA6213" w:rsidRDefault="00B64629" w:rsidP="00B64629">
            <w:pPr>
              <w:pStyle w:val="TableBody"/>
              <w:rPr>
                <w:b/>
                <w:color w:val="auto"/>
              </w:rPr>
            </w:pPr>
            <w:r w:rsidRPr="00CA6213">
              <w:rPr>
                <w:b/>
                <w:color w:val="auto"/>
              </w:rPr>
              <w:t>OK</w:t>
            </w:r>
          </w:p>
          <w:p w14:paraId="4DD3F6A2" w14:textId="730E660D" w:rsidR="00B64629" w:rsidRPr="00CA6213" w:rsidRDefault="008B28BB" w:rsidP="00B64629">
            <w:pPr>
              <w:pStyle w:val="TableBody"/>
              <w:rPr>
                <w:b/>
                <w:color w:val="auto"/>
              </w:rPr>
            </w:pPr>
            <w:r w:rsidRPr="00CA6213">
              <w:rPr>
                <w:b/>
                <w:color w:val="auto"/>
              </w:rPr>
              <w:t>+NVBU_IND: 1,0,</w:t>
            </w:r>
            <w:r w:rsidR="00A91604" w:rsidRPr="00CA6213">
              <w:rPr>
                <w:b/>
                <w:color w:val="auto"/>
              </w:rPr>
              <w:t>0,</w:t>
            </w:r>
            <w:r w:rsidR="00B17256" w:rsidRPr="00CA6213">
              <w:rPr>
                <w:b/>
                <w:color w:val="auto"/>
              </w:rPr>
              <w:t>0,</w:t>
            </w:r>
            <w:r w:rsidRPr="00CA6213">
              <w:rPr>
                <w:b/>
                <w:color w:val="auto"/>
              </w:rPr>
              <w:t xml:space="preserve">"2015/07/22 </w:t>
            </w:r>
            <w:r w:rsidR="00B64629" w:rsidRPr="00CA6213">
              <w:rPr>
                <w:b/>
                <w:color w:val="auto"/>
              </w:rPr>
              <w:t>04:23:39","</w:t>
            </w:r>
            <w:r w:rsidR="00825118" w:rsidRPr="00CA6213">
              <w:rPr>
                <w:b/>
                <w:color w:val="auto"/>
              </w:rPr>
              <w:t xml:space="preserve">AHL77xx_NQ.01.00.27_0.2.2.20170207.x1210 </w:t>
            </w:r>
            <w:r w:rsidR="00B64629" w:rsidRPr="00CA6213">
              <w:rPr>
                <w:b/>
                <w:color w:val="auto"/>
              </w:rPr>
              <w:t>"</w:t>
            </w:r>
          </w:p>
          <w:p w14:paraId="7A2AFF93" w14:textId="77777777" w:rsidR="00B64629" w:rsidRPr="00CA6213" w:rsidRDefault="00B64629" w:rsidP="00B64629">
            <w:pPr>
              <w:pStyle w:val="TableBody"/>
              <w:rPr>
                <w:b/>
                <w:color w:val="auto"/>
              </w:rPr>
            </w:pPr>
            <w:r w:rsidRPr="00CA6213">
              <w:rPr>
                <w:b/>
                <w:color w:val="auto"/>
              </w:rPr>
              <w:tab/>
            </w:r>
          </w:p>
          <w:p w14:paraId="5E9B970C" w14:textId="159C01BA" w:rsidR="00B64629" w:rsidRPr="00CA6213" w:rsidRDefault="00B64629" w:rsidP="00B64629">
            <w:pPr>
              <w:pStyle w:val="TableBody"/>
              <w:rPr>
                <w:b/>
                <w:color w:val="auto"/>
              </w:rPr>
            </w:pPr>
            <w:r w:rsidRPr="00CA6213">
              <w:rPr>
                <w:b/>
                <w:color w:val="auto"/>
              </w:rPr>
              <w:t>&lt;module reboots automatically&gt;</w:t>
            </w:r>
          </w:p>
          <w:p w14:paraId="11FE8FE3" w14:textId="77777777" w:rsidR="00B64629" w:rsidRPr="00CA6213" w:rsidRDefault="00B64629" w:rsidP="00B64629">
            <w:pPr>
              <w:pStyle w:val="TableBody"/>
              <w:rPr>
                <w:b/>
                <w:color w:val="auto"/>
              </w:rPr>
            </w:pPr>
          </w:p>
          <w:p w14:paraId="6DE2B9D9" w14:textId="77777777" w:rsidR="00B64629" w:rsidRPr="00CA6213" w:rsidRDefault="00B64629" w:rsidP="00B64629">
            <w:pPr>
              <w:pStyle w:val="TableBody"/>
              <w:rPr>
                <w:b/>
                <w:color w:val="auto"/>
              </w:rPr>
            </w:pPr>
          </w:p>
          <w:p w14:paraId="2E00B77D" w14:textId="77777777" w:rsidR="00B64629" w:rsidRPr="00CA6213" w:rsidRDefault="00B64629" w:rsidP="00B64629">
            <w:pPr>
              <w:pStyle w:val="TableBody"/>
              <w:rPr>
                <w:color w:val="auto"/>
              </w:rPr>
            </w:pPr>
            <w:r w:rsidRPr="00CA6213">
              <w:rPr>
                <w:color w:val="auto"/>
              </w:rPr>
              <w:t># to retrieve the list of NV related operations done by the Firmware</w:t>
            </w:r>
          </w:p>
          <w:p w14:paraId="6C8C0169" w14:textId="1CFAF7B1" w:rsidR="00B64629" w:rsidRPr="00CA6213" w:rsidRDefault="00B64629" w:rsidP="00B64629">
            <w:pPr>
              <w:pStyle w:val="TableBody"/>
              <w:rPr>
                <w:b/>
                <w:color w:val="auto"/>
              </w:rPr>
            </w:pPr>
            <w:proofErr w:type="spellStart"/>
            <w:r w:rsidRPr="00CA6213">
              <w:rPr>
                <w:b/>
                <w:color w:val="auto"/>
              </w:rPr>
              <w:t>at+nvbu</w:t>
            </w:r>
            <w:proofErr w:type="spellEnd"/>
            <w:r w:rsidRPr="00CA6213">
              <w:rPr>
                <w:b/>
                <w:color w:val="auto"/>
              </w:rPr>
              <w:t>=2</w:t>
            </w:r>
          </w:p>
          <w:p w14:paraId="0FC182D8" w14:textId="77777777" w:rsidR="00A45B1F" w:rsidRPr="00CA6213" w:rsidRDefault="00A45B1F" w:rsidP="00A45B1F">
            <w:pPr>
              <w:pStyle w:val="TableBody"/>
              <w:rPr>
                <w:b/>
                <w:color w:val="auto"/>
              </w:rPr>
            </w:pPr>
            <w:r w:rsidRPr="00CA6213">
              <w:rPr>
                <w:b/>
                <w:color w:val="auto"/>
              </w:rPr>
              <w:t xml:space="preserve">[I] Generate Backup from mtd7 to mtd6 </w:t>
            </w:r>
          </w:p>
          <w:p w14:paraId="0DC54834" w14:textId="77777777" w:rsidR="00A45B1F" w:rsidRPr="00CA6213" w:rsidRDefault="00A45B1F" w:rsidP="00A45B1F">
            <w:pPr>
              <w:pStyle w:val="TableBody"/>
              <w:rPr>
                <w:b/>
                <w:color w:val="auto"/>
              </w:rPr>
            </w:pPr>
            <w:r w:rsidRPr="00CA6213">
              <w:rPr>
                <w:b/>
                <w:color w:val="auto"/>
              </w:rPr>
              <w:t>[I] Date: Thu Jan  1 00:24:28 UTC 1970</w:t>
            </w:r>
          </w:p>
          <w:p w14:paraId="646F9B0D" w14:textId="77777777" w:rsidR="00A45B1F" w:rsidRPr="00CA6213" w:rsidRDefault="00A45B1F" w:rsidP="00A45B1F">
            <w:pPr>
              <w:pStyle w:val="TableBody"/>
              <w:rPr>
                <w:b/>
                <w:color w:val="auto"/>
              </w:rPr>
            </w:pPr>
            <w:r w:rsidRPr="00CA6213">
              <w:rPr>
                <w:b/>
                <w:color w:val="auto"/>
              </w:rPr>
              <w:t xml:space="preserve">[I] Tar NVM files </w:t>
            </w:r>
            <w:proofErr w:type="spellStart"/>
            <w:r w:rsidRPr="00CA6213">
              <w:rPr>
                <w:b/>
                <w:color w:val="auto"/>
              </w:rPr>
              <w:t>nvm</w:t>
            </w:r>
            <w:proofErr w:type="spellEnd"/>
            <w:r w:rsidRPr="00CA6213">
              <w:rPr>
                <w:b/>
                <w:color w:val="auto"/>
              </w:rPr>
              <w:t>/</w:t>
            </w:r>
            <w:proofErr w:type="spellStart"/>
            <w:r w:rsidRPr="00CA6213">
              <w:rPr>
                <w:b/>
                <w:color w:val="auto"/>
              </w:rPr>
              <w:t>etc</w:t>
            </w:r>
            <w:proofErr w:type="spellEnd"/>
            <w:r w:rsidRPr="00CA6213">
              <w:rPr>
                <w:b/>
                <w:color w:val="auto"/>
              </w:rPr>
              <w:t>/static-</w:t>
            </w:r>
            <w:proofErr w:type="spellStart"/>
            <w:r w:rsidRPr="00CA6213">
              <w:rPr>
                <w:b/>
                <w:color w:val="auto"/>
              </w:rPr>
              <w:t>config</w:t>
            </w:r>
            <w:proofErr w:type="spellEnd"/>
            <w:r w:rsidRPr="00CA6213">
              <w:rPr>
                <w:b/>
                <w:color w:val="auto"/>
              </w:rPr>
              <w:t xml:space="preserv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w:t>
            </w:r>
          </w:p>
          <w:p w14:paraId="289C295A" w14:textId="77777777" w:rsidR="00A45B1F" w:rsidRPr="00CA6213" w:rsidRDefault="00A45B1F" w:rsidP="00A45B1F">
            <w:pPr>
              <w:pStyle w:val="TableBody"/>
              <w:rPr>
                <w:b/>
                <w:color w:val="auto"/>
              </w:rPr>
            </w:pPr>
            <w:r w:rsidRPr="00CA6213">
              <w:rPr>
                <w:b/>
                <w:color w:val="auto"/>
              </w:rPr>
              <w:t xml:space="preserve">[I] Files to exclude: --exclude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w:t>
            </w:r>
            <w:proofErr w:type="spellStart"/>
            <w:r w:rsidRPr="00CA6213">
              <w:rPr>
                <w:b/>
                <w:color w:val="auto"/>
              </w:rPr>
              <w:t>ltepp</w:t>
            </w:r>
            <w:proofErr w:type="spellEnd"/>
            <w:r w:rsidRPr="00CA6213">
              <w:rPr>
                <w:b/>
                <w:color w:val="auto"/>
              </w:rPr>
              <w:t xml:space="preserve"> --exclude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w:t>
            </w:r>
            <w:proofErr w:type="spellStart"/>
            <w:r w:rsidRPr="00CA6213">
              <w:rPr>
                <w:b/>
                <w:color w:val="auto"/>
              </w:rPr>
              <w:t>plmntable</w:t>
            </w:r>
            <w:proofErr w:type="spellEnd"/>
            <w:r w:rsidRPr="00CA6213">
              <w:rPr>
                <w:b/>
                <w:color w:val="auto"/>
              </w:rPr>
              <w:t xml:space="preserve"> --exclude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/readme.txt</w:t>
            </w:r>
          </w:p>
          <w:p w14:paraId="09EB1D31" w14:textId="77777777" w:rsidR="00A45B1F" w:rsidRPr="00CA6213" w:rsidRDefault="00A45B1F" w:rsidP="00A45B1F">
            <w:pPr>
              <w:pStyle w:val="TableBody"/>
              <w:rPr>
                <w:b/>
                <w:color w:val="auto"/>
              </w:rPr>
            </w:pPr>
            <w:r w:rsidRPr="00CA6213">
              <w:rPr>
                <w:b/>
                <w:color w:val="auto"/>
              </w:rPr>
              <w:t xml:space="preserve">[I] </w:t>
            </w:r>
            <w:proofErr w:type="spellStart"/>
            <w:r w:rsidRPr="00CA6213">
              <w:rPr>
                <w:b/>
                <w:color w:val="auto"/>
              </w:rPr>
              <w:t>nv</w:t>
            </w:r>
            <w:proofErr w:type="spellEnd"/>
          </w:p>
          <w:p w14:paraId="1BCB9CD2" w14:textId="77777777" w:rsidR="00A45B1F" w:rsidRPr="00CA6213" w:rsidRDefault="00A45B1F" w:rsidP="00A45B1F">
            <w:pPr>
              <w:pStyle w:val="TableBody"/>
              <w:rPr>
                <w:b/>
                <w:color w:val="auto"/>
              </w:rPr>
            </w:pPr>
            <w:r w:rsidRPr="00CA6213">
              <w:rPr>
                <w:b/>
                <w:color w:val="auto"/>
              </w:rPr>
              <w:t>m/</w:t>
            </w:r>
            <w:proofErr w:type="spellStart"/>
            <w:r w:rsidRPr="00CA6213">
              <w:rPr>
                <w:b/>
                <w:color w:val="auto"/>
              </w:rPr>
              <w:t>etc</w:t>
            </w:r>
            <w:proofErr w:type="spellEnd"/>
            <w:r w:rsidRPr="00CA6213">
              <w:rPr>
                <w:b/>
                <w:color w:val="auto"/>
              </w:rPr>
              <w:t>/static-</w:t>
            </w:r>
            <w:proofErr w:type="spellStart"/>
            <w:r w:rsidRPr="00CA6213">
              <w:rPr>
                <w:b/>
                <w:color w:val="auto"/>
              </w:rPr>
              <w:t>config</w:t>
            </w:r>
            <w:proofErr w:type="spellEnd"/>
            <w:r w:rsidRPr="00CA6213">
              <w:rPr>
                <w:b/>
                <w:color w:val="auto"/>
              </w:rPr>
              <w:t xml:space="preserve">/ </w:t>
            </w:r>
            <w:proofErr w:type="spellStart"/>
            <w:r w:rsidRPr="00CA6213">
              <w:rPr>
                <w:b/>
                <w:color w:val="auto"/>
              </w:rPr>
              <w:t>nvm</w:t>
            </w:r>
            <w:proofErr w:type="spellEnd"/>
            <w:r w:rsidRPr="00CA6213">
              <w:rPr>
                <w:b/>
                <w:color w:val="auto"/>
              </w:rPr>
              <w:t>/</w:t>
            </w:r>
            <w:proofErr w:type="spellStart"/>
            <w:r w:rsidRPr="00CA6213">
              <w:rPr>
                <w:b/>
                <w:color w:val="auto"/>
              </w:rPr>
              <w:t>etc</w:t>
            </w:r>
            <w:proofErr w:type="spellEnd"/>
            <w:r w:rsidRPr="00CA6213">
              <w:rPr>
                <w:b/>
                <w:color w:val="auto"/>
              </w:rPr>
              <w:t>/static-</w:t>
            </w:r>
            <w:proofErr w:type="spellStart"/>
            <w:r w:rsidRPr="00CA6213">
              <w:rPr>
                <w:b/>
                <w:color w:val="auto"/>
              </w:rPr>
              <w:t>config</w:t>
            </w:r>
            <w:proofErr w:type="spellEnd"/>
            <w:r w:rsidRPr="00CA6213">
              <w:rPr>
                <w:b/>
                <w:color w:val="auto"/>
              </w:rPr>
              <w:t xml:space="preserve">/AVMS </w:t>
            </w:r>
            <w:proofErr w:type="spellStart"/>
            <w:r w:rsidRPr="00CA6213">
              <w:rPr>
                <w:b/>
                <w:color w:val="auto"/>
              </w:rPr>
              <w:t>nvm</w:t>
            </w:r>
            <w:proofErr w:type="spellEnd"/>
            <w:r w:rsidRPr="00CA6213">
              <w:rPr>
                <w:b/>
                <w:color w:val="auto"/>
              </w:rPr>
              <w:t>/</w:t>
            </w:r>
            <w:proofErr w:type="spellStart"/>
            <w:r w:rsidRPr="00CA6213">
              <w:rPr>
                <w:b/>
                <w:color w:val="auto"/>
              </w:rPr>
              <w:t>etc</w:t>
            </w:r>
            <w:proofErr w:type="spellEnd"/>
            <w:r w:rsidRPr="00CA6213">
              <w:rPr>
                <w:b/>
                <w:color w:val="auto"/>
              </w:rPr>
              <w:t>/static-</w:t>
            </w:r>
            <w:proofErr w:type="spellStart"/>
            <w:r w:rsidRPr="00CA6213">
              <w:rPr>
                <w:b/>
                <w:color w:val="auto"/>
              </w:rPr>
              <w:t>config</w:t>
            </w:r>
            <w:proofErr w:type="spellEnd"/>
            <w:r w:rsidRPr="00CA6213">
              <w:rPr>
                <w:b/>
                <w:color w:val="auto"/>
              </w:rPr>
              <w:t>/</w:t>
            </w:r>
            <w:proofErr w:type="spellStart"/>
            <w:r w:rsidRPr="00CA6213">
              <w:rPr>
                <w:b/>
                <w:color w:val="auto"/>
              </w:rPr>
              <w:t>HostInfo</w:t>
            </w:r>
            <w:proofErr w:type="spellEnd"/>
            <w:r w:rsidRPr="00CA6213">
              <w:rPr>
                <w:b/>
                <w:color w:val="auto"/>
              </w:rPr>
              <w:t xml:space="preserve"> </w:t>
            </w:r>
            <w:proofErr w:type="spellStart"/>
            <w:r w:rsidRPr="00CA6213">
              <w:rPr>
                <w:b/>
                <w:color w:val="auto"/>
              </w:rPr>
              <w:t>nvm</w:t>
            </w:r>
            <w:proofErr w:type="spellEnd"/>
            <w:r w:rsidRPr="00CA6213">
              <w:rPr>
                <w:b/>
                <w:color w:val="auto"/>
              </w:rPr>
              <w:t>/</w:t>
            </w:r>
            <w:proofErr w:type="spellStart"/>
            <w:r w:rsidRPr="00CA6213">
              <w:rPr>
                <w:b/>
                <w:color w:val="auto"/>
              </w:rPr>
              <w:t>etc</w:t>
            </w:r>
            <w:proofErr w:type="spellEnd"/>
            <w:r w:rsidRPr="00CA6213">
              <w:rPr>
                <w:b/>
                <w:color w:val="auto"/>
              </w:rPr>
              <w:t>/static-</w:t>
            </w:r>
            <w:proofErr w:type="spellStart"/>
            <w:r w:rsidRPr="00CA6213">
              <w:rPr>
                <w:b/>
                <w:color w:val="auto"/>
              </w:rPr>
              <w:t>config</w:t>
            </w:r>
            <w:proofErr w:type="spellEnd"/>
            <w:r w:rsidRPr="00CA6213">
              <w:rPr>
                <w:b/>
                <w:color w:val="auto"/>
              </w:rPr>
              <w:t xml:space="preserve">/Identification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 xml:space="preserv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w:t>
            </w:r>
            <w:proofErr w:type="spellStart"/>
            <w:r w:rsidRPr="00CA6213">
              <w:rPr>
                <w:b/>
                <w:color w:val="auto"/>
              </w:rPr>
              <w:t>dop</w:t>
            </w:r>
            <w:proofErr w:type="spellEnd"/>
            <w:r w:rsidRPr="00CA6213">
              <w:rPr>
                <w:b/>
                <w:color w:val="auto"/>
              </w:rPr>
              <w:t xml:space="preserv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 xml:space="preserve">/fcf3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 xml:space="preserve">/scf3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 xml:space="preserve">/fcf28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w:t>
            </w:r>
            <w:proofErr w:type="spellStart"/>
            <w:r w:rsidRPr="00CA6213">
              <w:rPr>
                <w:b/>
                <w:color w:val="auto"/>
              </w:rPr>
              <w:t>prsnp</w:t>
            </w:r>
            <w:proofErr w:type="spellEnd"/>
            <w:r w:rsidRPr="00CA6213">
              <w:rPr>
                <w:b/>
                <w:color w:val="auto"/>
              </w:rPr>
              <w:t xml:space="preserv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 xml:space="preserve">/scf28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w:t>
            </w:r>
            <w:proofErr w:type="spellStart"/>
            <w:r w:rsidRPr="00CA6213">
              <w:rPr>
                <w:b/>
                <w:color w:val="auto"/>
              </w:rPr>
              <w:t>bspfilesbp</w:t>
            </w:r>
            <w:proofErr w:type="spellEnd"/>
            <w:r w:rsidRPr="00CA6213">
              <w:rPr>
                <w:b/>
                <w:color w:val="auto"/>
              </w:rPr>
              <w:t xml:space="preserv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w:t>
            </w:r>
            <w:proofErr w:type="spellStart"/>
            <w:r w:rsidRPr="00CA6213">
              <w:rPr>
                <w:b/>
                <w:color w:val="auto"/>
              </w:rPr>
              <w:t>bandbp</w:t>
            </w:r>
            <w:proofErr w:type="spellEnd"/>
            <w:r w:rsidRPr="00CA6213">
              <w:rPr>
                <w:b/>
                <w:color w:val="auto"/>
              </w:rPr>
              <w:t xml:space="preserve">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w:t>
            </w:r>
            <w:proofErr w:type="spellStart"/>
            <w:r w:rsidRPr="00CA6213">
              <w:rPr>
                <w:b/>
                <w:color w:val="auto"/>
              </w:rPr>
              <w:t>gsysbp</w:t>
            </w:r>
            <w:proofErr w:type="spellEnd"/>
            <w:r w:rsidRPr="00CA6213">
              <w:rPr>
                <w:b/>
                <w:color w:val="auto"/>
              </w:rPr>
              <w:t xml:space="preserve"> </w:t>
            </w:r>
            <w:proofErr w:type="spellStart"/>
            <w:r w:rsidRPr="00CA6213">
              <w:rPr>
                <w:b/>
                <w:color w:val="auto"/>
              </w:rPr>
              <w:t>nv</w:t>
            </w:r>
            <w:proofErr w:type="spellEnd"/>
          </w:p>
          <w:p w14:paraId="6D4BEAB8" w14:textId="77777777" w:rsidR="00A45B1F" w:rsidRPr="00CA6213" w:rsidRDefault="00A45B1F" w:rsidP="00A45B1F">
            <w:pPr>
              <w:pStyle w:val="TableBody"/>
              <w:rPr>
                <w:b/>
                <w:color w:val="auto"/>
              </w:rPr>
            </w:pPr>
            <w:r w:rsidRPr="00CA6213">
              <w:rPr>
                <w:b/>
                <w:color w:val="auto"/>
              </w:rPr>
              <w:t>m/</w:t>
            </w:r>
            <w:proofErr w:type="spellStart"/>
            <w:r w:rsidRPr="00CA6213">
              <w:rPr>
                <w:b/>
                <w:color w:val="auto"/>
              </w:rPr>
              <w:t>bsp</w:t>
            </w:r>
            <w:proofErr w:type="spellEnd"/>
            <w:r w:rsidRPr="00CA6213">
              <w:rPr>
                <w:b/>
                <w:color w:val="auto"/>
              </w:rPr>
              <w:t xml:space="preserve">/phybp3 </w:t>
            </w:r>
            <w:proofErr w:type="spellStart"/>
            <w:r w:rsidRPr="00CA6213">
              <w:rPr>
                <w:b/>
                <w:color w:val="auto"/>
              </w:rPr>
              <w:t>nvm</w:t>
            </w:r>
            <w:proofErr w:type="spellEnd"/>
            <w:r w:rsidRPr="00CA6213">
              <w:rPr>
                <w:b/>
                <w:color w:val="auto"/>
              </w:rPr>
              <w:t>/</w:t>
            </w:r>
            <w:proofErr w:type="spellStart"/>
            <w:r w:rsidRPr="00CA6213">
              <w:rPr>
                <w:b/>
                <w:color w:val="auto"/>
              </w:rPr>
              <w:t>bsp</w:t>
            </w:r>
            <w:proofErr w:type="spellEnd"/>
            <w:r w:rsidRPr="00CA6213">
              <w:rPr>
                <w:b/>
                <w:color w:val="auto"/>
              </w:rPr>
              <w:t>/phybp28</w:t>
            </w:r>
          </w:p>
          <w:p w14:paraId="14788B29" w14:textId="77777777" w:rsidR="00A45B1F" w:rsidRPr="00CA6213" w:rsidRDefault="00A45B1F" w:rsidP="00A45B1F">
            <w:pPr>
              <w:pStyle w:val="TableBody"/>
              <w:rPr>
                <w:b/>
                <w:color w:val="auto"/>
              </w:rPr>
            </w:pPr>
            <w:r w:rsidRPr="00CA6213">
              <w:rPr>
                <w:b/>
                <w:color w:val="auto"/>
              </w:rPr>
              <w:t>[I] Tar all files</w:t>
            </w:r>
          </w:p>
          <w:p w14:paraId="6F7F502D" w14:textId="77777777" w:rsidR="00A45B1F" w:rsidRPr="00CA6213" w:rsidRDefault="00A45B1F" w:rsidP="00A45B1F">
            <w:pPr>
              <w:pStyle w:val="TableBody"/>
              <w:rPr>
                <w:b/>
                <w:color w:val="auto"/>
              </w:rPr>
            </w:pPr>
            <w:r w:rsidRPr="00CA6213">
              <w:rPr>
                <w:b/>
                <w:color w:val="auto"/>
              </w:rPr>
              <w:t xml:space="preserve">[I] </w:t>
            </w:r>
            <w:proofErr w:type="spellStart"/>
            <w:r w:rsidRPr="00CA6213">
              <w:rPr>
                <w:b/>
                <w:color w:val="auto"/>
              </w:rPr>
              <w:t>tmp</w:t>
            </w:r>
            <w:proofErr w:type="spellEnd"/>
            <w:r w:rsidRPr="00CA6213">
              <w:rPr>
                <w:b/>
                <w:color w:val="auto"/>
              </w:rPr>
              <w:t>/</w:t>
            </w:r>
            <w:proofErr w:type="spellStart"/>
            <w:r w:rsidRPr="00CA6213">
              <w:rPr>
                <w:b/>
                <w:color w:val="auto"/>
              </w:rPr>
              <w:t>backup_header</w:t>
            </w:r>
            <w:proofErr w:type="spellEnd"/>
            <w:r w:rsidRPr="00CA6213">
              <w:rPr>
                <w:b/>
                <w:color w:val="auto"/>
              </w:rPr>
              <w:t xml:space="preserve"> </w:t>
            </w:r>
            <w:proofErr w:type="spellStart"/>
            <w:r w:rsidRPr="00CA6213">
              <w:rPr>
                <w:b/>
                <w:color w:val="auto"/>
              </w:rPr>
              <w:t>tmp</w:t>
            </w:r>
            <w:proofErr w:type="spellEnd"/>
            <w:r w:rsidRPr="00CA6213">
              <w:rPr>
                <w:b/>
                <w:color w:val="auto"/>
              </w:rPr>
              <w:t>/nvm_backup.tar</w:t>
            </w:r>
          </w:p>
          <w:p w14:paraId="0233B59A" w14:textId="77777777" w:rsidR="00A45B1F" w:rsidRPr="00CA6213" w:rsidRDefault="00A45B1F" w:rsidP="00A45B1F">
            <w:pPr>
              <w:pStyle w:val="TableBody"/>
              <w:rPr>
                <w:b/>
                <w:color w:val="auto"/>
              </w:rPr>
            </w:pPr>
            <w:r w:rsidRPr="00CA6213">
              <w:rPr>
                <w:b/>
                <w:color w:val="auto"/>
              </w:rPr>
              <w:t>[I] Erase 7 flash blocks from offset 4096 on /</w:t>
            </w:r>
            <w:proofErr w:type="spellStart"/>
            <w:r w:rsidRPr="00CA6213">
              <w:rPr>
                <w:b/>
                <w:color w:val="auto"/>
              </w:rPr>
              <w:t>dev</w:t>
            </w:r>
            <w:proofErr w:type="spellEnd"/>
            <w:r w:rsidRPr="00CA6213">
              <w:rPr>
                <w:b/>
                <w:color w:val="auto"/>
              </w:rPr>
              <w:t>/mtd6</w:t>
            </w:r>
          </w:p>
          <w:p w14:paraId="14CA941D" w14:textId="77777777" w:rsidR="00A45B1F" w:rsidRPr="00CA6213" w:rsidRDefault="00A45B1F" w:rsidP="00A45B1F">
            <w:pPr>
              <w:pStyle w:val="TableBody"/>
              <w:rPr>
                <w:b/>
                <w:color w:val="auto"/>
              </w:rPr>
            </w:pPr>
            <w:r w:rsidRPr="00CA6213">
              <w:rPr>
                <w:b/>
                <w:color w:val="auto"/>
              </w:rPr>
              <w:t>[I] Flash erase for 7 blocks from offset 4096 on /</w:t>
            </w:r>
            <w:proofErr w:type="spellStart"/>
            <w:r w:rsidRPr="00CA6213">
              <w:rPr>
                <w:b/>
                <w:color w:val="auto"/>
              </w:rPr>
              <w:t>dev</w:t>
            </w:r>
            <w:proofErr w:type="spellEnd"/>
            <w:r w:rsidRPr="00CA6213">
              <w:rPr>
                <w:b/>
                <w:color w:val="auto"/>
              </w:rPr>
              <w:t>/mtd6 successful</w:t>
            </w:r>
          </w:p>
          <w:p w14:paraId="3AA0D4BC" w14:textId="77777777" w:rsidR="00A45B1F" w:rsidRPr="00CA6213" w:rsidRDefault="00A45B1F" w:rsidP="00A45B1F">
            <w:pPr>
              <w:pStyle w:val="TableBody"/>
              <w:rPr>
                <w:b/>
                <w:color w:val="auto"/>
              </w:rPr>
            </w:pPr>
            <w:r w:rsidRPr="00CA6213">
              <w:rPr>
                <w:b/>
                <w:color w:val="auto"/>
              </w:rPr>
              <w:t>[I] Write 1st backup</w:t>
            </w:r>
          </w:p>
          <w:p w14:paraId="470E039E" w14:textId="77777777" w:rsidR="00A45B1F" w:rsidRPr="00CA6213" w:rsidRDefault="00A45B1F" w:rsidP="00A45B1F">
            <w:pPr>
              <w:pStyle w:val="TableBody"/>
              <w:rPr>
                <w:b/>
                <w:color w:val="auto"/>
              </w:rPr>
            </w:pPr>
            <w:r w:rsidRPr="00CA6213">
              <w:rPr>
                <w:b/>
                <w:color w:val="auto"/>
              </w:rPr>
              <w:t>[I] Erase 7 flash bloc</w:t>
            </w:r>
          </w:p>
          <w:p w14:paraId="7FAD9DA2" w14:textId="77777777" w:rsidR="00A45B1F" w:rsidRPr="00CA6213" w:rsidRDefault="00A45B1F" w:rsidP="00A45B1F">
            <w:pPr>
              <w:pStyle w:val="TableBody"/>
              <w:rPr>
                <w:b/>
                <w:color w:val="auto"/>
              </w:rPr>
            </w:pPr>
            <w:proofErr w:type="spellStart"/>
            <w:r w:rsidRPr="00CA6213">
              <w:rPr>
                <w:b/>
                <w:color w:val="auto"/>
              </w:rPr>
              <w:t>ks</w:t>
            </w:r>
            <w:proofErr w:type="spellEnd"/>
            <w:r w:rsidRPr="00CA6213">
              <w:rPr>
                <w:b/>
                <w:color w:val="auto"/>
              </w:rPr>
              <w:t xml:space="preserve"> from offset 32768 on /</w:t>
            </w:r>
            <w:proofErr w:type="spellStart"/>
            <w:r w:rsidRPr="00CA6213">
              <w:rPr>
                <w:b/>
                <w:color w:val="auto"/>
              </w:rPr>
              <w:t>dev</w:t>
            </w:r>
            <w:proofErr w:type="spellEnd"/>
            <w:r w:rsidRPr="00CA6213">
              <w:rPr>
                <w:b/>
                <w:color w:val="auto"/>
              </w:rPr>
              <w:t>/mtd6</w:t>
            </w:r>
          </w:p>
          <w:p w14:paraId="42855CDE" w14:textId="77777777" w:rsidR="00A45B1F" w:rsidRPr="00CA6213" w:rsidRDefault="00A45B1F" w:rsidP="00A45B1F">
            <w:pPr>
              <w:pStyle w:val="TableBody"/>
              <w:rPr>
                <w:b/>
                <w:color w:val="auto"/>
              </w:rPr>
            </w:pPr>
            <w:r w:rsidRPr="00CA6213">
              <w:rPr>
                <w:b/>
                <w:color w:val="auto"/>
              </w:rPr>
              <w:t>[I] Flash erase for 7 blocks from offset 32768 on /</w:t>
            </w:r>
            <w:proofErr w:type="spellStart"/>
            <w:r w:rsidRPr="00CA6213">
              <w:rPr>
                <w:b/>
                <w:color w:val="auto"/>
              </w:rPr>
              <w:t>dev</w:t>
            </w:r>
            <w:proofErr w:type="spellEnd"/>
            <w:r w:rsidRPr="00CA6213">
              <w:rPr>
                <w:b/>
                <w:color w:val="auto"/>
              </w:rPr>
              <w:t>/mtd6 successful</w:t>
            </w:r>
          </w:p>
          <w:p w14:paraId="114884CC" w14:textId="77777777" w:rsidR="00A45B1F" w:rsidRPr="00CA6213" w:rsidRDefault="00A45B1F" w:rsidP="00A45B1F">
            <w:pPr>
              <w:pStyle w:val="TableBody"/>
              <w:rPr>
                <w:b/>
                <w:color w:val="auto"/>
              </w:rPr>
            </w:pPr>
            <w:r w:rsidRPr="00CA6213">
              <w:rPr>
                <w:b/>
                <w:color w:val="auto"/>
              </w:rPr>
              <w:t>[I] Write 2nd backup</w:t>
            </w:r>
          </w:p>
          <w:p w14:paraId="261B38EA" w14:textId="77777777" w:rsidR="00A45B1F" w:rsidRPr="00CA6213" w:rsidRDefault="00A45B1F" w:rsidP="00A45B1F">
            <w:pPr>
              <w:pStyle w:val="TableBody"/>
              <w:rPr>
                <w:b/>
                <w:color w:val="auto"/>
              </w:rPr>
            </w:pPr>
            <w:r w:rsidRPr="00CA6213">
              <w:rPr>
                <w:b/>
                <w:color w:val="auto"/>
              </w:rPr>
              <w:t xml:space="preserve">[I] Backup wrote into </w:t>
            </w:r>
            <w:proofErr w:type="gramStart"/>
            <w:r w:rsidRPr="00CA6213">
              <w:rPr>
                <w:b/>
                <w:color w:val="auto"/>
              </w:rPr>
              <w:t>mtd6 !</w:t>
            </w:r>
            <w:proofErr w:type="gramEnd"/>
          </w:p>
          <w:p w14:paraId="7D632253" w14:textId="77777777" w:rsidR="00A45B1F" w:rsidRPr="00CA6213" w:rsidRDefault="00A45B1F" w:rsidP="00A45B1F">
            <w:pPr>
              <w:pStyle w:val="TableBody"/>
              <w:rPr>
                <w:b/>
                <w:color w:val="auto"/>
              </w:rPr>
            </w:pPr>
            <w:r w:rsidRPr="00CA6213">
              <w:rPr>
                <w:b/>
                <w:color w:val="auto"/>
              </w:rPr>
              <w:t>[I] Check mtd6 backup with option --write</w:t>
            </w:r>
          </w:p>
          <w:p w14:paraId="5F28C8A1" w14:textId="77777777" w:rsidR="00A45B1F" w:rsidRPr="00CA6213" w:rsidRDefault="00A45B1F" w:rsidP="00A45B1F">
            <w:pPr>
              <w:pStyle w:val="TableBody"/>
              <w:rPr>
                <w:b/>
                <w:color w:val="auto"/>
              </w:rPr>
            </w:pPr>
            <w:r w:rsidRPr="00CA6213">
              <w:rPr>
                <w:b/>
                <w:color w:val="auto"/>
              </w:rPr>
              <w:t>[I] mtd6 is not corrupted</w:t>
            </w:r>
          </w:p>
          <w:p w14:paraId="3AA5B9B5" w14:textId="77777777" w:rsidR="00A45B1F" w:rsidRPr="00CA6213" w:rsidRDefault="00A45B1F" w:rsidP="00A45B1F">
            <w:pPr>
              <w:pStyle w:val="TableBody"/>
              <w:rPr>
                <w:b/>
                <w:color w:val="auto"/>
              </w:rPr>
            </w:pPr>
            <w:r w:rsidRPr="00CA6213">
              <w:rPr>
                <w:b/>
                <w:color w:val="auto"/>
              </w:rPr>
              <w:t>[I] Backup generation successful!</w:t>
            </w:r>
          </w:p>
          <w:p w14:paraId="535E6ADC" w14:textId="02D219D8" w:rsidR="008B28BB" w:rsidRPr="00CA6213" w:rsidRDefault="00A45B1F" w:rsidP="00A45B1F">
            <w:pPr>
              <w:pStyle w:val="TableBody"/>
              <w:rPr>
                <w:b/>
                <w:color w:val="auto"/>
              </w:rPr>
            </w:pPr>
            <w:r w:rsidRPr="00CA6213">
              <w:rPr>
                <w:b/>
                <w:color w:val="auto"/>
              </w:rPr>
              <w:t>[I] +NVBUIND: 0, 0, 0, 1970/01/01-00:24:28, AHL77xx_NQ.01.00.35_0.4.0.20170404.x1210, a104bd8ecb6ba97d36cf3384fd7f072f  /</w:t>
            </w:r>
            <w:proofErr w:type="spellStart"/>
            <w:r w:rsidRPr="00CA6213">
              <w:rPr>
                <w:b/>
                <w:color w:val="auto"/>
              </w:rPr>
              <w:t>tmp</w:t>
            </w:r>
            <w:proofErr w:type="spellEnd"/>
            <w:r w:rsidRPr="00CA6213">
              <w:rPr>
                <w:b/>
                <w:color w:val="auto"/>
              </w:rPr>
              <w:t>/nvm_backup.tar</w:t>
            </w:r>
          </w:p>
          <w:p w14:paraId="45CD8239" w14:textId="77777777" w:rsidR="008B28BB" w:rsidRPr="00CA6213" w:rsidRDefault="008B28BB" w:rsidP="008B28BB">
            <w:pPr>
              <w:pStyle w:val="TableBody"/>
              <w:rPr>
                <w:color w:val="auto"/>
              </w:rPr>
            </w:pPr>
            <w:r w:rsidRPr="00CA6213">
              <w:rPr>
                <w:color w:val="auto"/>
              </w:rPr>
              <w:t># recovery in calibrated NV partition after Firmware boot</w:t>
            </w:r>
          </w:p>
          <w:p w14:paraId="7809952D" w14:textId="77777777" w:rsidR="008B28BB" w:rsidRPr="00CA6213" w:rsidRDefault="008B28BB" w:rsidP="008B28BB">
            <w:pPr>
              <w:pStyle w:val="TableBody"/>
              <w:rPr>
                <w:color w:val="auto"/>
              </w:rPr>
            </w:pPr>
            <w:r w:rsidRPr="00CA6213">
              <w:rPr>
                <w:color w:val="auto"/>
              </w:rPr>
              <w:t># note that the data is also logged by NV log (i.e. AT+NVBU=2)</w:t>
            </w:r>
          </w:p>
          <w:p w14:paraId="22ACE2B3" w14:textId="6F28810D" w:rsidR="0071244C" w:rsidRPr="00CA6213" w:rsidRDefault="008B28BB" w:rsidP="0071244C">
            <w:pPr>
              <w:pStyle w:val="TableBody"/>
              <w:rPr>
                <w:color w:val="auto"/>
                <w:u w:val="single"/>
              </w:rPr>
            </w:pPr>
            <w:r w:rsidRPr="00CA6213">
              <w:rPr>
                <w:b/>
                <w:color w:val="auto"/>
              </w:rPr>
              <w:t>+NVBU_IND: 2,0,</w:t>
            </w:r>
            <w:r w:rsidR="0071244C" w:rsidRPr="00CA6213">
              <w:rPr>
                <w:b/>
                <w:color w:val="auto"/>
              </w:rPr>
              <w:t>0,3,</w:t>
            </w:r>
            <w:r w:rsidRPr="00CA6213">
              <w:rPr>
                <w:b/>
                <w:color w:val="auto"/>
              </w:rPr>
              <w:t>"2015/07/22 04:23:39"," AHL77xx_NQ.01.00.27_0.2.2.20170207.x1210 "</w:t>
            </w:r>
          </w:p>
          <w:p w14:paraId="06BE3C0B" w14:textId="152348D2" w:rsidR="008B28BB" w:rsidRPr="00CA6213" w:rsidRDefault="008B28BB" w:rsidP="008B28BB">
            <w:pPr>
              <w:pStyle w:val="TableBody"/>
              <w:rPr>
                <w:color w:val="auto"/>
                <w:u w:val="single"/>
              </w:rPr>
            </w:pPr>
          </w:p>
        </w:tc>
      </w:tr>
      <w:tr w:rsidR="00CA6213" w:rsidRPr="00CA6213" w14:paraId="5A69EEDC" w14:textId="77777777" w:rsidTr="004042FA">
        <w:trPr>
          <w:cantSplit w:val="0"/>
          <w:trHeight w:val="815"/>
        </w:trPr>
        <w:tc>
          <w:tcPr>
            <w:tcW w:w="2265" w:type="dxa"/>
          </w:tcPr>
          <w:p w14:paraId="0FF85E5E" w14:textId="77777777" w:rsidR="001B258B" w:rsidRPr="00CA6213" w:rsidRDefault="001B258B" w:rsidP="001B258B">
            <w:pPr>
              <w:pStyle w:val="TableBody"/>
              <w:rPr>
                <w:color w:val="auto"/>
                <w:szCs w:val="18"/>
              </w:rPr>
            </w:pPr>
            <w:r w:rsidRPr="00CA6213">
              <w:rPr>
                <w:color w:val="auto"/>
                <w:szCs w:val="18"/>
                <w:u w:val="single"/>
              </w:rPr>
              <w:lastRenderedPageBreak/>
              <w:t>Reference</w:t>
            </w:r>
          </w:p>
          <w:p w14:paraId="4648FDA3" w14:textId="77777777" w:rsidR="001B258B" w:rsidRPr="00CA6213" w:rsidRDefault="001B258B" w:rsidP="001B258B">
            <w:pPr>
              <w:pStyle w:val="TableBody"/>
              <w:rPr>
                <w:i/>
                <w:color w:val="auto"/>
                <w:lang w:val="fr-FR"/>
              </w:rPr>
            </w:pPr>
            <w:r w:rsidRPr="00CA6213">
              <w:rPr>
                <w:color w:val="auto"/>
                <w:szCs w:val="18"/>
              </w:rPr>
              <w:t>Sierra Wireless Proprietary</w:t>
            </w:r>
          </w:p>
        </w:tc>
        <w:tc>
          <w:tcPr>
            <w:tcW w:w="6804" w:type="dxa"/>
          </w:tcPr>
          <w:p w14:paraId="7937269C" w14:textId="77777777" w:rsidR="001B258B" w:rsidRPr="00CA6213" w:rsidRDefault="001B258B" w:rsidP="001B258B">
            <w:pPr>
              <w:pStyle w:val="TableBody"/>
              <w:rPr>
                <w:color w:val="auto"/>
                <w:szCs w:val="18"/>
                <w:lang w:eastAsia="zh-CN"/>
              </w:rPr>
            </w:pPr>
            <w:r w:rsidRPr="00CA6213">
              <w:rPr>
                <w:color w:val="auto"/>
                <w:szCs w:val="18"/>
                <w:u w:val="single"/>
              </w:rPr>
              <w:t>Notes</w:t>
            </w:r>
          </w:p>
          <w:p w14:paraId="5C03754B" w14:textId="6E7E0E1D" w:rsidR="00A47178" w:rsidRPr="00CA6213" w:rsidRDefault="00A47178" w:rsidP="00A47178">
            <w:pPr>
              <w:pStyle w:val="TableBody"/>
              <w:numPr>
                <w:ilvl w:val="0"/>
                <w:numId w:val="14"/>
              </w:numPr>
              <w:rPr>
                <w:color w:val="auto"/>
              </w:rPr>
            </w:pPr>
            <w:r w:rsidRPr="00CA6213">
              <w:rPr>
                <w:color w:val="auto"/>
              </w:rPr>
              <w:t>Status of operations for &lt;mode&gt;=0 and &lt;mode&gt;=1 is notified by +NVBU_IND unsolicited notifications with &lt;status&gt;=0 and &lt;status&gt;=1 respectively on the AT port executed the write command.</w:t>
            </w:r>
          </w:p>
          <w:p w14:paraId="0BB79F95" w14:textId="74F06CF0" w:rsidR="00A47178" w:rsidRPr="00CA6213" w:rsidRDefault="00A47178" w:rsidP="00A47178">
            <w:pPr>
              <w:pStyle w:val="TableBody"/>
              <w:numPr>
                <w:ilvl w:val="0"/>
                <w:numId w:val="14"/>
              </w:numPr>
              <w:rPr>
                <w:color w:val="auto"/>
              </w:rPr>
            </w:pPr>
            <w:r w:rsidRPr="00CA6213">
              <w:rPr>
                <w:color w:val="auto"/>
              </w:rPr>
              <w:t>Execution of the write command with &lt;mode&gt;=1 is followed by a modem reboot automatically; NVs are restored to their default values on booting.</w:t>
            </w:r>
          </w:p>
          <w:p w14:paraId="1E71DFBD" w14:textId="6A97A644" w:rsidR="00A47178" w:rsidRPr="00CA6213" w:rsidRDefault="00A47178" w:rsidP="00A47178">
            <w:pPr>
              <w:pStyle w:val="TableBody"/>
              <w:numPr>
                <w:ilvl w:val="0"/>
                <w:numId w:val="14"/>
              </w:numPr>
              <w:rPr>
                <w:color w:val="auto"/>
              </w:rPr>
            </w:pPr>
            <w:r w:rsidRPr="00CA6213">
              <w:rPr>
                <w:color w:val="auto"/>
              </w:rPr>
              <w:lastRenderedPageBreak/>
              <w:t xml:space="preserve">The </w:t>
            </w:r>
            <w:r w:rsidR="001006D7" w:rsidRPr="00CA6213">
              <w:rPr>
                <w:color w:val="auto"/>
              </w:rPr>
              <w:t>log file is limited to 4ko</w:t>
            </w:r>
            <w:r w:rsidRPr="00CA6213">
              <w:rPr>
                <w:color w:val="auto"/>
              </w:rPr>
              <w:t>.</w:t>
            </w:r>
          </w:p>
          <w:p w14:paraId="11A10984" w14:textId="21C8FAD7" w:rsidR="00A47178" w:rsidRPr="00CA6213" w:rsidRDefault="00A47178" w:rsidP="00A47178">
            <w:pPr>
              <w:pStyle w:val="TableBody"/>
              <w:numPr>
                <w:ilvl w:val="0"/>
                <w:numId w:val="14"/>
              </w:numPr>
              <w:rPr>
                <w:color w:val="auto"/>
              </w:rPr>
            </w:pPr>
            <w:r w:rsidRPr="00CA6213">
              <w:rPr>
                <w:color w:val="auto"/>
              </w:rPr>
              <w:t>NO SIM card is required for this command.</w:t>
            </w:r>
          </w:p>
          <w:p w14:paraId="719F4FEE" w14:textId="5E8F732B" w:rsidR="00F63E66" w:rsidRPr="00CA6213" w:rsidRDefault="00F63E66" w:rsidP="00A47178">
            <w:pPr>
              <w:pStyle w:val="TableBody"/>
              <w:numPr>
                <w:ilvl w:val="0"/>
                <w:numId w:val="14"/>
              </w:numPr>
              <w:rPr>
                <w:color w:val="auto"/>
              </w:rPr>
            </w:pPr>
            <w:r w:rsidRPr="00CA6213">
              <w:rPr>
                <w:color w:val="auto"/>
              </w:rPr>
              <w:t>The backup date and the backup firmware are displayed only when available (i.e. backup not corrupted)</w:t>
            </w:r>
          </w:p>
          <w:p w14:paraId="1A26B7E8" w14:textId="788D3975" w:rsidR="001B258B" w:rsidRPr="00CA6213" w:rsidRDefault="00A47178" w:rsidP="001006D7">
            <w:pPr>
              <w:pStyle w:val="TableBody"/>
              <w:numPr>
                <w:ilvl w:val="0"/>
                <w:numId w:val="14"/>
              </w:numPr>
              <w:rPr>
                <w:color w:val="auto"/>
              </w:rPr>
            </w:pPr>
            <w:r w:rsidRPr="00CA6213">
              <w:rPr>
                <w:color w:val="auto"/>
              </w:rPr>
              <w:t>&lt;mode&gt;=2 is for retrieving log for R&amp;D analysis and not fully documented; generally:</w:t>
            </w:r>
          </w:p>
        </w:tc>
      </w:tr>
      <w:tr w:rsidR="00CA6213" w:rsidRPr="00CA6213" w14:paraId="36D3C338" w14:textId="77777777" w:rsidTr="004042FA">
        <w:trPr>
          <w:cantSplit w:val="0"/>
          <w:trHeight w:val="815"/>
        </w:trPr>
        <w:tc>
          <w:tcPr>
            <w:tcW w:w="2265" w:type="dxa"/>
          </w:tcPr>
          <w:p w14:paraId="5A8D7F45" w14:textId="77777777" w:rsidR="00A47178" w:rsidRPr="00CA6213" w:rsidRDefault="00A47178" w:rsidP="001B258B">
            <w:pPr>
              <w:pStyle w:val="TableBody"/>
              <w:rPr>
                <w:color w:val="auto"/>
                <w:szCs w:val="18"/>
                <w:u w:val="single"/>
              </w:rPr>
            </w:pPr>
          </w:p>
        </w:tc>
        <w:tc>
          <w:tcPr>
            <w:tcW w:w="6804" w:type="dxa"/>
          </w:tcPr>
          <w:p w14:paraId="015862D2" w14:textId="77777777" w:rsidR="00A47178" w:rsidRPr="00CA6213" w:rsidRDefault="00A47178" w:rsidP="001B258B">
            <w:pPr>
              <w:pStyle w:val="TableBody"/>
              <w:rPr>
                <w:color w:val="auto"/>
                <w:szCs w:val="18"/>
                <w:u w:val="single"/>
              </w:rPr>
            </w:pPr>
          </w:p>
        </w:tc>
      </w:tr>
    </w:tbl>
    <w:p w14:paraId="79276759" w14:textId="77777777" w:rsidR="00C43D50" w:rsidRPr="00CA6213" w:rsidRDefault="00C43D50" w:rsidP="00C43D50">
      <w:pPr>
        <w:rPr>
          <w:color w:val="auto"/>
        </w:rPr>
      </w:pPr>
      <w:bookmarkStart w:id="17" w:name="_Toc345081237"/>
    </w:p>
    <w:p w14:paraId="1F3AE0EF" w14:textId="16E03651" w:rsidR="00220046" w:rsidRPr="00CA6213" w:rsidRDefault="00220046" w:rsidP="00050B72">
      <w:pPr>
        <w:pStyle w:val="Heading1"/>
        <w:numPr>
          <w:ilvl w:val="0"/>
          <w:numId w:val="0"/>
        </w:numPr>
        <w:ind w:left="1440" w:hanging="720"/>
        <w:rPr>
          <w:color w:val="auto"/>
        </w:rPr>
        <w:sectPr w:rsidR="00220046" w:rsidRPr="00CA6213" w:rsidSect="00E67EFB">
          <w:headerReference w:type="even" r:id="rId18"/>
          <w:headerReference w:type="default"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pPr>
    </w:p>
    <w:p w14:paraId="51B66FDB" w14:textId="6B5DBF93" w:rsidR="00220046" w:rsidRPr="00CA6213" w:rsidRDefault="00220046" w:rsidP="00220046">
      <w:pPr>
        <w:pStyle w:val="Heading1"/>
        <w:rPr>
          <w:color w:val="auto"/>
        </w:rPr>
      </w:pPr>
      <w:bookmarkStart w:id="26" w:name="_Toc475032350"/>
      <w:r w:rsidRPr="00CA6213">
        <w:rPr>
          <w:color w:val="auto"/>
        </w:rPr>
        <w:lastRenderedPageBreak/>
        <w:t>Development notes</w:t>
      </w:r>
      <w:bookmarkEnd w:id="26"/>
    </w:p>
    <w:p w14:paraId="7BD29AC9" w14:textId="693061A7" w:rsidR="005B6470" w:rsidRPr="00CA6213" w:rsidRDefault="00220046" w:rsidP="00220046">
      <w:pPr>
        <w:pStyle w:val="Heading2"/>
        <w:rPr>
          <w:color w:val="auto"/>
        </w:rPr>
      </w:pPr>
      <w:bookmarkStart w:id="27" w:name="_Toc475032351"/>
      <w:bookmarkEnd w:id="5"/>
      <w:bookmarkEnd w:id="6"/>
      <w:bookmarkEnd w:id="7"/>
      <w:bookmarkEnd w:id="8"/>
      <w:bookmarkEnd w:id="9"/>
      <w:bookmarkEnd w:id="17"/>
      <w:r w:rsidRPr="00CA6213">
        <w:rPr>
          <w:color w:val="auto"/>
        </w:rPr>
        <w:t>References</w:t>
      </w:r>
      <w:bookmarkEnd w:id="27"/>
    </w:p>
    <w:p w14:paraId="001F4479" w14:textId="2CB37640" w:rsidR="00220046" w:rsidRPr="00CA6213" w:rsidRDefault="00B13DA1" w:rsidP="00220046">
      <w:pPr>
        <w:jc w:val="both"/>
        <w:rPr>
          <w:color w:val="auto"/>
          <w:lang w:eastAsia="zh-CN"/>
        </w:rPr>
      </w:pPr>
      <w:r w:rsidRPr="00CA6213">
        <w:rPr>
          <w:color w:val="auto"/>
          <w:lang w:eastAsia="zh-CN"/>
        </w:rPr>
        <w:t>T</w:t>
      </w:r>
      <w:r w:rsidR="00220046" w:rsidRPr="00CA6213">
        <w:rPr>
          <w:color w:val="auto"/>
          <w:lang w:eastAsia="zh-CN"/>
        </w:rPr>
        <w:t xml:space="preserve">he basis for AT command development is: HL6/HL8 </w:t>
      </w:r>
    </w:p>
    <w:p w14:paraId="28B910B7" w14:textId="51AA2775" w:rsidR="00220046" w:rsidRPr="00CA6213" w:rsidRDefault="00220046" w:rsidP="00220046">
      <w:pPr>
        <w:pStyle w:val="Heading2"/>
        <w:rPr>
          <w:color w:val="auto"/>
        </w:rPr>
      </w:pPr>
      <w:bookmarkStart w:id="28" w:name="_Toc475032352"/>
      <w:r w:rsidRPr="00CA6213">
        <w:rPr>
          <w:color w:val="auto"/>
        </w:rPr>
        <w:t>Applicability</w:t>
      </w:r>
      <w:bookmarkEnd w:id="28"/>
    </w:p>
    <w:p w14:paraId="34F26219" w14:textId="6D309F38" w:rsidR="00220046" w:rsidRPr="00CA6213" w:rsidRDefault="00F83E1A" w:rsidP="00220046">
      <w:pPr>
        <w:jc w:val="both"/>
        <w:rPr>
          <w:color w:val="auto"/>
          <w:lang w:eastAsia="zh-CN"/>
        </w:rPr>
      </w:pPr>
      <w:r w:rsidRPr="00CA6213">
        <w:rPr>
          <w:color w:val="auto"/>
          <w:lang w:eastAsia="zh-CN"/>
        </w:rPr>
        <w:t>T</w:t>
      </w:r>
      <w:r w:rsidR="00220046" w:rsidRPr="00CA6213">
        <w:rPr>
          <w:color w:val="auto"/>
          <w:lang w:eastAsia="zh-CN"/>
        </w:rPr>
        <w:t xml:space="preserve">he </w:t>
      </w:r>
      <w:r w:rsidRPr="00CA6213">
        <w:rPr>
          <w:color w:val="auto"/>
          <w:lang w:eastAsia="zh-CN"/>
        </w:rPr>
        <w:t>URC are sent on:</w:t>
      </w:r>
      <w:r w:rsidR="00220046" w:rsidRPr="00CA6213">
        <w:rPr>
          <w:color w:val="auto"/>
          <w:lang w:eastAsia="zh-CN"/>
        </w:rPr>
        <w:t xml:space="preserve"> VCOM, UARTF, </w:t>
      </w:r>
      <w:r w:rsidRPr="00CA6213">
        <w:rPr>
          <w:color w:val="auto"/>
          <w:lang w:eastAsia="zh-CN"/>
        </w:rPr>
        <w:t>CMUX</w:t>
      </w:r>
    </w:p>
    <w:p w14:paraId="70A7ABC8" w14:textId="2D55BB0C" w:rsidR="00220046" w:rsidRPr="00CA6213" w:rsidRDefault="00220046" w:rsidP="00220046">
      <w:pPr>
        <w:pStyle w:val="Heading2"/>
        <w:rPr>
          <w:color w:val="auto"/>
        </w:rPr>
      </w:pPr>
      <w:bookmarkStart w:id="29" w:name="_Toc475032353"/>
      <w:r w:rsidRPr="00CA6213">
        <w:rPr>
          <w:color w:val="auto"/>
        </w:rPr>
        <w:t>Other</w:t>
      </w:r>
      <w:bookmarkEnd w:id="29"/>
    </w:p>
    <w:p w14:paraId="4CF57A39" w14:textId="6FA672C5" w:rsidR="00220046" w:rsidRPr="00CA6213" w:rsidRDefault="00AF021C" w:rsidP="0056113C">
      <w:pPr>
        <w:jc w:val="both"/>
        <w:rPr>
          <w:color w:val="auto"/>
          <w:lang w:eastAsia="zh-CN"/>
        </w:rPr>
      </w:pPr>
      <w:r w:rsidRPr="00CA6213">
        <w:rPr>
          <w:color w:val="auto"/>
          <w:lang w:eastAsia="zh-CN"/>
        </w:rPr>
        <w:t>Additional modes are added for Radio /Industrialization purpose:</w:t>
      </w:r>
    </w:p>
    <w:p w14:paraId="0FAB52E0" w14:textId="4D1F81D3" w:rsidR="00AF021C" w:rsidRPr="00CA6213" w:rsidRDefault="00AF021C" w:rsidP="00AF021C">
      <w:pPr>
        <w:pStyle w:val="ListParagraph"/>
        <w:numPr>
          <w:ilvl w:val="0"/>
          <w:numId w:val="19"/>
        </w:numPr>
        <w:jc w:val="both"/>
        <w:rPr>
          <w:b/>
          <w:color w:val="auto"/>
          <w:lang w:val="fr-FR" w:eastAsia="zh-CN"/>
        </w:rPr>
      </w:pPr>
      <w:r w:rsidRPr="00CA6213">
        <w:rPr>
          <w:b/>
          <w:color w:val="auto"/>
          <w:lang w:val="fr-FR" w:eastAsia="zh-CN"/>
        </w:rPr>
        <w:t>AT+NVBU=</w:t>
      </w:r>
      <w:proofErr w:type="spellStart"/>
      <w:r w:rsidR="00AB5B1A" w:rsidRPr="00CA6213">
        <w:rPr>
          <w:b/>
          <w:color w:val="auto"/>
          <w:lang w:eastAsia="zh-CN"/>
        </w:rPr>
        <w:t>NVfeature</w:t>
      </w:r>
      <w:r w:rsidR="00B819A6" w:rsidRPr="00CA6213">
        <w:rPr>
          <w:b/>
          <w:color w:val="auto"/>
          <w:lang w:eastAsia="zh-CN"/>
        </w:rPr>
        <w:t>Mode</w:t>
      </w:r>
      <w:proofErr w:type="spellEnd"/>
      <w:proofErr w:type="gramStart"/>
      <w:r w:rsidR="00F75BD2" w:rsidRPr="00CA6213">
        <w:rPr>
          <w:b/>
          <w:color w:val="auto"/>
          <w:lang w:val="fr-FR" w:eastAsia="zh-CN"/>
        </w:rPr>
        <w:t>,</w:t>
      </w:r>
      <w:proofErr w:type="spellStart"/>
      <w:r w:rsidR="00F75BD2" w:rsidRPr="00CA6213">
        <w:rPr>
          <w:b/>
          <w:color w:val="auto"/>
          <w:lang w:val="fr-FR" w:eastAsia="zh-CN"/>
        </w:rPr>
        <w:t>automatic</w:t>
      </w:r>
      <w:proofErr w:type="spellEnd"/>
      <w:proofErr w:type="gramEnd"/>
    </w:p>
    <w:p w14:paraId="39D32F2B" w14:textId="28A978C9" w:rsidR="00AF021C" w:rsidRPr="00CA6213" w:rsidRDefault="00AF021C" w:rsidP="00AF021C">
      <w:pPr>
        <w:pStyle w:val="ListParagraph"/>
        <w:jc w:val="both"/>
        <w:rPr>
          <w:color w:val="auto"/>
          <w:lang w:eastAsia="zh-CN"/>
        </w:rPr>
      </w:pPr>
      <w:r w:rsidRPr="00CA6213">
        <w:rPr>
          <w:color w:val="auto"/>
          <w:lang w:eastAsia="zh-CN"/>
        </w:rPr>
        <w:t xml:space="preserve">To enable the backup </w:t>
      </w:r>
      <w:r w:rsidR="008156F8" w:rsidRPr="00CA6213">
        <w:rPr>
          <w:color w:val="auto"/>
          <w:lang w:eastAsia="zh-CN"/>
        </w:rPr>
        <w:t xml:space="preserve">generation &amp; </w:t>
      </w:r>
      <w:r w:rsidRPr="00CA6213">
        <w:rPr>
          <w:color w:val="auto"/>
          <w:lang w:eastAsia="zh-CN"/>
        </w:rPr>
        <w:t>recovery at module startup</w:t>
      </w:r>
    </w:p>
    <w:p w14:paraId="40081193" w14:textId="2369B070" w:rsidR="00AF021C" w:rsidRPr="00CA6213" w:rsidRDefault="00AF021C" w:rsidP="00AF021C">
      <w:pPr>
        <w:pStyle w:val="ListParagraph"/>
        <w:numPr>
          <w:ilvl w:val="0"/>
          <w:numId w:val="19"/>
        </w:numPr>
        <w:jc w:val="both"/>
        <w:rPr>
          <w:b/>
          <w:color w:val="auto"/>
          <w:lang w:eastAsia="zh-CN"/>
        </w:rPr>
      </w:pPr>
      <w:r w:rsidRPr="00CA6213">
        <w:rPr>
          <w:b/>
          <w:color w:val="auto"/>
          <w:lang w:eastAsia="zh-CN"/>
        </w:rPr>
        <w:t>AT+NVBU=</w:t>
      </w:r>
      <w:proofErr w:type="spellStart"/>
      <w:r w:rsidR="00AB5B1A" w:rsidRPr="00CA6213">
        <w:rPr>
          <w:b/>
          <w:color w:val="auto"/>
          <w:lang w:eastAsia="zh-CN"/>
        </w:rPr>
        <w:t>NVfeature</w:t>
      </w:r>
      <w:r w:rsidR="00B819A6" w:rsidRPr="00CA6213">
        <w:rPr>
          <w:b/>
          <w:color w:val="auto"/>
          <w:lang w:eastAsia="zh-CN"/>
        </w:rPr>
        <w:t>M</w:t>
      </w:r>
      <w:r w:rsidR="00F75BD2" w:rsidRPr="00CA6213">
        <w:rPr>
          <w:b/>
          <w:color w:val="auto"/>
          <w:lang w:eastAsia="zh-CN"/>
        </w:rPr>
        <w:t>ode,manual</w:t>
      </w:r>
      <w:proofErr w:type="spellEnd"/>
    </w:p>
    <w:p w14:paraId="2285865A" w14:textId="088B76F0" w:rsidR="00AF021C" w:rsidRPr="00CA6213" w:rsidRDefault="00AF021C" w:rsidP="00FF3EEB">
      <w:pPr>
        <w:pStyle w:val="ListParagraph"/>
        <w:jc w:val="both"/>
        <w:rPr>
          <w:color w:val="auto"/>
          <w:lang w:eastAsia="zh-CN"/>
        </w:rPr>
      </w:pPr>
      <w:r w:rsidRPr="00CA6213">
        <w:rPr>
          <w:color w:val="auto"/>
          <w:lang w:eastAsia="zh-CN"/>
        </w:rPr>
        <w:t>To disable the backup</w:t>
      </w:r>
      <w:r w:rsidR="008156F8" w:rsidRPr="00CA6213">
        <w:rPr>
          <w:color w:val="auto"/>
          <w:lang w:eastAsia="zh-CN"/>
        </w:rPr>
        <w:t xml:space="preserve"> generation &amp;</w:t>
      </w:r>
      <w:r w:rsidRPr="00CA6213">
        <w:rPr>
          <w:color w:val="auto"/>
          <w:lang w:eastAsia="zh-CN"/>
        </w:rPr>
        <w:t xml:space="preserve"> recovery at module startup</w:t>
      </w:r>
    </w:p>
    <w:p w14:paraId="7D50B1A5" w14:textId="18A9FEAE" w:rsidR="00FF3EEB" w:rsidRPr="00CA6213" w:rsidRDefault="00FF3EEB" w:rsidP="00FF3EEB">
      <w:pPr>
        <w:pStyle w:val="ListParagraph"/>
        <w:numPr>
          <w:ilvl w:val="0"/>
          <w:numId w:val="19"/>
        </w:numPr>
        <w:jc w:val="both"/>
        <w:rPr>
          <w:b/>
          <w:color w:val="auto"/>
          <w:lang w:eastAsia="zh-CN"/>
        </w:rPr>
      </w:pPr>
      <w:r w:rsidRPr="00CA6213">
        <w:rPr>
          <w:b/>
          <w:color w:val="auto"/>
          <w:lang w:eastAsia="zh-CN"/>
        </w:rPr>
        <w:t>AT+NVBU=</w:t>
      </w:r>
      <w:proofErr w:type="spellStart"/>
      <w:r w:rsidR="00DE553F" w:rsidRPr="00CA6213">
        <w:rPr>
          <w:b/>
          <w:color w:val="auto"/>
          <w:lang w:eastAsia="zh-CN"/>
        </w:rPr>
        <w:t>NVfeature</w:t>
      </w:r>
      <w:r w:rsidR="00AB5B1A" w:rsidRPr="00CA6213">
        <w:rPr>
          <w:b/>
          <w:color w:val="auto"/>
          <w:lang w:eastAsia="zh-CN"/>
        </w:rPr>
        <w:t>Mode</w:t>
      </w:r>
      <w:r w:rsidRPr="00CA6213">
        <w:rPr>
          <w:b/>
          <w:color w:val="auto"/>
          <w:lang w:eastAsia="zh-CN"/>
        </w:rPr>
        <w:t>,status</w:t>
      </w:r>
      <w:proofErr w:type="spellEnd"/>
    </w:p>
    <w:p w14:paraId="0DAB3D05" w14:textId="07E729D0" w:rsidR="00FF3EEB" w:rsidRPr="00CA6213" w:rsidRDefault="00FF3EEB" w:rsidP="00FF3EEB">
      <w:pPr>
        <w:pStyle w:val="ListParagraph"/>
        <w:jc w:val="both"/>
        <w:rPr>
          <w:color w:val="auto"/>
          <w:lang w:eastAsia="zh-CN"/>
        </w:rPr>
      </w:pPr>
      <w:r w:rsidRPr="00CA6213">
        <w:rPr>
          <w:color w:val="auto"/>
          <w:lang w:eastAsia="zh-CN"/>
        </w:rPr>
        <w:t>To interrogate the backup mode</w:t>
      </w:r>
    </w:p>
    <w:p w14:paraId="00AEA1D3" w14:textId="2102ECA6" w:rsidR="00AF021C" w:rsidRPr="00CA6213" w:rsidRDefault="00AF021C" w:rsidP="00AF021C">
      <w:pPr>
        <w:pStyle w:val="ListParagraph"/>
        <w:numPr>
          <w:ilvl w:val="0"/>
          <w:numId w:val="19"/>
        </w:numPr>
        <w:jc w:val="both"/>
        <w:rPr>
          <w:b/>
          <w:color w:val="auto"/>
          <w:lang w:eastAsia="zh-CN"/>
        </w:rPr>
      </w:pPr>
      <w:r w:rsidRPr="00CA6213">
        <w:rPr>
          <w:b/>
          <w:color w:val="auto"/>
          <w:lang w:eastAsia="zh-CN"/>
        </w:rPr>
        <w:t>AT+NVBU=</w:t>
      </w:r>
      <w:proofErr w:type="spellStart"/>
      <w:r w:rsidRPr="00CA6213">
        <w:rPr>
          <w:b/>
          <w:color w:val="auto"/>
          <w:lang w:eastAsia="zh-CN"/>
        </w:rPr>
        <w:t>erasebackup</w:t>
      </w:r>
      <w:proofErr w:type="spellEnd"/>
    </w:p>
    <w:p w14:paraId="77A25D02" w14:textId="2DCB59EB" w:rsidR="007A6C35" w:rsidRPr="00CA6213" w:rsidRDefault="00AF021C" w:rsidP="007A6C35">
      <w:pPr>
        <w:pStyle w:val="ListParagraph"/>
        <w:jc w:val="both"/>
        <w:rPr>
          <w:color w:val="auto"/>
          <w:lang w:eastAsia="zh-CN"/>
        </w:rPr>
      </w:pPr>
      <w:r w:rsidRPr="00CA6213">
        <w:rPr>
          <w:color w:val="auto"/>
          <w:lang w:eastAsia="zh-CN"/>
        </w:rPr>
        <w:t>To erase the backup partition</w:t>
      </w:r>
      <w:r w:rsidR="001910E4" w:rsidRPr="00CA6213">
        <w:rPr>
          <w:color w:val="auto"/>
          <w:lang w:eastAsia="zh-CN"/>
        </w:rPr>
        <w:t xml:space="preserve"> and force the generation of a new backup at next module startup</w:t>
      </w:r>
    </w:p>
    <w:p w14:paraId="0B04966A" w14:textId="2B0F1B4B" w:rsidR="007A6C35" w:rsidRPr="00CA6213" w:rsidRDefault="007A6C35" w:rsidP="007A6C35">
      <w:pPr>
        <w:jc w:val="both"/>
        <w:rPr>
          <w:color w:val="auto"/>
          <w:lang w:eastAsia="zh-CN"/>
        </w:rPr>
      </w:pPr>
      <w:r w:rsidRPr="00CA6213">
        <w:rPr>
          <w:color w:val="auto"/>
          <w:lang w:eastAsia="zh-CN"/>
        </w:rPr>
        <w:t xml:space="preserve">Possible </w:t>
      </w:r>
      <w:r w:rsidR="001527E2" w:rsidRPr="00CA6213">
        <w:rPr>
          <w:color w:val="auto"/>
          <w:lang w:eastAsia="zh-CN"/>
        </w:rPr>
        <w:t>responses</w:t>
      </w:r>
      <w:r w:rsidRPr="00CA6213">
        <w:rPr>
          <w:color w:val="auto"/>
          <w:lang w:eastAsia="zh-CN"/>
        </w:rPr>
        <w:t xml:space="preserve"> are:</w:t>
      </w:r>
    </w:p>
    <w:p w14:paraId="71444886" w14:textId="1429AA0A" w:rsidR="007A6C35" w:rsidRPr="00CA6213" w:rsidRDefault="007A6C35" w:rsidP="007A6C35">
      <w:pPr>
        <w:pStyle w:val="ListParagraph"/>
        <w:numPr>
          <w:ilvl w:val="0"/>
          <w:numId w:val="19"/>
        </w:numPr>
        <w:jc w:val="both"/>
        <w:rPr>
          <w:b/>
          <w:color w:val="auto"/>
          <w:lang w:eastAsia="zh-CN"/>
        </w:rPr>
      </w:pPr>
      <w:r w:rsidRPr="00CA6213">
        <w:rPr>
          <w:b/>
          <w:color w:val="auto"/>
          <w:lang w:eastAsia="zh-CN"/>
        </w:rPr>
        <w:t>OK</w:t>
      </w:r>
    </w:p>
    <w:p w14:paraId="474CC515" w14:textId="71133933" w:rsidR="007A6C35" w:rsidRPr="00CA6213" w:rsidRDefault="007A6C35" w:rsidP="007A6C35">
      <w:pPr>
        <w:pStyle w:val="ListParagraph"/>
        <w:numPr>
          <w:ilvl w:val="0"/>
          <w:numId w:val="19"/>
        </w:numPr>
        <w:jc w:val="both"/>
        <w:rPr>
          <w:b/>
          <w:color w:val="auto"/>
          <w:lang w:eastAsia="zh-CN"/>
        </w:rPr>
      </w:pPr>
      <w:r w:rsidRPr="00CA6213">
        <w:rPr>
          <w:b/>
          <w:color w:val="auto"/>
          <w:lang w:eastAsia="zh-CN"/>
        </w:rPr>
        <w:t>ERROR</w:t>
      </w:r>
    </w:p>
    <w:p w14:paraId="7D872238" w14:textId="77777777" w:rsidR="007A6C35" w:rsidRPr="00CA6213" w:rsidRDefault="007A6C35" w:rsidP="007A6C35">
      <w:pPr>
        <w:jc w:val="both"/>
        <w:rPr>
          <w:color w:val="auto"/>
          <w:lang w:eastAsia="zh-CN"/>
        </w:rPr>
      </w:pPr>
    </w:p>
    <w:p w14:paraId="3FA9184C" w14:textId="77777777" w:rsidR="00AF021C" w:rsidRPr="00CA6213" w:rsidRDefault="00AF021C" w:rsidP="0056113C">
      <w:pPr>
        <w:jc w:val="both"/>
        <w:rPr>
          <w:color w:val="auto"/>
          <w:lang w:eastAsia="zh-CN"/>
        </w:rPr>
      </w:pPr>
    </w:p>
    <w:p w14:paraId="0F34978B" w14:textId="36418065" w:rsidR="00AF021C" w:rsidRPr="00CA6213" w:rsidRDefault="00AF021C" w:rsidP="00AF021C">
      <w:pPr>
        <w:jc w:val="both"/>
        <w:rPr>
          <w:color w:val="auto"/>
          <w:lang w:eastAsia="zh-CN"/>
        </w:rPr>
      </w:pPr>
    </w:p>
    <w:sectPr w:rsidR="00AF021C" w:rsidRPr="00CA6213"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Julien Klein" w:date="2016-12-07T10:28:00Z" w:initials="JK">
    <w:p w14:paraId="282FAAE3" w14:textId="0010C669" w:rsidR="0056113C" w:rsidRDefault="0056113C">
      <w:pPr>
        <w:pStyle w:val="CommentText"/>
      </w:pPr>
      <w:r>
        <w:rPr>
          <w:rStyle w:val="CommentReference"/>
        </w:rPr>
        <w:annotationRef/>
      </w:r>
      <w:r>
        <w:t>Should be updated each time a new version of the document is pushed on SCM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2FAAE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E00D8D" w14:textId="77777777" w:rsidR="00F75E2E" w:rsidRDefault="00F75E2E" w:rsidP="0094718A">
      <w:r>
        <w:separator/>
      </w:r>
    </w:p>
    <w:p w14:paraId="0274B544" w14:textId="77777777" w:rsidR="00F75E2E" w:rsidRDefault="00F75E2E" w:rsidP="0094718A"/>
  </w:endnote>
  <w:endnote w:type="continuationSeparator" w:id="0">
    <w:p w14:paraId="78BC5BB0" w14:textId="77777777" w:rsidR="00F75E2E" w:rsidRDefault="00F75E2E" w:rsidP="0094718A">
      <w:r>
        <w:continuationSeparator/>
      </w:r>
    </w:p>
    <w:p w14:paraId="6D165A28" w14:textId="77777777" w:rsidR="00F75E2E" w:rsidRDefault="00F75E2E"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ourier New"/>
    <w:charset w:val="00"/>
    <w:family w:val="swiss"/>
    <w:pitch w:val="variable"/>
    <w:sig w:usb0="00000087"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77777777"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ins w:id="22" w:author="Paul Chan" w:date="2016-09-26T19:10:00Z">
      <w:r>
        <w:t>[R01.06]</w:t>
      </w:r>
    </w:ins>
    <w:del w:id="23" w:author="Paul Chan" w:date="2016-09-26T19:10:00Z">
      <w:r w:rsidDel="002A08FD">
        <w:delText>[R01.05]</w:delText>
      </w:r>
    </w:del>
    <w:r>
      <w:fldChar w:fldCharType="end"/>
    </w:r>
    <w:r w:rsidRPr="0015218C">
      <w:tab/>
    </w:r>
    <w:r>
      <w:fldChar w:fldCharType="begin"/>
    </w:r>
    <w:r>
      <w:instrText xml:space="preserve"> REF Date \h  \* MERGEFORMAT </w:instrText>
    </w:r>
    <w:r>
      <w:fldChar w:fldCharType="separate"/>
    </w:r>
    <w:ins w:id="24" w:author="Paul Chan" w:date="2016-09-26T19:10:00Z">
      <w:r>
        <w:t>[Sep 26, 2016]</w:t>
      </w:r>
    </w:ins>
    <w:del w:id="25" w:author="Paul Chan" w:date="2016-09-26T19:10:00Z">
      <w:r w:rsidDel="002A08FD">
        <w:delText>[Aug 19, 2015]</w:delText>
      </w:r>
    </w:del>
    <w:r>
      <w:fldChar w:fldCharType="end"/>
    </w:r>
    <w:r>
      <w:tab/>
    </w:r>
    <w:r>
      <w:fldChar w:fldCharType="begin"/>
    </w:r>
    <w:r>
      <w:instrText xml:space="preserve"> PAGE </w:instrText>
    </w:r>
    <w:r>
      <w:fldChar w:fldCharType="separate"/>
    </w:r>
    <w:r w:rsidR="00CA6213">
      <w:rPr>
        <w:noProof/>
      </w:rPr>
      <w:t>10</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fldChar w:fldCharType="begin"/>
    </w:r>
    <w:r>
      <w:instrText xml:space="preserve"> REF Date \h  \* MERGEFORMAT </w:instrText>
    </w:r>
    <w:r>
      <w:fldChar w:fldCharType="separate"/>
    </w:r>
    <w:r w:rsidR="00220046">
      <w:t>[Date (December 7</w:t>
    </w:r>
    <w:r w:rsidR="00220046" w:rsidRPr="00220046">
      <w:t>th</w:t>
    </w:r>
    <w:r w:rsidR="00220046">
      <w:t>, 2016)]</w:t>
    </w:r>
    <w:r>
      <w:fldChar w:fldCharType="end"/>
    </w:r>
    <w:r>
      <w:tab/>
    </w:r>
    <w:r>
      <w:fldChar w:fldCharType="begin"/>
    </w:r>
    <w:r>
      <w:instrText xml:space="preserve"> PAGE </w:instrText>
    </w:r>
    <w:r>
      <w:fldChar w:fldCharType="separate"/>
    </w:r>
    <w:r w:rsidR="00CA6213">
      <w:rPr>
        <w:noProof/>
      </w:rPr>
      <w:t>11</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EA174E" w14:textId="77777777" w:rsidR="00F75E2E" w:rsidRDefault="00F75E2E" w:rsidP="0094718A">
      <w:r>
        <w:separator/>
      </w:r>
    </w:p>
    <w:p w14:paraId="558D0219" w14:textId="77777777" w:rsidR="00F75E2E" w:rsidRDefault="00F75E2E" w:rsidP="0094718A"/>
  </w:footnote>
  <w:footnote w:type="continuationSeparator" w:id="0">
    <w:p w14:paraId="2A656001" w14:textId="77777777" w:rsidR="00F75E2E" w:rsidRDefault="00F75E2E" w:rsidP="0094718A">
      <w:r>
        <w:continuationSeparator/>
      </w:r>
    </w:p>
    <w:p w14:paraId="0E20CBC0" w14:textId="77777777" w:rsidR="00F75E2E" w:rsidRDefault="00F75E2E"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747FE0" w:rsidRDefault="00650BB0" w:rsidP="006939A4">
                            <w:pPr>
                              <w:pStyle w:val="HeaderRight"/>
                              <w:rPr>
                                <w:lang w:val="en-US"/>
                                <w:rPrChange w:id="18" w:author="Julien Klein" w:date="2016-12-07T10:11:00Z">
                                  <w:rPr/>
                                </w:rPrChange>
                              </w:rPr>
                            </w:pPr>
                            <w:r>
                              <w:fldChar w:fldCharType="begin"/>
                            </w:r>
                            <w:r w:rsidRPr="00747FE0">
                              <w:rPr>
                                <w:lang w:val="en-US"/>
                                <w:rPrChange w:id="19" w:author="Julien Klein" w:date="2016-12-07T10:11:00Z">
                                  <w:rPr/>
                                </w:rPrChange>
                              </w:rPr>
                              <w:instrText xml:space="preserve"> STYLEREF  "Heading 1"  \* MERGEFORMAT </w:instrText>
                            </w:r>
                            <w:r>
                              <w:fldChar w:fldCharType="separate"/>
                            </w:r>
                            <w:r w:rsidR="00CA6213">
                              <w:rPr>
                                <w:lang w:val="en-US"/>
                              </w:rPr>
                              <w:t>NV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747FE0" w:rsidRDefault="00650BB0" w:rsidP="006939A4">
                      <w:pPr>
                        <w:pStyle w:val="HeaderRight"/>
                        <w:rPr>
                          <w:lang w:val="en-US"/>
                          <w:rPrChange w:id="20" w:author="Julien Klein" w:date="2016-12-07T10:11:00Z">
                            <w:rPr/>
                          </w:rPrChange>
                        </w:rPr>
                      </w:pPr>
                      <w:r>
                        <w:fldChar w:fldCharType="begin"/>
                      </w:r>
                      <w:r w:rsidRPr="00747FE0">
                        <w:rPr>
                          <w:lang w:val="en-US"/>
                          <w:rPrChange w:id="21" w:author="Julien Klein" w:date="2016-12-07T10:11:00Z">
                            <w:rPr/>
                          </w:rPrChange>
                        </w:rPr>
                        <w:instrText xml:space="preserve"> STYLEREF  "Heading 1"  \* MERGEFORMAT </w:instrText>
                      </w:r>
                      <w:r>
                        <w:fldChar w:fldCharType="separate"/>
                      </w:r>
                      <w:r w:rsidR="00CA6213">
                        <w:rPr>
                          <w:lang w:val="en-US"/>
                        </w:rPr>
                        <w:t>NV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9E70F08"/>
    <w:multiLevelType w:val="hybridMultilevel"/>
    <w:tmpl w:val="0B840552"/>
    <w:lvl w:ilvl="0" w:tplc="826617A8">
      <w:start w:val="2"/>
      <w:numFmt w:val="bullet"/>
      <w:lvlText w:val="-"/>
      <w:lvlJc w:val="left"/>
      <w:pPr>
        <w:ind w:left="720" w:hanging="360"/>
      </w:pPr>
      <w:rPr>
        <w:rFonts w:ascii="Helvetica" w:eastAsia="Times New Roman"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7">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1E065E"/>
    <w:multiLevelType w:val="hybridMultilevel"/>
    <w:tmpl w:val="CFD6C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nsid w:val="45603C8E"/>
    <w:multiLevelType w:val="hybridMultilevel"/>
    <w:tmpl w:val="C0BA2DD6"/>
    <w:lvl w:ilvl="0" w:tplc="826617A8">
      <w:start w:val="2"/>
      <w:numFmt w:val="bullet"/>
      <w:lvlText w:val="-"/>
      <w:lvlJc w:val="left"/>
      <w:pPr>
        <w:ind w:left="720" w:hanging="360"/>
      </w:pPr>
      <w:rPr>
        <w:rFonts w:ascii="Helvetica" w:eastAsia="Times New Roman"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251E86"/>
    <w:multiLevelType w:val="hybridMultilevel"/>
    <w:tmpl w:val="55C623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6">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83E2873"/>
    <w:multiLevelType w:val="hybridMultilevel"/>
    <w:tmpl w:val="186E8A60"/>
    <w:lvl w:ilvl="0" w:tplc="040C0001">
      <w:start w:val="1"/>
      <w:numFmt w:val="bullet"/>
      <w:lvlText w:val=""/>
      <w:lvlJc w:val="left"/>
      <w:pPr>
        <w:ind w:left="774" w:hanging="360"/>
      </w:pPr>
      <w:rPr>
        <w:rFonts w:ascii="Symbol" w:hAnsi="Symbol"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num w:numId="1">
    <w:abstractNumId w:val="15"/>
  </w:num>
  <w:num w:numId="2">
    <w:abstractNumId w:val="16"/>
  </w:num>
  <w:num w:numId="3">
    <w:abstractNumId w:val="6"/>
  </w:num>
  <w:num w:numId="4">
    <w:abstractNumId w:val="17"/>
  </w:num>
  <w:num w:numId="5">
    <w:abstractNumId w:val="7"/>
  </w:num>
  <w:num w:numId="6">
    <w:abstractNumId w:val="9"/>
  </w:num>
  <w:num w:numId="7">
    <w:abstractNumId w:val="3"/>
  </w:num>
  <w:num w:numId="8">
    <w:abstractNumId w:val="1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4"/>
  </w:num>
  <w:num w:numId="12">
    <w:abstractNumId w:val="0"/>
  </w:num>
  <w:num w:numId="13">
    <w:abstractNumId w:val="5"/>
  </w:num>
  <w:num w:numId="14">
    <w:abstractNumId w:val="12"/>
  </w:num>
  <w:num w:numId="15">
    <w:abstractNumId w:val="8"/>
  </w:num>
  <w:num w:numId="16">
    <w:abstractNumId w:val="13"/>
  </w:num>
  <w:num w:numId="17">
    <w:abstractNumId w:val="18"/>
  </w:num>
  <w:num w:numId="18">
    <w:abstractNumId w:val="2"/>
  </w:num>
  <w:num w:numId="19">
    <w:abstractNumId w:val="11"/>
  </w:num>
  <w:numIdMacAtCleanup w:val="1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lien Klein">
    <w15:presenceInfo w15:providerId="AD" w15:userId="S-1-5-21-1144071785-1927479445-1234779376-41860"/>
  </w15:person>
  <w15:person w15:author="Paul Chan">
    <w15:presenceInfo w15:providerId="AD" w15:userId="S-1-5-21-1144071785-1927479445-1234779376-3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1433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0B72"/>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65D0D"/>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06D7"/>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6B2"/>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27E2"/>
    <w:rsid w:val="00153721"/>
    <w:rsid w:val="001543A1"/>
    <w:rsid w:val="00157324"/>
    <w:rsid w:val="001577F8"/>
    <w:rsid w:val="001606F3"/>
    <w:rsid w:val="00161889"/>
    <w:rsid w:val="0016330D"/>
    <w:rsid w:val="001636B3"/>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5088"/>
    <w:rsid w:val="00187A24"/>
    <w:rsid w:val="001910E4"/>
    <w:rsid w:val="00194B5D"/>
    <w:rsid w:val="001975DA"/>
    <w:rsid w:val="00197F52"/>
    <w:rsid w:val="001A0B3C"/>
    <w:rsid w:val="001A0DFC"/>
    <w:rsid w:val="001A1A85"/>
    <w:rsid w:val="001A347F"/>
    <w:rsid w:val="001A5124"/>
    <w:rsid w:val="001A5FD6"/>
    <w:rsid w:val="001B0C4B"/>
    <w:rsid w:val="001B209E"/>
    <w:rsid w:val="001B258B"/>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28A"/>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A54D5"/>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5CF"/>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0B"/>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5CE8"/>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4F27"/>
    <w:rsid w:val="005E5039"/>
    <w:rsid w:val="005E6324"/>
    <w:rsid w:val="005E6DE1"/>
    <w:rsid w:val="005F2C05"/>
    <w:rsid w:val="005F3253"/>
    <w:rsid w:val="005F3E07"/>
    <w:rsid w:val="005F571B"/>
    <w:rsid w:val="005F5B57"/>
    <w:rsid w:val="005F7513"/>
    <w:rsid w:val="005F7940"/>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084"/>
    <w:rsid w:val="00616757"/>
    <w:rsid w:val="0061798F"/>
    <w:rsid w:val="006216EB"/>
    <w:rsid w:val="006257BA"/>
    <w:rsid w:val="00626756"/>
    <w:rsid w:val="00626B43"/>
    <w:rsid w:val="00634BBE"/>
    <w:rsid w:val="00634C48"/>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332B"/>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244C"/>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6C3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D7E1D"/>
    <w:rsid w:val="007E045E"/>
    <w:rsid w:val="007E0FF5"/>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6F8"/>
    <w:rsid w:val="00815BA0"/>
    <w:rsid w:val="00816EB1"/>
    <w:rsid w:val="00820A20"/>
    <w:rsid w:val="008216F5"/>
    <w:rsid w:val="00821D57"/>
    <w:rsid w:val="00822AEC"/>
    <w:rsid w:val="00823C69"/>
    <w:rsid w:val="00823DC1"/>
    <w:rsid w:val="00824846"/>
    <w:rsid w:val="00825118"/>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06A"/>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8BB"/>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1E6B"/>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5B1F"/>
    <w:rsid w:val="00A4656B"/>
    <w:rsid w:val="00A47178"/>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3978"/>
    <w:rsid w:val="00A85487"/>
    <w:rsid w:val="00A85AF6"/>
    <w:rsid w:val="00A861FC"/>
    <w:rsid w:val="00A91604"/>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B1A"/>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21C"/>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3DA1"/>
    <w:rsid w:val="00B1509D"/>
    <w:rsid w:val="00B17256"/>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4629"/>
    <w:rsid w:val="00B665C5"/>
    <w:rsid w:val="00B677D0"/>
    <w:rsid w:val="00B70CD1"/>
    <w:rsid w:val="00B72BF9"/>
    <w:rsid w:val="00B734D9"/>
    <w:rsid w:val="00B7392B"/>
    <w:rsid w:val="00B73F94"/>
    <w:rsid w:val="00B7593D"/>
    <w:rsid w:val="00B7760C"/>
    <w:rsid w:val="00B776D3"/>
    <w:rsid w:val="00B80252"/>
    <w:rsid w:val="00B80AC9"/>
    <w:rsid w:val="00B810EE"/>
    <w:rsid w:val="00B812E8"/>
    <w:rsid w:val="00B819A6"/>
    <w:rsid w:val="00B82B20"/>
    <w:rsid w:val="00B847B9"/>
    <w:rsid w:val="00B863DC"/>
    <w:rsid w:val="00B87B5A"/>
    <w:rsid w:val="00B9038C"/>
    <w:rsid w:val="00B903A0"/>
    <w:rsid w:val="00B9048F"/>
    <w:rsid w:val="00B914F2"/>
    <w:rsid w:val="00B94DF1"/>
    <w:rsid w:val="00B96645"/>
    <w:rsid w:val="00B975C8"/>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00C"/>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2EA3"/>
    <w:rsid w:val="00C8404A"/>
    <w:rsid w:val="00C8412B"/>
    <w:rsid w:val="00C84BE1"/>
    <w:rsid w:val="00C84F1D"/>
    <w:rsid w:val="00C90CAE"/>
    <w:rsid w:val="00C9249F"/>
    <w:rsid w:val="00C9250A"/>
    <w:rsid w:val="00C945ED"/>
    <w:rsid w:val="00C948FF"/>
    <w:rsid w:val="00C94F0A"/>
    <w:rsid w:val="00CA0C8D"/>
    <w:rsid w:val="00CA0EDA"/>
    <w:rsid w:val="00CA183B"/>
    <w:rsid w:val="00CA1AD7"/>
    <w:rsid w:val="00CA6213"/>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1DC"/>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5F5"/>
    <w:rsid w:val="00DE0742"/>
    <w:rsid w:val="00DE12BE"/>
    <w:rsid w:val="00DE231A"/>
    <w:rsid w:val="00DE2A0C"/>
    <w:rsid w:val="00DE3CF5"/>
    <w:rsid w:val="00DE47E1"/>
    <w:rsid w:val="00DE553F"/>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4F2"/>
    <w:rsid w:val="00F62556"/>
    <w:rsid w:val="00F62D84"/>
    <w:rsid w:val="00F6302A"/>
    <w:rsid w:val="00F63A9C"/>
    <w:rsid w:val="00F63E66"/>
    <w:rsid w:val="00F656D2"/>
    <w:rsid w:val="00F6604D"/>
    <w:rsid w:val="00F6624A"/>
    <w:rsid w:val="00F67F59"/>
    <w:rsid w:val="00F707B6"/>
    <w:rsid w:val="00F72A9C"/>
    <w:rsid w:val="00F7329F"/>
    <w:rsid w:val="00F74C16"/>
    <w:rsid w:val="00F75BD2"/>
    <w:rsid w:val="00F75CA0"/>
    <w:rsid w:val="00F75E2E"/>
    <w:rsid w:val="00F76B58"/>
    <w:rsid w:val="00F813D3"/>
    <w:rsid w:val="00F81FC0"/>
    <w:rsid w:val="00F82023"/>
    <w:rsid w:val="00F824D4"/>
    <w:rsid w:val="00F82AC8"/>
    <w:rsid w:val="00F82C7C"/>
    <w:rsid w:val="00F82EBA"/>
    <w:rsid w:val="00F83E1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151"/>
    <w:rsid w:val="00FD6BA7"/>
    <w:rsid w:val="00FD7C40"/>
    <w:rsid w:val="00FE071A"/>
    <w:rsid w:val="00FE07A7"/>
    <w:rsid w:val="00FE43EA"/>
    <w:rsid w:val="00FE4439"/>
    <w:rsid w:val="00FE4754"/>
    <w:rsid w:val="00FE5B42"/>
    <w:rsid w:val="00FF0206"/>
    <w:rsid w:val="00FF3EEB"/>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0EFBC2-0A63-4CB3-A289-72A1C4DFE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TotalTime>
  <Pages>11</Pages>
  <Words>1882</Words>
  <Characters>11712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13567</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Pol Carré</cp:lastModifiedBy>
  <cp:revision>3</cp:revision>
  <cp:lastPrinted>2007-06-07T23:45:00Z</cp:lastPrinted>
  <dcterms:created xsi:type="dcterms:W3CDTF">2017-04-04T14:07:00Z</dcterms:created>
  <dcterms:modified xsi:type="dcterms:W3CDTF">2017-04-04T14:07:00Z</dcterms:modified>
</cp:coreProperties>
</file>