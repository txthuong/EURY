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6EC1C380"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01</w:t>
                              </w:r>
                              <w:r>
                                <w:t>]</w:t>
                              </w:r>
                              <w:r w:rsidRPr="00782843">
                                <w:fldChar w:fldCharType="end"/>
                              </w:r>
                              <w:bookmarkEnd w:id="1"/>
                            </w:p>
                            <w:p w14:paraId="5572A100" w14:textId="22F522B1" w:rsidR="001F0630" w:rsidRDefault="001F0630" w:rsidP="00213991">
                              <w:pPr>
                                <w:pStyle w:val="REFREVDATE"/>
                              </w:pPr>
                              <w:r>
                                <w:fldChar w:fldCharType="begin"/>
                              </w:r>
                              <w:r>
                                <w:instrText xml:space="preserve"> DATE  \@ "MMMM d, yyyy"  \* MERGEFORMAT </w:instrText>
                              </w:r>
                              <w:r>
                                <w:fldChar w:fldCharType="separate"/>
                              </w:r>
                              <w:ins w:id="2" w:author="Jean-Michel Chauvet" w:date="2018-02-05T13:27:00Z">
                                <w:r w:rsidR="003462D1">
                                  <w:rPr>
                                    <w:noProof/>
                                  </w:rPr>
                                  <w:t>February 5, 2018</w:t>
                                </w:r>
                              </w:ins>
                              <w:del w:id="3" w:author="Jean-Michel Chauvet" w:date="2018-02-05T13:27:00Z">
                                <w:r w:rsidR="000B68AE" w:rsidDel="003462D1">
                                  <w:rPr>
                                    <w:noProof/>
                                  </w:rPr>
                                  <w:delText>January 15, 2018</w:delText>
                                </w:r>
                              </w:del>
                              <w:r>
                                <w:fldChar w:fldCharType="end"/>
                              </w:r>
                            </w:p>
                            <w:p w14:paraId="29976EBE" w14:textId="77777777" w:rsidR="001F0630" w:rsidRPr="00C41FB8" w:rsidRDefault="001F063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FE100A0" w:rsidR="001F0630" w:rsidRDefault="001F0630" w:rsidP="004B2498">
                              <w:pPr>
                                <w:pStyle w:val="Title2"/>
                              </w:pPr>
                              <w:r>
                                <w:t>+</w:t>
                              </w:r>
                              <w:r w:rsidR="002C7707">
                                <w:t>KB</w:t>
                              </w:r>
                              <w:r>
                                <w:t>NDCFG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1F0630" w:rsidRPr="004B2498" w:rsidRDefault="001F063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4"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4"/>
                      </w:p>
                      <w:bookmarkStart w:id="5" w:name="Revision"/>
                      <w:p w14:paraId="607DCEC7" w14:textId="6EC1C380"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01</w:t>
                        </w:r>
                        <w:r>
                          <w:t>]</w:t>
                        </w:r>
                        <w:r w:rsidRPr="00782843">
                          <w:fldChar w:fldCharType="end"/>
                        </w:r>
                        <w:bookmarkEnd w:id="5"/>
                      </w:p>
                      <w:p w14:paraId="5572A100" w14:textId="22F522B1" w:rsidR="001F0630" w:rsidRDefault="001F0630" w:rsidP="00213991">
                        <w:pPr>
                          <w:pStyle w:val="REFREVDATE"/>
                        </w:pPr>
                        <w:r>
                          <w:fldChar w:fldCharType="begin"/>
                        </w:r>
                        <w:r>
                          <w:instrText xml:space="preserve"> DATE  \@ "MMMM d, yyyy"  \* MERGEFORMAT </w:instrText>
                        </w:r>
                        <w:r>
                          <w:fldChar w:fldCharType="separate"/>
                        </w:r>
                        <w:ins w:id="6" w:author="Jean-Michel Chauvet" w:date="2018-02-05T13:27:00Z">
                          <w:r w:rsidR="003462D1">
                            <w:rPr>
                              <w:noProof/>
                            </w:rPr>
                            <w:t>February 5, 2018</w:t>
                          </w:r>
                        </w:ins>
                        <w:del w:id="7" w:author="Jean-Michel Chauvet" w:date="2018-02-05T13:27:00Z">
                          <w:r w:rsidR="000B68AE" w:rsidDel="003462D1">
                            <w:rPr>
                              <w:noProof/>
                            </w:rPr>
                            <w:delText>January 15, 2018</w:delText>
                          </w:r>
                        </w:del>
                        <w:r>
                          <w:fldChar w:fldCharType="end"/>
                        </w:r>
                      </w:p>
                      <w:p w14:paraId="29976EBE" w14:textId="77777777" w:rsidR="001F0630" w:rsidRPr="00C41FB8" w:rsidRDefault="001F063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7FE100A0" w:rsidR="001F0630" w:rsidRDefault="001F0630" w:rsidP="004B2498">
                        <w:pPr>
                          <w:pStyle w:val="Title2"/>
                        </w:pPr>
                        <w:r>
                          <w:t>+</w:t>
                        </w:r>
                        <w:r w:rsidR="002C7707">
                          <w:t>KB</w:t>
                        </w:r>
                        <w:r>
                          <w:t>NDCFG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1F0630" w:rsidRPr="004B2498" w:rsidRDefault="001F063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6F95BC0B" w:rsidR="00D57AED"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p>
    <w:p w14:paraId="269DEDD9" w14:textId="77777777" w:rsidR="00D57AED" w:rsidRPr="00D57AED" w:rsidRDefault="00D57AED" w:rsidP="00D57AED">
      <w:pPr>
        <w:rPr>
          <w:lang w:eastAsia="zh-CN"/>
        </w:rPr>
      </w:pPr>
    </w:p>
    <w:p w14:paraId="71408DAA" w14:textId="77777777" w:rsidR="00D57AED" w:rsidRPr="00D57AED" w:rsidRDefault="00D57AED" w:rsidP="00D57AED">
      <w:pPr>
        <w:rPr>
          <w:lang w:eastAsia="zh-CN"/>
        </w:rPr>
      </w:pPr>
    </w:p>
    <w:p w14:paraId="74F7B864" w14:textId="77777777" w:rsidR="00D57AED" w:rsidRPr="00D57AED" w:rsidRDefault="00D57AED" w:rsidP="00D57AED">
      <w:pPr>
        <w:rPr>
          <w:lang w:eastAsia="zh-CN"/>
        </w:rPr>
      </w:pPr>
    </w:p>
    <w:p w14:paraId="19E37B92" w14:textId="77777777" w:rsidR="00D57AED" w:rsidRPr="00D57AED" w:rsidRDefault="00D57AED" w:rsidP="00D57AED">
      <w:pPr>
        <w:rPr>
          <w:lang w:eastAsia="zh-CN"/>
        </w:rPr>
      </w:pPr>
    </w:p>
    <w:p w14:paraId="5E5BF532" w14:textId="4708581F" w:rsidR="00D57AED" w:rsidRDefault="00D57AED" w:rsidP="00D57AED">
      <w:pPr>
        <w:pStyle w:val="BoilerplateTitles"/>
        <w:jc w:val="right"/>
      </w:pPr>
    </w:p>
    <w:p w14:paraId="26296D10" w14:textId="77777777" w:rsidR="00DD0095" w:rsidRPr="00844859" w:rsidRDefault="00187A24" w:rsidP="00DD0095">
      <w:pPr>
        <w:pStyle w:val="BoilerplateTitles"/>
      </w:pPr>
      <w:r w:rsidRPr="00D57AED">
        <w:br w:type="page"/>
      </w:r>
      <w:bookmarkStart w:id="8"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3462D1"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3462D1"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3462D1"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3462D1"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8"/>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5912C59F" w:rsidR="00F63A9C" w:rsidRPr="00844859" w:rsidRDefault="002C7707" w:rsidP="00C9250A">
            <w:pPr>
              <w:pStyle w:val="TableBody"/>
            </w:pPr>
            <w:r>
              <w:t>January</w:t>
            </w:r>
            <w:r w:rsidR="00747FE0">
              <w:t xml:space="preserve"> </w:t>
            </w:r>
            <w:r>
              <w:t>12</w:t>
            </w:r>
            <w:r w:rsidR="00747FE0" w:rsidRPr="00747FE0">
              <w:rPr>
                <w:vertAlign w:val="superscript"/>
              </w:rPr>
              <w:t>th</w:t>
            </w:r>
            <w:r w:rsidR="005D6EE8">
              <w:t>,</w:t>
            </w:r>
            <w:r w:rsidR="00F63A9C" w:rsidRPr="00844859">
              <w:t xml:space="preserve"> 20</w:t>
            </w:r>
            <w:r w:rsidR="00F31881">
              <w:t>1</w:t>
            </w:r>
            <w:r>
              <w:t>8</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6167BE24" w:rsidR="00F63A9C" w:rsidRPr="00844859" w:rsidRDefault="007D5435" w:rsidP="005C3A0B">
            <w:pPr>
              <w:pStyle w:val="TableBody"/>
            </w:pPr>
            <w:r>
              <w:t>R01.01</w:t>
            </w:r>
          </w:p>
        </w:tc>
        <w:tc>
          <w:tcPr>
            <w:tcW w:w="973" w:type="pct"/>
          </w:tcPr>
          <w:p w14:paraId="05454A4B" w14:textId="5EC65A75" w:rsidR="00F63A9C" w:rsidRPr="00844859" w:rsidRDefault="007D5435" w:rsidP="005C3A0B">
            <w:pPr>
              <w:pStyle w:val="TableBody"/>
            </w:pPr>
            <w:r>
              <w:t>January 16</w:t>
            </w:r>
            <w:r w:rsidRPr="007D5435">
              <w:rPr>
                <w:vertAlign w:val="superscript"/>
              </w:rPr>
              <w:t>th</w:t>
            </w:r>
            <w:r>
              <w:t>, 2018</w:t>
            </w:r>
          </w:p>
        </w:tc>
        <w:tc>
          <w:tcPr>
            <w:tcW w:w="3514" w:type="pct"/>
          </w:tcPr>
          <w:p w14:paraId="4E3FDA24" w14:textId="6AA49303" w:rsidR="00F63A9C" w:rsidRPr="00844859" w:rsidRDefault="007D5435" w:rsidP="003B6BF6">
            <w:pPr>
              <w:pStyle w:val="TableBody"/>
            </w:pPr>
            <w:r>
              <w:t>Update comments from review</w:t>
            </w: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2A026D9" w14:textId="3C29DBB2" w:rsidR="00FE2D0B"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3876755" w:history="1">
            <w:r w:rsidR="00FE2D0B" w:rsidRPr="00724786">
              <w:rPr>
                <w:rStyle w:val="Hyperlink"/>
              </w:rPr>
              <w:t>1.</w:t>
            </w:r>
            <w:r w:rsidR="00FE2D0B">
              <w:rPr>
                <w:rFonts w:asciiTheme="minorHAnsi" w:eastAsiaTheme="minorEastAsia" w:hAnsiTheme="minorHAnsi" w:cstheme="minorBidi"/>
                <w:b w:val="0"/>
                <w:bCs w:val="0"/>
                <w:caps w:val="0"/>
                <w:color w:val="auto"/>
                <w:sz w:val="22"/>
                <w:szCs w:val="22"/>
                <w:lang w:val="fr-FR"/>
              </w:rPr>
              <w:tab/>
            </w:r>
            <w:r w:rsidR="00FE2D0B" w:rsidRPr="00724786">
              <w:rPr>
                <w:rStyle w:val="Hyperlink"/>
              </w:rPr>
              <w:t>Group of AT Commands</w:t>
            </w:r>
            <w:r w:rsidR="00FE2D0B">
              <w:rPr>
                <w:webHidden/>
              </w:rPr>
              <w:tab/>
            </w:r>
            <w:r w:rsidR="00FE2D0B">
              <w:rPr>
                <w:webHidden/>
              </w:rPr>
              <w:fldChar w:fldCharType="begin"/>
            </w:r>
            <w:r w:rsidR="00FE2D0B">
              <w:rPr>
                <w:webHidden/>
              </w:rPr>
              <w:instrText xml:space="preserve"> PAGEREF _Toc503876755 \h </w:instrText>
            </w:r>
            <w:r w:rsidR="00FE2D0B">
              <w:rPr>
                <w:webHidden/>
              </w:rPr>
            </w:r>
            <w:r w:rsidR="00FE2D0B">
              <w:rPr>
                <w:webHidden/>
              </w:rPr>
              <w:fldChar w:fldCharType="separate"/>
            </w:r>
            <w:r w:rsidR="00FE2D0B">
              <w:rPr>
                <w:webHidden/>
              </w:rPr>
              <w:t>6</w:t>
            </w:r>
            <w:r w:rsidR="00FE2D0B">
              <w:rPr>
                <w:webHidden/>
              </w:rPr>
              <w:fldChar w:fldCharType="end"/>
            </w:r>
          </w:hyperlink>
        </w:p>
        <w:p w14:paraId="74FF18BD" w14:textId="1A9AB013" w:rsidR="00FE2D0B" w:rsidRDefault="003462D1">
          <w:pPr>
            <w:pStyle w:val="TOC2"/>
            <w:tabs>
              <w:tab w:val="left" w:pos="1195"/>
            </w:tabs>
            <w:rPr>
              <w:rFonts w:asciiTheme="minorHAnsi" w:eastAsiaTheme="minorEastAsia" w:hAnsiTheme="minorHAnsi" w:cstheme="minorBidi"/>
              <w:color w:val="auto"/>
              <w:sz w:val="22"/>
              <w:szCs w:val="22"/>
              <w:lang w:val="fr-FR"/>
            </w:rPr>
          </w:pPr>
          <w:hyperlink w:anchor="_Toc503876756" w:history="1">
            <w:r w:rsidR="00FE2D0B" w:rsidRPr="00724786">
              <w:rPr>
                <w:rStyle w:val="Hyperlink"/>
              </w:rPr>
              <w:t>1.1.</w:t>
            </w:r>
            <w:r w:rsidR="00FE2D0B">
              <w:rPr>
                <w:rFonts w:asciiTheme="minorHAnsi" w:eastAsiaTheme="minorEastAsia" w:hAnsiTheme="minorHAnsi" w:cstheme="minorBidi"/>
                <w:color w:val="auto"/>
                <w:sz w:val="22"/>
                <w:szCs w:val="22"/>
                <w:lang w:val="fr-FR"/>
              </w:rPr>
              <w:tab/>
            </w:r>
            <w:r w:rsidR="00FE2D0B" w:rsidRPr="00724786">
              <w:rPr>
                <w:rStyle w:val="Hyperlink"/>
              </w:rPr>
              <w:t>AT Command AT+KBNDCFG</w:t>
            </w:r>
            <w:r w:rsidR="00FE2D0B">
              <w:rPr>
                <w:webHidden/>
              </w:rPr>
              <w:tab/>
            </w:r>
            <w:r w:rsidR="00FE2D0B">
              <w:rPr>
                <w:webHidden/>
              </w:rPr>
              <w:fldChar w:fldCharType="begin"/>
            </w:r>
            <w:r w:rsidR="00FE2D0B">
              <w:rPr>
                <w:webHidden/>
              </w:rPr>
              <w:instrText xml:space="preserve"> PAGEREF _Toc503876756 \h </w:instrText>
            </w:r>
            <w:r w:rsidR="00FE2D0B">
              <w:rPr>
                <w:webHidden/>
              </w:rPr>
            </w:r>
            <w:r w:rsidR="00FE2D0B">
              <w:rPr>
                <w:webHidden/>
              </w:rPr>
              <w:fldChar w:fldCharType="separate"/>
            </w:r>
            <w:r w:rsidR="00FE2D0B">
              <w:rPr>
                <w:webHidden/>
              </w:rPr>
              <w:t>6</w:t>
            </w:r>
            <w:r w:rsidR="00FE2D0B">
              <w:rPr>
                <w:webHidden/>
              </w:rPr>
              <w:fldChar w:fldCharType="end"/>
            </w:r>
          </w:hyperlink>
        </w:p>
        <w:p w14:paraId="7964F68E" w14:textId="7B11941B" w:rsidR="00FE2D0B" w:rsidRDefault="003462D1">
          <w:pPr>
            <w:pStyle w:val="TOC1"/>
            <w:rPr>
              <w:rFonts w:asciiTheme="minorHAnsi" w:eastAsiaTheme="minorEastAsia" w:hAnsiTheme="minorHAnsi" w:cstheme="minorBidi"/>
              <w:b w:val="0"/>
              <w:bCs w:val="0"/>
              <w:caps w:val="0"/>
              <w:color w:val="auto"/>
              <w:sz w:val="22"/>
              <w:szCs w:val="22"/>
              <w:lang w:val="fr-FR"/>
            </w:rPr>
          </w:pPr>
          <w:hyperlink w:anchor="_Toc503876757" w:history="1">
            <w:r w:rsidR="00FE2D0B" w:rsidRPr="00724786">
              <w:rPr>
                <w:rStyle w:val="Hyperlink"/>
              </w:rPr>
              <w:t>2.</w:t>
            </w:r>
            <w:r w:rsidR="00FE2D0B">
              <w:rPr>
                <w:rFonts w:asciiTheme="minorHAnsi" w:eastAsiaTheme="minorEastAsia" w:hAnsiTheme="minorHAnsi" w:cstheme="minorBidi"/>
                <w:b w:val="0"/>
                <w:bCs w:val="0"/>
                <w:caps w:val="0"/>
                <w:color w:val="auto"/>
                <w:sz w:val="22"/>
                <w:szCs w:val="22"/>
                <w:lang w:val="fr-FR"/>
              </w:rPr>
              <w:tab/>
            </w:r>
            <w:r w:rsidR="00FE2D0B" w:rsidRPr="00724786">
              <w:rPr>
                <w:rStyle w:val="Hyperlink"/>
              </w:rPr>
              <w:t>Development notes</w:t>
            </w:r>
            <w:r w:rsidR="00FE2D0B">
              <w:rPr>
                <w:webHidden/>
              </w:rPr>
              <w:tab/>
            </w:r>
            <w:r w:rsidR="00FE2D0B">
              <w:rPr>
                <w:webHidden/>
              </w:rPr>
              <w:fldChar w:fldCharType="begin"/>
            </w:r>
            <w:r w:rsidR="00FE2D0B">
              <w:rPr>
                <w:webHidden/>
              </w:rPr>
              <w:instrText xml:space="preserve"> PAGEREF _Toc503876757 \h </w:instrText>
            </w:r>
            <w:r w:rsidR="00FE2D0B">
              <w:rPr>
                <w:webHidden/>
              </w:rPr>
            </w:r>
            <w:r w:rsidR="00FE2D0B">
              <w:rPr>
                <w:webHidden/>
              </w:rPr>
              <w:fldChar w:fldCharType="separate"/>
            </w:r>
            <w:r w:rsidR="00FE2D0B">
              <w:rPr>
                <w:webHidden/>
              </w:rPr>
              <w:t>8</w:t>
            </w:r>
            <w:r w:rsidR="00FE2D0B">
              <w:rPr>
                <w:webHidden/>
              </w:rPr>
              <w:fldChar w:fldCharType="end"/>
            </w:r>
          </w:hyperlink>
        </w:p>
        <w:p w14:paraId="31539501" w14:textId="7EA851E5" w:rsidR="00FE2D0B" w:rsidRDefault="003462D1">
          <w:pPr>
            <w:pStyle w:val="TOC2"/>
            <w:tabs>
              <w:tab w:val="left" w:pos="1195"/>
            </w:tabs>
            <w:rPr>
              <w:rFonts w:asciiTheme="minorHAnsi" w:eastAsiaTheme="minorEastAsia" w:hAnsiTheme="minorHAnsi" w:cstheme="minorBidi"/>
              <w:color w:val="auto"/>
              <w:sz w:val="22"/>
              <w:szCs w:val="22"/>
              <w:lang w:val="fr-FR"/>
            </w:rPr>
          </w:pPr>
          <w:hyperlink w:anchor="_Toc503876758" w:history="1">
            <w:r w:rsidR="00FE2D0B" w:rsidRPr="00724786">
              <w:rPr>
                <w:rStyle w:val="Hyperlink"/>
              </w:rPr>
              <w:t>2.1.</w:t>
            </w:r>
            <w:r w:rsidR="00FE2D0B">
              <w:rPr>
                <w:rFonts w:asciiTheme="minorHAnsi" w:eastAsiaTheme="minorEastAsia" w:hAnsiTheme="minorHAnsi" w:cstheme="minorBidi"/>
                <w:color w:val="auto"/>
                <w:sz w:val="22"/>
                <w:szCs w:val="22"/>
                <w:lang w:val="fr-FR"/>
              </w:rPr>
              <w:tab/>
            </w:r>
            <w:r w:rsidR="00FE2D0B" w:rsidRPr="00724786">
              <w:rPr>
                <w:rStyle w:val="Hyperlink"/>
              </w:rPr>
              <w:t>References</w:t>
            </w:r>
            <w:r w:rsidR="00FE2D0B">
              <w:rPr>
                <w:webHidden/>
              </w:rPr>
              <w:tab/>
            </w:r>
            <w:r w:rsidR="00FE2D0B">
              <w:rPr>
                <w:webHidden/>
              </w:rPr>
              <w:fldChar w:fldCharType="begin"/>
            </w:r>
            <w:r w:rsidR="00FE2D0B">
              <w:rPr>
                <w:webHidden/>
              </w:rPr>
              <w:instrText xml:space="preserve"> PAGEREF _Toc503876758 \h </w:instrText>
            </w:r>
            <w:r w:rsidR="00FE2D0B">
              <w:rPr>
                <w:webHidden/>
              </w:rPr>
            </w:r>
            <w:r w:rsidR="00FE2D0B">
              <w:rPr>
                <w:webHidden/>
              </w:rPr>
              <w:fldChar w:fldCharType="separate"/>
            </w:r>
            <w:r w:rsidR="00FE2D0B">
              <w:rPr>
                <w:webHidden/>
              </w:rPr>
              <w:t>8</w:t>
            </w:r>
            <w:r w:rsidR="00FE2D0B">
              <w:rPr>
                <w:webHidden/>
              </w:rPr>
              <w:fldChar w:fldCharType="end"/>
            </w:r>
          </w:hyperlink>
        </w:p>
        <w:p w14:paraId="6E882519" w14:textId="265C3B26" w:rsidR="00FE2D0B" w:rsidRDefault="003462D1">
          <w:pPr>
            <w:pStyle w:val="TOC2"/>
            <w:tabs>
              <w:tab w:val="left" w:pos="1195"/>
            </w:tabs>
            <w:rPr>
              <w:rFonts w:asciiTheme="minorHAnsi" w:eastAsiaTheme="minorEastAsia" w:hAnsiTheme="minorHAnsi" w:cstheme="minorBidi"/>
              <w:color w:val="auto"/>
              <w:sz w:val="22"/>
              <w:szCs w:val="22"/>
              <w:lang w:val="fr-FR"/>
            </w:rPr>
          </w:pPr>
          <w:hyperlink w:anchor="_Toc503876759" w:history="1">
            <w:r w:rsidR="00FE2D0B" w:rsidRPr="00724786">
              <w:rPr>
                <w:rStyle w:val="Hyperlink"/>
              </w:rPr>
              <w:t>2.2.</w:t>
            </w:r>
            <w:r w:rsidR="00FE2D0B">
              <w:rPr>
                <w:rFonts w:asciiTheme="minorHAnsi" w:eastAsiaTheme="minorEastAsia" w:hAnsiTheme="minorHAnsi" w:cstheme="minorBidi"/>
                <w:color w:val="auto"/>
                <w:sz w:val="22"/>
                <w:szCs w:val="22"/>
                <w:lang w:val="fr-FR"/>
              </w:rPr>
              <w:tab/>
            </w:r>
            <w:r w:rsidR="00FE2D0B" w:rsidRPr="00724786">
              <w:rPr>
                <w:rStyle w:val="Hyperlink"/>
              </w:rPr>
              <w:t>Applicability</w:t>
            </w:r>
            <w:r w:rsidR="00FE2D0B">
              <w:rPr>
                <w:webHidden/>
              </w:rPr>
              <w:tab/>
            </w:r>
            <w:r w:rsidR="00FE2D0B">
              <w:rPr>
                <w:webHidden/>
              </w:rPr>
              <w:fldChar w:fldCharType="begin"/>
            </w:r>
            <w:r w:rsidR="00FE2D0B">
              <w:rPr>
                <w:webHidden/>
              </w:rPr>
              <w:instrText xml:space="preserve"> PAGEREF _Toc503876759 \h </w:instrText>
            </w:r>
            <w:r w:rsidR="00FE2D0B">
              <w:rPr>
                <w:webHidden/>
              </w:rPr>
            </w:r>
            <w:r w:rsidR="00FE2D0B">
              <w:rPr>
                <w:webHidden/>
              </w:rPr>
              <w:fldChar w:fldCharType="separate"/>
            </w:r>
            <w:r w:rsidR="00FE2D0B">
              <w:rPr>
                <w:webHidden/>
              </w:rPr>
              <w:t>8</w:t>
            </w:r>
            <w:r w:rsidR="00FE2D0B">
              <w:rPr>
                <w:webHidden/>
              </w:rPr>
              <w:fldChar w:fldCharType="end"/>
            </w:r>
          </w:hyperlink>
        </w:p>
        <w:p w14:paraId="780412D6" w14:textId="4C306EDA" w:rsidR="00FE2D0B" w:rsidRDefault="003462D1">
          <w:pPr>
            <w:pStyle w:val="TOC2"/>
            <w:tabs>
              <w:tab w:val="left" w:pos="1195"/>
            </w:tabs>
            <w:rPr>
              <w:rFonts w:asciiTheme="minorHAnsi" w:eastAsiaTheme="minorEastAsia" w:hAnsiTheme="minorHAnsi" w:cstheme="minorBidi"/>
              <w:color w:val="auto"/>
              <w:sz w:val="22"/>
              <w:szCs w:val="22"/>
              <w:lang w:val="fr-FR"/>
            </w:rPr>
          </w:pPr>
          <w:hyperlink w:anchor="_Toc503876760" w:history="1">
            <w:r w:rsidR="00FE2D0B" w:rsidRPr="00724786">
              <w:rPr>
                <w:rStyle w:val="Hyperlink"/>
              </w:rPr>
              <w:t>2.3.</w:t>
            </w:r>
            <w:r w:rsidR="00FE2D0B">
              <w:rPr>
                <w:rFonts w:asciiTheme="minorHAnsi" w:eastAsiaTheme="minorEastAsia" w:hAnsiTheme="minorHAnsi" w:cstheme="minorBidi"/>
                <w:color w:val="auto"/>
                <w:sz w:val="22"/>
                <w:szCs w:val="22"/>
                <w:lang w:val="fr-FR"/>
              </w:rPr>
              <w:tab/>
            </w:r>
            <w:r w:rsidR="00FE2D0B" w:rsidRPr="00724786">
              <w:rPr>
                <w:rStyle w:val="Hyperlink"/>
              </w:rPr>
              <w:t>Other</w:t>
            </w:r>
            <w:r w:rsidR="00FE2D0B">
              <w:rPr>
                <w:webHidden/>
              </w:rPr>
              <w:tab/>
            </w:r>
            <w:r w:rsidR="00FE2D0B">
              <w:rPr>
                <w:webHidden/>
              </w:rPr>
              <w:fldChar w:fldCharType="begin"/>
            </w:r>
            <w:r w:rsidR="00FE2D0B">
              <w:rPr>
                <w:webHidden/>
              </w:rPr>
              <w:instrText xml:space="preserve"> PAGEREF _Toc503876760 \h </w:instrText>
            </w:r>
            <w:r w:rsidR="00FE2D0B">
              <w:rPr>
                <w:webHidden/>
              </w:rPr>
            </w:r>
            <w:r w:rsidR="00FE2D0B">
              <w:rPr>
                <w:webHidden/>
              </w:rPr>
              <w:fldChar w:fldCharType="separate"/>
            </w:r>
            <w:r w:rsidR="00FE2D0B">
              <w:rPr>
                <w:webHidden/>
              </w:rPr>
              <w:t>8</w:t>
            </w:r>
            <w:r w:rsidR="00FE2D0B">
              <w:rPr>
                <w:webHidden/>
              </w:rPr>
              <w:fldChar w:fldCharType="end"/>
            </w:r>
          </w:hyperlink>
        </w:p>
        <w:p w14:paraId="0696CFD8" w14:textId="4E97A93E"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9" w:name="_Toc170125965"/>
      <w:bookmarkStart w:id="10" w:name="_Toc345081451"/>
      <w:bookmarkStart w:id="11" w:name="_Toc349754087"/>
      <w:bookmarkStart w:id="12" w:name="_Toc170125794"/>
      <w:bookmarkStart w:id="13" w:name="_Toc78179754"/>
    </w:p>
    <w:p w14:paraId="283DF488" w14:textId="77777777" w:rsidR="00C07016" w:rsidRPr="00AE67EA" w:rsidRDefault="00747FE0" w:rsidP="00C07016">
      <w:pPr>
        <w:pStyle w:val="Heading1"/>
      </w:pPr>
      <w:bookmarkStart w:id="14" w:name="_Toc503876755"/>
      <w:r>
        <w:lastRenderedPageBreak/>
        <w:t>Group of AT Commands</w:t>
      </w:r>
      <w:bookmarkEnd w:id="14"/>
    </w:p>
    <w:p w14:paraId="6BDACDA3" w14:textId="2BDC1B31" w:rsidR="00C07016" w:rsidRDefault="00747FE0" w:rsidP="00390523">
      <w:pPr>
        <w:pStyle w:val="Heading2"/>
      </w:pPr>
      <w:bookmarkStart w:id="15" w:name="_Toc503876756"/>
      <w:bookmarkStart w:id="16" w:name="_Toc232914898"/>
      <w:bookmarkStart w:id="17" w:name="_Toc133649734"/>
      <w:r>
        <w:t xml:space="preserve">AT Command </w:t>
      </w:r>
      <w:r w:rsidR="00A5387D">
        <w:t>AT+KB</w:t>
      </w:r>
      <w:r w:rsidR="00431E75">
        <w:t>ND</w:t>
      </w:r>
      <w:r w:rsidR="003F6002">
        <w:t>CFG</w:t>
      </w:r>
      <w:bookmarkEnd w:id="15"/>
    </w:p>
    <w:bookmarkEnd w:id="16"/>
    <w:bookmarkEnd w:id="17"/>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F0630">
            <w:pPr>
              <w:pStyle w:val="TableRowHead"/>
              <w:spacing w:before="144" w:after="144"/>
              <w:rPr>
                <w:bCs w:val="0"/>
              </w:rPr>
            </w:pPr>
            <w:bookmarkStart w:id="18" w:name="_Hlk503278651"/>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111BDC32" w:rsidR="00431E75" w:rsidRPr="006C307C" w:rsidRDefault="00431E75" w:rsidP="00431E75">
            <w:pPr>
              <w:pStyle w:val="TableBody"/>
              <w:rPr>
                <w:b/>
              </w:rPr>
            </w:pPr>
            <w:r w:rsidRPr="006710E9">
              <w:rPr>
                <w:b/>
              </w:rPr>
              <w:t>AT+</w:t>
            </w:r>
            <w:r w:rsidR="00A5387D">
              <w:rPr>
                <w:b/>
              </w:rPr>
              <w:t>KB</w:t>
            </w:r>
            <w:r>
              <w:rPr>
                <w:b/>
              </w:rPr>
              <w:t>ND</w:t>
            </w:r>
            <w:r w:rsidR="003F6002">
              <w:rPr>
                <w:b/>
              </w:rPr>
              <w:t>CFG</w:t>
            </w:r>
            <w:r>
              <w:rPr>
                <w:b/>
              </w:rPr>
              <w:br/>
              <w:t>=</w:t>
            </w:r>
            <w:r w:rsidR="00AF7AF2">
              <w:rPr>
                <w:b/>
              </w:rPr>
              <w:t>&lt;</w:t>
            </w:r>
            <w:r w:rsidR="00224769">
              <w:rPr>
                <w:b/>
              </w:rPr>
              <w:t>RAT</w:t>
            </w:r>
            <w:r w:rsidR="00AF7AF2">
              <w:rPr>
                <w:b/>
              </w:rPr>
              <w:t xml:space="preserve">&gt;, </w:t>
            </w:r>
            <w:r>
              <w:rPr>
                <w:b/>
              </w:rPr>
              <w:t>&lt;bnd</w:t>
            </w:r>
            <w:r w:rsidR="00224769">
              <w:rPr>
                <w:b/>
              </w:rPr>
              <w:t xml:space="preserve"> bitmap</w:t>
            </w:r>
            <w:r>
              <w:rPr>
                <w:b/>
              </w:rPr>
              <w:t>&gt;</w:t>
            </w:r>
            <w:r w:rsidRPr="006C307C">
              <w:rPr>
                <w:b/>
              </w:rPr>
              <w:t xml:space="preserve"> </w:t>
            </w:r>
          </w:p>
          <w:p w14:paraId="64421D05" w14:textId="4E818747" w:rsidR="004042FA" w:rsidRPr="00C41274" w:rsidRDefault="004042FA" w:rsidP="001F0630">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728DC834" w:rsidR="00431E75" w:rsidRDefault="003F6002" w:rsidP="00431E75">
            <w:pPr>
              <w:pStyle w:val="TableBody"/>
              <w:keepNext/>
              <w:rPr>
                <w:b/>
              </w:rPr>
            </w:pPr>
            <w:r>
              <w:rPr>
                <w:b/>
              </w:rPr>
              <w:t>+K</w:t>
            </w:r>
            <w:r w:rsidR="00A5387D">
              <w:rPr>
                <w:b/>
              </w:rPr>
              <w:t>B</w:t>
            </w:r>
            <w:r w:rsidR="00431E75">
              <w:rPr>
                <w:b/>
              </w:rPr>
              <w:t>ND</w:t>
            </w:r>
            <w:r>
              <w:rPr>
                <w:b/>
              </w:rPr>
              <w:t>CFG</w:t>
            </w:r>
            <w:r w:rsidR="00431E75">
              <w:rPr>
                <w:b/>
              </w:rPr>
              <w:t xml:space="preserve">: </w:t>
            </w:r>
            <w:r w:rsidR="008E4864">
              <w:rPr>
                <w:b/>
              </w:rPr>
              <w:t>&lt;</w:t>
            </w:r>
            <w:r w:rsidR="00417728">
              <w:rPr>
                <w:b/>
              </w:rPr>
              <w:t>RAT</w:t>
            </w:r>
            <w:r w:rsidR="008E4864">
              <w:rPr>
                <w:b/>
              </w:rPr>
              <w:t xml:space="preserve">&gt;, </w:t>
            </w:r>
            <w:r w:rsidR="00135DAD" w:rsidRPr="00135DAD">
              <w:t>(</w:t>
            </w:r>
            <w:r w:rsidR="00431E75">
              <w:rPr>
                <w:b/>
              </w:rPr>
              <w:t>&lt;bnd</w:t>
            </w:r>
            <w:r w:rsidR="00224769">
              <w:rPr>
                <w:b/>
              </w:rPr>
              <w:t xml:space="preserve"> bitmap</w:t>
            </w:r>
            <w:r w:rsidR="00431E75">
              <w:rPr>
                <w:b/>
              </w:rPr>
              <w:t>&gt;</w:t>
            </w:r>
            <w:r w:rsidR="00CE04FF" w:rsidRPr="00CE04FF">
              <w:t>s</w:t>
            </w:r>
            <w:r w:rsidR="00CE04FF">
              <w:rPr>
                <w:b/>
              </w:rPr>
              <w:t xml:space="preserve"> </w:t>
            </w:r>
            <w:r w:rsidR="00135DAD" w:rsidRPr="00135DAD">
              <w:t>to</w:t>
            </w:r>
            <w:r w:rsidR="00135DAD">
              <w:rPr>
                <w:b/>
              </w:rPr>
              <w:t xml:space="preserve"> </w:t>
            </w:r>
            <w:r w:rsidR="00CE04FF" w:rsidRPr="00CE04FF">
              <w:t>configure</w:t>
            </w:r>
            <w:r w:rsidR="00135DAD">
              <w: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54A80BE8" w:rsidR="00431E75" w:rsidRDefault="00431E75" w:rsidP="00431E75">
            <w:pPr>
              <w:pStyle w:val="TableBody"/>
              <w:keepNext/>
              <w:rPr>
                <w:u w:val="single"/>
              </w:rPr>
            </w:pPr>
            <w:r>
              <w:rPr>
                <w:u w:val="single"/>
              </w:rPr>
              <w:t>Parameter</w:t>
            </w:r>
          </w:p>
          <w:p w14:paraId="50F2EFC3" w14:textId="2CE2A2F6" w:rsidR="00AF7AF2" w:rsidRDefault="00AF7AF2" w:rsidP="00431E75">
            <w:pPr>
              <w:pStyle w:val="TableBody"/>
              <w:keepNext/>
            </w:pPr>
            <w:r w:rsidRPr="00AF4956">
              <w:rPr>
                <w:b/>
              </w:rPr>
              <w:t>&lt;</w:t>
            </w:r>
            <w:r w:rsidR="00224769">
              <w:rPr>
                <w:b/>
              </w:rPr>
              <w:t>RAT</w:t>
            </w:r>
            <w:r w:rsidRPr="00AF4956">
              <w:rPr>
                <w:b/>
              </w:rPr>
              <w:t>&gt;</w:t>
            </w:r>
            <w:r>
              <w:rPr>
                <w:b/>
              </w:rPr>
              <w:tab/>
            </w:r>
            <w:r w:rsidRPr="00AF7AF2">
              <w:t>Radio Access Technology</w:t>
            </w:r>
          </w:p>
          <w:p w14:paraId="30953389" w14:textId="77777777" w:rsidR="00AF7AF2" w:rsidRDefault="00AF7AF2" w:rsidP="00431E75">
            <w:pPr>
              <w:pStyle w:val="TableBody"/>
              <w:keepNext/>
              <w:rPr>
                <w:b/>
              </w:rPr>
            </w:pPr>
          </w:p>
          <w:p w14:paraId="4DDDA104" w14:textId="44426F07" w:rsidR="00AF7AF2" w:rsidRDefault="00AF7AF2" w:rsidP="00431E75">
            <w:pPr>
              <w:pStyle w:val="TableBody"/>
              <w:keepNext/>
              <w:rPr>
                <w:b/>
              </w:rPr>
            </w:pPr>
            <w:r>
              <w:t xml:space="preserve"> </w:t>
            </w:r>
            <w:r w:rsidR="00DD115E">
              <w:t xml:space="preserve"> 0                   </w:t>
            </w:r>
            <w:r w:rsidR="00254084">
              <w:t xml:space="preserve">CAT-M1    </w:t>
            </w:r>
          </w:p>
          <w:p w14:paraId="0AC4DB54" w14:textId="7B52206E" w:rsidR="00AF7AF2" w:rsidRDefault="00AF7AF2" w:rsidP="00A5387D">
            <w:pPr>
              <w:pStyle w:val="TableBody"/>
              <w:keepNext/>
              <w:numPr>
                <w:ilvl w:val="0"/>
                <w:numId w:val="14"/>
              </w:numPr>
            </w:pPr>
            <w:r w:rsidRPr="00AF7AF2">
              <w:t>NB1</w:t>
            </w:r>
            <w:r w:rsidR="00254084">
              <w:t xml:space="preserve">          (in future release)</w:t>
            </w:r>
          </w:p>
          <w:p w14:paraId="67732577" w14:textId="35FB0D47" w:rsidR="00D15260" w:rsidRPr="00C41274" w:rsidRDefault="00D15260" w:rsidP="00A5387D">
            <w:pPr>
              <w:pStyle w:val="TableBody"/>
              <w:keepNext/>
              <w:numPr>
                <w:ilvl w:val="0"/>
                <w:numId w:val="14"/>
              </w:numPr>
              <w:rPr>
                <w:u w:val="single"/>
              </w:rPr>
            </w:pPr>
            <w:r>
              <w:t>GSM</w:t>
            </w:r>
            <w:r w:rsidR="00651765">
              <w:t xml:space="preserve">     </w:t>
            </w:r>
            <w:r w:rsidR="00254084">
              <w:t xml:space="preserve">   </w:t>
            </w:r>
            <w:r w:rsidR="00651765">
              <w:t xml:space="preserve"> </w:t>
            </w:r>
            <w:r w:rsidR="00651765">
              <w:rPr>
                <w:color w:val="auto"/>
                <w:lang w:eastAsia="zh-CN"/>
              </w:rPr>
              <w:t>(HL7802 only)</w:t>
            </w:r>
          </w:p>
          <w:p w14:paraId="257379E7" w14:textId="77777777" w:rsidR="00AF7AF2" w:rsidRDefault="00AF7AF2" w:rsidP="00431E75">
            <w:pPr>
              <w:pStyle w:val="TableBody"/>
              <w:keepNext/>
              <w:rPr>
                <w:b/>
              </w:rPr>
            </w:pPr>
          </w:p>
          <w:p w14:paraId="7B275DA7" w14:textId="6B362D70" w:rsidR="00417728" w:rsidRDefault="00431E75" w:rsidP="00417728">
            <w:pPr>
              <w:pStyle w:val="TableBody"/>
              <w:keepNext/>
            </w:pPr>
            <w:commentRangeStart w:id="19"/>
            <w:r w:rsidRPr="00AF4956">
              <w:rPr>
                <w:b/>
              </w:rPr>
              <w:t>&lt;</w:t>
            </w:r>
            <w:r>
              <w:rPr>
                <w:b/>
              </w:rPr>
              <w:t>bnd</w:t>
            </w:r>
            <w:r w:rsidR="00D51BF1">
              <w:rPr>
                <w:b/>
              </w:rPr>
              <w:t xml:space="preserve"> bitmap</w:t>
            </w:r>
            <w:r w:rsidRPr="00AF4956">
              <w:rPr>
                <w:b/>
              </w:rPr>
              <w:t>&gt;</w:t>
            </w:r>
            <w:r>
              <w:rPr>
                <w:b/>
              </w:rPr>
              <w:tab/>
            </w:r>
            <w:r>
              <w:rPr>
                <w:b/>
              </w:rPr>
              <w:tab/>
            </w:r>
            <w:r w:rsidRPr="00C14FA6">
              <w:t xml:space="preserve">Band </w:t>
            </w:r>
            <w:r w:rsidR="00224769">
              <w:t xml:space="preserve">bitmap </w:t>
            </w:r>
            <w:r w:rsidRPr="00546AC5">
              <w:t xml:space="preserve">in </w:t>
            </w:r>
            <w:r>
              <w:t>h</w:t>
            </w:r>
            <w:r w:rsidRPr="00546AC5">
              <w:t>exadecimal</w:t>
            </w:r>
            <w:r>
              <w:rPr>
                <w:b/>
              </w:rPr>
              <w:t xml:space="preserve"> </w:t>
            </w:r>
            <w:r w:rsidRPr="00C14FA6">
              <w:t>format</w:t>
            </w:r>
            <w:r w:rsidR="0090486D">
              <w:t xml:space="preserve"> without 0x prefix</w:t>
            </w:r>
            <w:commentRangeEnd w:id="19"/>
            <w:r w:rsidR="00224769">
              <w:rPr>
                <w:rStyle w:val="CommentReference"/>
                <w:rFonts w:ascii="Verdana" w:hAnsi="Verdana" w:cs="Times New Roman"/>
                <w:lang w:eastAsia="en-US"/>
              </w:rPr>
              <w:commentReference w:id="19"/>
            </w:r>
            <w:r w:rsidR="00417728">
              <w:t xml:space="preserve"> (only for RAT CAT-M1 or NB1</w:t>
            </w:r>
            <w:r w:rsidR="00490FB8">
              <w:t>. To be described for &lt;RAT&gt; = GSM)</w:t>
            </w:r>
          </w:p>
          <w:p w14:paraId="5E66EC01" w14:textId="62A66D22" w:rsidR="00431E75" w:rsidRDefault="00431E75" w:rsidP="00431E75">
            <w:pPr>
              <w:pStyle w:val="TableBody"/>
              <w:keepNext/>
            </w:pPr>
          </w:p>
          <w:p w14:paraId="2D78CFD6" w14:textId="77777777"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1F0630" w14:paraId="5D5D25DC" w14:textId="77777777" w:rsidTr="0064246D">
              <w:tc>
                <w:tcPr>
                  <w:tcW w:w="3289" w:type="dxa"/>
                </w:tcPr>
                <w:p w14:paraId="3D6804F7" w14:textId="68C092D5" w:rsidR="001F0630" w:rsidRDefault="001F0630" w:rsidP="0026545E">
                  <w:pPr>
                    <w:pStyle w:val="TableBody"/>
                    <w:rPr>
                      <w:u w:val="single"/>
                    </w:rPr>
                  </w:pPr>
                  <w:r>
                    <w:rPr>
                      <w:lang w:eastAsia="zh-CN"/>
                    </w:rPr>
                    <w:t xml:space="preserve">0000 00000000 </w:t>
                  </w:r>
                  <w:r>
                    <w:rPr>
                      <w:color w:val="auto"/>
                      <w:lang w:eastAsia="zh-CN"/>
                    </w:rPr>
                    <w:t>00000000</w:t>
                  </w:r>
                </w:p>
              </w:tc>
              <w:tc>
                <w:tcPr>
                  <w:tcW w:w="3289" w:type="dxa"/>
                </w:tcPr>
                <w:p w14:paraId="5A933B77" w14:textId="333745BB" w:rsidR="001F0630" w:rsidRDefault="001F0630" w:rsidP="0026545E">
                  <w:pPr>
                    <w:pStyle w:val="TableBody"/>
                    <w:rPr>
                      <w:u w:val="single"/>
                    </w:rPr>
                  </w:pPr>
                  <w:r>
                    <w:rPr>
                      <w:lang w:eastAsia="zh-CN"/>
                    </w:rPr>
                    <w:t>Not Available</w:t>
                  </w:r>
                </w:p>
              </w:tc>
            </w:tr>
            <w:tr w:rsidR="001F0630" w14:paraId="6053770A" w14:textId="77777777" w:rsidTr="0064246D">
              <w:tc>
                <w:tcPr>
                  <w:tcW w:w="3289" w:type="dxa"/>
                </w:tcPr>
                <w:p w14:paraId="59825CC3" w14:textId="785EA273" w:rsidR="001F0630" w:rsidRDefault="001F0630" w:rsidP="0026545E">
                  <w:pPr>
                    <w:pStyle w:val="TableBody"/>
                    <w:rPr>
                      <w:u w:val="single"/>
                    </w:rPr>
                  </w:pPr>
                  <w:r>
                    <w:rPr>
                      <w:lang w:eastAsia="zh-CN"/>
                    </w:rPr>
                    <w:t xml:space="preserve">0000 00000000 </w:t>
                  </w:r>
                  <w:r w:rsidR="00224769">
                    <w:rPr>
                      <w:color w:val="auto"/>
                      <w:lang w:eastAsia="zh-CN"/>
                    </w:rPr>
                    <w:t>00000001</w:t>
                  </w:r>
                </w:p>
              </w:tc>
              <w:tc>
                <w:tcPr>
                  <w:tcW w:w="3289" w:type="dxa"/>
                </w:tcPr>
                <w:p w14:paraId="792D77A2" w14:textId="158EB75B" w:rsidR="001F0630" w:rsidRDefault="001F0630" w:rsidP="0026545E">
                  <w:pPr>
                    <w:pStyle w:val="TableBody"/>
                    <w:rPr>
                      <w:u w:val="single"/>
                    </w:rPr>
                  </w:pPr>
                  <w:r>
                    <w:rPr>
                      <w:lang w:eastAsia="zh-CN"/>
                    </w:rPr>
                    <w:t>LTE Band 1 (2000 MHz)</w:t>
                  </w:r>
                </w:p>
              </w:tc>
            </w:tr>
            <w:tr w:rsidR="001F0630" w14:paraId="6A21A837" w14:textId="77777777" w:rsidTr="0064246D">
              <w:tc>
                <w:tcPr>
                  <w:tcW w:w="3289" w:type="dxa"/>
                </w:tcPr>
                <w:p w14:paraId="7D0A97C4" w14:textId="5A49EE9C" w:rsidR="001F0630" w:rsidRDefault="001F0630" w:rsidP="0026545E">
                  <w:pPr>
                    <w:pStyle w:val="TableBody"/>
                    <w:rPr>
                      <w:u w:val="single"/>
                    </w:rPr>
                  </w:pPr>
                  <w:r>
                    <w:rPr>
                      <w:lang w:eastAsia="zh-CN"/>
                    </w:rPr>
                    <w:t xml:space="preserve">0000 00000000 </w:t>
                  </w:r>
                  <w:r>
                    <w:rPr>
                      <w:color w:val="auto"/>
                      <w:lang w:eastAsia="zh-CN"/>
                    </w:rPr>
                    <w:t>0000000</w:t>
                  </w:r>
                  <w:r w:rsidR="00224769">
                    <w:rPr>
                      <w:color w:val="auto"/>
                      <w:lang w:eastAsia="zh-CN"/>
                    </w:rPr>
                    <w:t>2</w:t>
                  </w:r>
                </w:p>
              </w:tc>
              <w:tc>
                <w:tcPr>
                  <w:tcW w:w="3289" w:type="dxa"/>
                </w:tcPr>
                <w:p w14:paraId="1A6D31F1" w14:textId="3B0D8D6E" w:rsidR="001F0630" w:rsidRDefault="001F0630" w:rsidP="0026545E">
                  <w:pPr>
                    <w:pStyle w:val="TableBody"/>
                    <w:rPr>
                      <w:u w:val="single"/>
                    </w:rPr>
                  </w:pPr>
                  <w:r>
                    <w:rPr>
                      <w:lang w:eastAsia="zh-CN"/>
                    </w:rPr>
                    <w:t>LTE Band 2 (1900 MHz)</w:t>
                  </w:r>
                </w:p>
              </w:tc>
            </w:tr>
            <w:tr w:rsidR="001F0630" w14:paraId="009A6551" w14:textId="77777777" w:rsidTr="0064246D">
              <w:tc>
                <w:tcPr>
                  <w:tcW w:w="3289" w:type="dxa"/>
                </w:tcPr>
                <w:p w14:paraId="283F32A1" w14:textId="57632E81" w:rsidR="001F0630" w:rsidRDefault="001F0630" w:rsidP="001F0630">
                  <w:pPr>
                    <w:pStyle w:val="TableBody"/>
                    <w:rPr>
                      <w:u w:val="single"/>
                    </w:rPr>
                  </w:pPr>
                  <w:r>
                    <w:rPr>
                      <w:lang w:eastAsia="zh-CN"/>
                    </w:rPr>
                    <w:t xml:space="preserve">0000 00000000 </w:t>
                  </w:r>
                  <w:r w:rsidR="00224769">
                    <w:rPr>
                      <w:color w:val="auto"/>
                      <w:lang w:eastAsia="zh-CN"/>
                    </w:rPr>
                    <w:t>00000004</w:t>
                  </w:r>
                </w:p>
              </w:tc>
              <w:tc>
                <w:tcPr>
                  <w:tcW w:w="3289" w:type="dxa"/>
                </w:tcPr>
                <w:p w14:paraId="1B860C81" w14:textId="57F88820" w:rsidR="001F0630" w:rsidRDefault="001F0630" w:rsidP="001F0630">
                  <w:pPr>
                    <w:pStyle w:val="TableBody"/>
                    <w:rPr>
                      <w:u w:val="single"/>
                    </w:rPr>
                  </w:pPr>
                  <w:r>
                    <w:rPr>
                      <w:lang w:eastAsia="zh-CN"/>
                    </w:rPr>
                    <w:t>LTE Band 3 (1800 MHz)</w:t>
                  </w:r>
                </w:p>
              </w:tc>
            </w:tr>
            <w:tr w:rsidR="001F0630" w14:paraId="6A2A4766" w14:textId="77777777" w:rsidTr="0064246D">
              <w:tc>
                <w:tcPr>
                  <w:tcW w:w="3289" w:type="dxa"/>
                </w:tcPr>
                <w:p w14:paraId="3E2D8D99" w14:textId="45D2EBE5" w:rsidR="001F0630" w:rsidRDefault="001F0630" w:rsidP="001F0630">
                  <w:pPr>
                    <w:pStyle w:val="TableBody"/>
                    <w:rPr>
                      <w:u w:val="single"/>
                    </w:rPr>
                  </w:pPr>
                  <w:r>
                    <w:rPr>
                      <w:lang w:eastAsia="zh-CN"/>
                    </w:rPr>
                    <w:t xml:space="preserve">0000 00000000 </w:t>
                  </w:r>
                  <w:r w:rsidR="00224769">
                    <w:rPr>
                      <w:color w:val="auto"/>
                      <w:lang w:eastAsia="zh-CN"/>
                    </w:rPr>
                    <w:t>00000008</w:t>
                  </w:r>
                </w:p>
              </w:tc>
              <w:tc>
                <w:tcPr>
                  <w:tcW w:w="3289" w:type="dxa"/>
                </w:tcPr>
                <w:p w14:paraId="749DF0C2" w14:textId="542BECDC" w:rsidR="001F0630" w:rsidRDefault="001F0630" w:rsidP="001F0630">
                  <w:pPr>
                    <w:pStyle w:val="TableBody"/>
                    <w:rPr>
                      <w:u w:val="single"/>
                    </w:rPr>
                  </w:pPr>
                  <w:r>
                    <w:rPr>
                      <w:lang w:eastAsia="zh-CN"/>
                    </w:rPr>
                    <w:t>LTE Band 4 (1700 MHz)</w:t>
                  </w:r>
                </w:p>
              </w:tc>
            </w:tr>
            <w:tr w:rsidR="001F0630" w14:paraId="14350EDF" w14:textId="77777777" w:rsidTr="0064246D">
              <w:tc>
                <w:tcPr>
                  <w:tcW w:w="3289" w:type="dxa"/>
                </w:tcPr>
                <w:p w14:paraId="0DA2EFC6" w14:textId="3C57637B" w:rsidR="001F0630" w:rsidRDefault="001F0630" w:rsidP="001F0630">
                  <w:pPr>
                    <w:pStyle w:val="TableBody"/>
                    <w:rPr>
                      <w:u w:val="single"/>
                    </w:rPr>
                  </w:pPr>
                  <w:r>
                    <w:rPr>
                      <w:lang w:eastAsia="zh-CN"/>
                    </w:rPr>
                    <w:t xml:space="preserve">0000 00000000 </w:t>
                  </w:r>
                  <w:r w:rsidRPr="001F0630">
                    <w:rPr>
                      <w:lang w:eastAsia="zh-CN"/>
                    </w:rPr>
                    <w:t>000000</w:t>
                  </w:r>
                  <w:r w:rsidR="00224769">
                    <w:rPr>
                      <w:lang w:eastAsia="zh-CN"/>
                    </w:rPr>
                    <w:t>10</w:t>
                  </w:r>
                </w:p>
              </w:tc>
              <w:tc>
                <w:tcPr>
                  <w:tcW w:w="3289" w:type="dxa"/>
                </w:tcPr>
                <w:p w14:paraId="3ED533E8" w14:textId="59379B8A" w:rsidR="001F0630" w:rsidRDefault="00DC2905" w:rsidP="001F0630">
                  <w:pPr>
                    <w:pStyle w:val="TableBody"/>
                    <w:rPr>
                      <w:u w:val="single"/>
                    </w:rPr>
                  </w:pPr>
                  <w:r>
                    <w:rPr>
                      <w:lang w:eastAsia="zh-CN"/>
                    </w:rPr>
                    <w:t>LTE Band 5 (850 MHz)</w:t>
                  </w:r>
                </w:p>
              </w:tc>
            </w:tr>
            <w:tr w:rsidR="001F0630" w14:paraId="793B20FB" w14:textId="77777777" w:rsidTr="0064246D">
              <w:tc>
                <w:tcPr>
                  <w:tcW w:w="3289" w:type="dxa"/>
                </w:tcPr>
                <w:p w14:paraId="52882E58" w14:textId="450A3644" w:rsidR="001F0630" w:rsidRPr="001F0630" w:rsidRDefault="001F0630" w:rsidP="001F0630">
                  <w:pPr>
                    <w:pStyle w:val="TableBody"/>
                    <w:keepNext/>
                    <w:rPr>
                      <w:lang w:eastAsia="zh-CN"/>
                    </w:rPr>
                  </w:pPr>
                  <w:r>
                    <w:rPr>
                      <w:lang w:eastAsia="zh-CN"/>
                    </w:rPr>
                    <w:t xml:space="preserve">0000 00000000 </w:t>
                  </w:r>
                  <w:r w:rsidR="00224769">
                    <w:rPr>
                      <w:lang w:eastAsia="zh-CN"/>
                    </w:rPr>
                    <w:t>00000080</w:t>
                  </w:r>
                </w:p>
              </w:tc>
              <w:tc>
                <w:tcPr>
                  <w:tcW w:w="3289" w:type="dxa"/>
                </w:tcPr>
                <w:p w14:paraId="4D66BBB0" w14:textId="6F096057" w:rsidR="001F0630" w:rsidRPr="00621B8A" w:rsidRDefault="00621B8A" w:rsidP="00621B8A">
                  <w:pPr>
                    <w:pStyle w:val="TableBody"/>
                    <w:keepNext/>
                    <w:rPr>
                      <w:lang w:eastAsia="zh-CN"/>
                    </w:rPr>
                  </w:pPr>
                  <w:r>
                    <w:rPr>
                      <w:lang w:eastAsia="zh-CN"/>
                    </w:rPr>
                    <w:t>LTE Band 8 (900MHz)</w:t>
                  </w:r>
                </w:p>
              </w:tc>
            </w:tr>
            <w:tr w:rsidR="00621B8A" w14:paraId="053AAA38" w14:textId="77777777" w:rsidTr="0064246D">
              <w:tc>
                <w:tcPr>
                  <w:tcW w:w="3289" w:type="dxa"/>
                </w:tcPr>
                <w:p w14:paraId="6C6D396A" w14:textId="42DEA492" w:rsidR="00621B8A" w:rsidRPr="001F0630" w:rsidRDefault="00621B8A" w:rsidP="00621B8A">
                  <w:pPr>
                    <w:pStyle w:val="TableBody"/>
                    <w:keepNext/>
                    <w:rPr>
                      <w:lang w:eastAsia="zh-CN"/>
                    </w:rPr>
                  </w:pPr>
                  <w:r>
                    <w:rPr>
                      <w:lang w:eastAsia="zh-CN"/>
                    </w:rPr>
                    <w:t xml:space="preserve">0000 00000000 </w:t>
                  </w:r>
                  <w:r w:rsidR="00224769">
                    <w:rPr>
                      <w:lang w:eastAsia="zh-CN"/>
                    </w:rPr>
                    <w:t>00000800</w:t>
                  </w:r>
                </w:p>
              </w:tc>
              <w:tc>
                <w:tcPr>
                  <w:tcW w:w="3289" w:type="dxa"/>
                </w:tcPr>
                <w:p w14:paraId="354077A4" w14:textId="079CCE65" w:rsidR="00621B8A" w:rsidRPr="00621B8A" w:rsidRDefault="00621B8A" w:rsidP="00621B8A">
                  <w:pPr>
                    <w:pStyle w:val="TableBody"/>
                    <w:keepNext/>
                    <w:rPr>
                      <w:lang w:eastAsia="zh-CN"/>
                    </w:rPr>
                  </w:pPr>
                  <w:r>
                    <w:rPr>
                      <w:lang w:eastAsia="zh-CN"/>
                    </w:rPr>
                    <w:t>LTE Band 12 (700 MHz)</w:t>
                  </w:r>
                </w:p>
              </w:tc>
            </w:tr>
            <w:tr w:rsidR="00621B8A" w14:paraId="36D709B4" w14:textId="77777777" w:rsidTr="0064246D">
              <w:tc>
                <w:tcPr>
                  <w:tcW w:w="3289" w:type="dxa"/>
                </w:tcPr>
                <w:p w14:paraId="7301F6E2" w14:textId="3F6C97BF" w:rsidR="00621B8A" w:rsidRDefault="00621B8A" w:rsidP="00621B8A">
                  <w:pPr>
                    <w:pStyle w:val="TableBody"/>
                    <w:rPr>
                      <w:u w:val="single"/>
                    </w:rPr>
                  </w:pPr>
                  <w:r>
                    <w:rPr>
                      <w:lang w:eastAsia="zh-CN"/>
                    </w:rPr>
                    <w:t xml:space="preserve">0000 00000000 </w:t>
                  </w:r>
                  <w:r w:rsidR="00224769" w:rsidRPr="001F0630">
                    <w:rPr>
                      <w:lang w:eastAsia="zh-CN"/>
                    </w:rPr>
                    <w:t>0000</w:t>
                  </w:r>
                  <w:r w:rsidR="00224769">
                    <w:rPr>
                      <w:lang w:eastAsia="zh-CN"/>
                    </w:rPr>
                    <w:t>10</w:t>
                  </w:r>
                  <w:r w:rsidR="00224769" w:rsidRPr="001F0630">
                    <w:rPr>
                      <w:lang w:eastAsia="zh-CN"/>
                    </w:rPr>
                    <w:t>00</w:t>
                  </w:r>
                </w:p>
              </w:tc>
              <w:tc>
                <w:tcPr>
                  <w:tcW w:w="3289" w:type="dxa"/>
                </w:tcPr>
                <w:p w14:paraId="2D692C58" w14:textId="2B569F21" w:rsidR="00621B8A" w:rsidRDefault="00621B8A" w:rsidP="00621B8A">
                  <w:pPr>
                    <w:pStyle w:val="TableBody"/>
                    <w:rPr>
                      <w:u w:val="single"/>
                    </w:rPr>
                  </w:pPr>
                  <w:r>
                    <w:rPr>
                      <w:lang w:eastAsia="zh-CN"/>
                    </w:rPr>
                    <w:t>LTE Band 13 (700 MHz)</w:t>
                  </w:r>
                </w:p>
              </w:tc>
            </w:tr>
            <w:tr w:rsidR="00621B8A" w14:paraId="0E075B44" w14:textId="77777777" w:rsidTr="0064246D">
              <w:tc>
                <w:tcPr>
                  <w:tcW w:w="3289" w:type="dxa"/>
                </w:tcPr>
                <w:p w14:paraId="729C2125" w14:textId="7EFAF893" w:rsidR="00621B8A" w:rsidRPr="001F0630" w:rsidRDefault="0064246D" w:rsidP="00621B8A">
                  <w:pPr>
                    <w:pStyle w:val="TableBody"/>
                    <w:keepNext/>
                    <w:rPr>
                      <w:lang w:eastAsia="zh-CN"/>
                    </w:rPr>
                  </w:pPr>
                  <w:r>
                    <w:rPr>
                      <w:lang w:eastAsia="zh-CN"/>
                    </w:rPr>
                    <w:t xml:space="preserve">0000 00000000 </w:t>
                  </w:r>
                  <w:r w:rsidR="00224769">
                    <w:rPr>
                      <w:lang w:eastAsia="zh-CN"/>
                    </w:rPr>
                    <w:t>00020000</w:t>
                  </w:r>
                </w:p>
              </w:tc>
              <w:tc>
                <w:tcPr>
                  <w:tcW w:w="3289" w:type="dxa"/>
                </w:tcPr>
                <w:p w14:paraId="6AB071B7" w14:textId="5E021E75" w:rsidR="00621B8A" w:rsidRPr="00621B8A" w:rsidRDefault="00621B8A" w:rsidP="00621B8A">
                  <w:pPr>
                    <w:pStyle w:val="TableBody"/>
                    <w:keepNext/>
                    <w:rPr>
                      <w:lang w:eastAsia="zh-CN"/>
                    </w:rPr>
                  </w:pPr>
                  <w:r>
                    <w:rPr>
                      <w:lang w:eastAsia="zh-CN"/>
                    </w:rPr>
                    <w:t>LTE Band 18 (800MHz)</w:t>
                  </w:r>
                </w:p>
              </w:tc>
            </w:tr>
            <w:tr w:rsidR="00621B8A" w14:paraId="379921B2" w14:textId="77777777" w:rsidTr="0064246D">
              <w:tc>
                <w:tcPr>
                  <w:tcW w:w="3289" w:type="dxa"/>
                </w:tcPr>
                <w:p w14:paraId="4B44F4C1" w14:textId="201C5ABD" w:rsidR="00621B8A" w:rsidRPr="001F0630" w:rsidRDefault="004F565B" w:rsidP="00621B8A">
                  <w:pPr>
                    <w:pStyle w:val="TableBody"/>
                    <w:keepNext/>
                    <w:rPr>
                      <w:lang w:eastAsia="zh-CN"/>
                    </w:rPr>
                  </w:pPr>
                  <w:r>
                    <w:rPr>
                      <w:lang w:eastAsia="zh-CN"/>
                    </w:rPr>
                    <w:t xml:space="preserve">0000 00000000 </w:t>
                  </w:r>
                  <w:r w:rsidR="00224769">
                    <w:rPr>
                      <w:lang w:eastAsia="zh-CN"/>
                    </w:rPr>
                    <w:t>00040000</w:t>
                  </w:r>
                </w:p>
              </w:tc>
              <w:tc>
                <w:tcPr>
                  <w:tcW w:w="3289" w:type="dxa"/>
                </w:tcPr>
                <w:p w14:paraId="2F6E5AAB" w14:textId="28905C7E" w:rsidR="00621B8A" w:rsidRPr="00621B8A" w:rsidRDefault="00621B8A" w:rsidP="00621B8A">
                  <w:pPr>
                    <w:pStyle w:val="TableBody"/>
                    <w:keepNext/>
                    <w:rPr>
                      <w:lang w:eastAsia="zh-CN"/>
                    </w:rPr>
                  </w:pPr>
                  <w:r>
                    <w:rPr>
                      <w:lang w:eastAsia="zh-CN"/>
                    </w:rPr>
                    <w:t>LTE Band 19 (800MHz)</w:t>
                  </w:r>
                </w:p>
              </w:tc>
            </w:tr>
            <w:tr w:rsidR="00621B8A" w:rsidRPr="00621B8A" w14:paraId="2169565A" w14:textId="77777777" w:rsidTr="0064246D">
              <w:tc>
                <w:tcPr>
                  <w:tcW w:w="3289" w:type="dxa"/>
                </w:tcPr>
                <w:p w14:paraId="60BA9DAF" w14:textId="208FA74D" w:rsidR="00621B8A" w:rsidRPr="001F0630" w:rsidRDefault="00621B8A" w:rsidP="00621B8A">
                  <w:pPr>
                    <w:pStyle w:val="TableBody"/>
                    <w:keepNext/>
                    <w:rPr>
                      <w:lang w:eastAsia="zh-CN"/>
                    </w:rPr>
                  </w:pPr>
                  <w:r>
                    <w:rPr>
                      <w:lang w:eastAsia="zh-CN"/>
                    </w:rPr>
                    <w:t xml:space="preserve">0000 00000000 </w:t>
                  </w:r>
                  <w:r w:rsidR="00224769">
                    <w:rPr>
                      <w:lang w:eastAsia="zh-CN"/>
                    </w:rPr>
                    <w:t>00080000</w:t>
                  </w:r>
                </w:p>
              </w:tc>
              <w:tc>
                <w:tcPr>
                  <w:tcW w:w="3289" w:type="dxa"/>
                </w:tcPr>
                <w:p w14:paraId="7240221B" w14:textId="6938A08F" w:rsidR="00621B8A" w:rsidRPr="00621B8A" w:rsidRDefault="00621B8A" w:rsidP="00621B8A">
                  <w:pPr>
                    <w:pStyle w:val="TableBody"/>
                    <w:keepNext/>
                    <w:rPr>
                      <w:lang w:eastAsia="zh-CN"/>
                    </w:rPr>
                  </w:pPr>
                  <w:r>
                    <w:rPr>
                      <w:lang w:eastAsia="zh-CN"/>
                    </w:rPr>
                    <w:t>LTE Band 20 (800MHz)</w:t>
                  </w:r>
                </w:p>
              </w:tc>
            </w:tr>
            <w:tr w:rsidR="00621B8A" w14:paraId="38A6EB10" w14:textId="77777777" w:rsidTr="0064246D">
              <w:tc>
                <w:tcPr>
                  <w:tcW w:w="3289" w:type="dxa"/>
                </w:tcPr>
                <w:p w14:paraId="61228DF0" w14:textId="69BDB094" w:rsidR="00621B8A" w:rsidRDefault="00621B8A" w:rsidP="00621B8A">
                  <w:pPr>
                    <w:pStyle w:val="TableBody"/>
                    <w:rPr>
                      <w:u w:val="single"/>
                    </w:rPr>
                  </w:pPr>
                  <w:r>
                    <w:rPr>
                      <w:lang w:eastAsia="zh-CN"/>
                    </w:rPr>
                    <w:t xml:space="preserve">0000 00000000 </w:t>
                  </w:r>
                  <w:r w:rsidR="00224769" w:rsidRPr="001F0630">
                    <w:rPr>
                      <w:lang w:eastAsia="zh-CN"/>
                    </w:rPr>
                    <w:t>0</w:t>
                  </w:r>
                  <w:r w:rsidR="00224769">
                    <w:rPr>
                      <w:lang w:eastAsia="zh-CN"/>
                    </w:rPr>
                    <w:t>20</w:t>
                  </w:r>
                  <w:r w:rsidR="00224769" w:rsidRPr="001F0630">
                    <w:rPr>
                      <w:lang w:eastAsia="zh-CN"/>
                    </w:rPr>
                    <w:t>0</w:t>
                  </w:r>
                  <w:r w:rsidR="00224769">
                    <w:rPr>
                      <w:lang w:eastAsia="zh-CN"/>
                    </w:rPr>
                    <w:t>0</w:t>
                  </w:r>
                  <w:r w:rsidR="00224769" w:rsidRPr="001F0630">
                    <w:rPr>
                      <w:lang w:eastAsia="zh-CN"/>
                    </w:rPr>
                    <w:t>000</w:t>
                  </w:r>
                </w:p>
              </w:tc>
              <w:tc>
                <w:tcPr>
                  <w:tcW w:w="3289" w:type="dxa"/>
                </w:tcPr>
                <w:p w14:paraId="05AC28D3" w14:textId="1E87AB55" w:rsidR="00621B8A" w:rsidRPr="00621B8A" w:rsidRDefault="00621B8A" w:rsidP="00621B8A">
                  <w:pPr>
                    <w:pStyle w:val="TableBody"/>
                    <w:rPr>
                      <w:lang w:eastAsia="zh-CN"/>
                    </w:rPr>
                  </w:pPr>
                  <w:r>
                    <w:rPr>
                      <w:lang w:eastAsia="zh-CN"/>
                    </w:rPr>
                    <w:t>LTE Band 26 (800 MHz)</w:t>
                  </w:r>
                </w:p>
              </w:tc>
            </w:tr>
            <w:tr w:rsidR="00621B8A" w:rsidRPr="00621B8A" w14:paraId="0A6B1426" w14:textId="77777777" w:rsidTr="0064246D">
              <w:tc>
                <w:tcPr>
                  <w:tcW w:w="3289" w:type="dxa"/>
                </w:tcPr>
                <w:p w14:paraId="7694986E" w14:textId="5478DFD4" w:rsidR="00621B8A" w:rsidRPr="001F0630" w:rsidRDefault="00621B8A" w:rsidP="00621B8A">
                  <w:pPr>
                    <w:pStyle w:val="TableBody"/>
                    <w:keepNext/>
                    <w:rPr>
                      <w:lang w:eastAsia="zh-CN"/>
                    </w:rPr>
                  </w:pPr>
                  <w:r>
                    <w:rPr>
                      <w:lang w:eastAsia="zh-CN"/>
                    </w:rPr>
                    <w:t xml:space="preserve">0000 00000000 </w:t>
                  </w:r>
                  <w:r w:rsidR="00224769">
                    <w:rPr>
                      <w:lang w:eastAsia="zh-CN"/>
                    </w:rPr>
                    <w:t>08000000</w:t>
                  </w:r>
                </w:p>
              </w:tc>
              <w:tc>
                <w:tcPr>
                  <w:tcW w:w="3289" w:type="dxa"/>
                </w:tcPr>
                <w:p w14:paraId="3DA8A913" w14:textId="57D9417D" w:rsidR="00621B8A" w:rsidRPr="00621B8A" w:rsidRDefault="00621B8A" w:rsidP="00621B8A">
                  <w:pPr>
                    <w:pStyle w:val="TableBody"/>
                    <w:keepNext/>
                    <w:rPr>
                      <w:lang w:eastAsia="zh-CN"/>
                    </w:rPr>
                  </w:pPr>
                  <w:r>
                    <w:rPr>
                      <w:lang w:eastAsia="zh-CN"/>
                    </w:rPr>
                    <w:t>LTE Band 28 (700MHz)</w:t>
                  </w:r>
                </w:p>
              </w:tc>
            </w:tr>
            <w:tr w:rsidR="00621B8A" w:rsidRPr="00621B8A" w14:paraId="101C1895" w14:textId="77777777" w:rsidTr="0064246D">
              <w:tc>
                <w:tcPr>
                  <w:tcW w:w="3289" w:type="dxa"/>
                </w:tcPr>
                <w:p w14:paraId="48F0ABE7" w14:textId="3E791142" w:rsidR="00621B8A" w:rsidRPr="001F0630" w:rsidRDefault="00224769" w:rsidP="00621B8A">
                  <w:pPr>
                    <w:pStyle w:val="TableBody"/>
                    <w:keepNext/>
                    <w:rPr>
                      <w:lang w:eastAsia="zh-CN"/>
                    </w:rPr>
                  </w:pPr>
                  <w:r>
                    <w:rPr>
                      <w:lang w:eastAsia="zh-CN"/>
                    </w:rPr>
                    <w:t>0</w:t>
                  </w:r>
                  <w:r w:rsidR="00701D9E">
                    <w:rPr>
                      <w:lang w:eastAsia="zh-CN"/>
                    </w:rPr>
                    <w:t>0</w:t>
                  </w:r>
                  <w:r>
                    <w:rPr>
                      <w:lang w:eastAsia="zh-CN"/>
                    </w:rPr>
                    <w:t>0</w:t>
                  </w:r>
                  <w:r w:rsidR="00701D9E">
                    <w:rPr>
                      <w:lang w:eastAsia="zh-CN"/>
                    </w:rPr>
                    <w:t>2</w:t>
                  </w:r>
                  <w:r>
                    <w:rPr>
                      <w:lang w:eastAsia="zh-CN"/>
                    </w:rPr>
                    <w:t xml:space="preserve"> </w:t>
                  </w:r>
                  <w:r w:rsidR="00621B8A">
                    <w:rPr>
                      <w:lang w:eastAsia="zh-CN"/>
                    </w:rPr>
                    <w:t>00000000 00000000</w:t>
                  </w:r>
                </w:p>
              </w:tc>
              <w:tc>
                <w:tcPr>
                  <w:tcW w:w="3289" w:type="dxa"/>
                </w:tcPr>
                <w:p w14:paraId="53FF9C4D" w14:textId="64F157B5" w:rsidR="00621B8A" w:rsidRPr="00621B8A" w:rsidRDefault="00621B8A" w:rsidP="00621B8A">
                  <w:pPr>
                    <w:pStyle w:val="TableBody"/>
                    <w:keepNext/>
                    <w:rPr>
                      <w:lang w:eastAsia="zh-CN"/>
                    </w:rPr>
                  </w:pPr>
                  <w:r>
                    <w:rPr>
                      <w:lang w:eastAsia="zh-CN"/>
                    </w:rPr>
                    <w:t>LTE Band 66 (1800MHz)</w:t>
                  </w:r>
                </w:p>
              </w:tc>
            </w:tr>
          </w:tbl>
          <w:p w14:paraId="1C219DF3" w14:textId="77777777" w:rsidR="004042FA" w:rsidRDefault="004042FA" w:rsidP="0026545E">
            <w:pPr>
              <w:pStyle w:val="TableBody"/>
              <w:rPr>
                <w:u w:val="single"/>
              </w:rPr>
            </w:pPr>
          </w:p>
          <w:p w14:paraId="53BF63F1" w14:textId="290ABDD7" w:rsidR="0026545E" w:rsidRPr="00C41274" w:rsidRDefault="0026545E" w:rsidP="0026545E">
            <w:pPr>
              <w:pStyle w:val="TableBody"/>
            </w:pPr>
          </w:p>
        </w:tc>
      </w:tr>
      <w:tr w:rsidR="00527E7E" w:rsidRPr="00744632" w14:paraId="03636C09" w14:textId="77777777" w:rsidTr="001F0630">
        <w:trPr>
          <w:trHeight w:val="389"/>
        </w:trPr>
        <w:tc>
          <w:tcPr>
            <w:tcW w:w="2265" w:type="dxa"/>
          </w:tcPr>
          <w:p w14:paraId="0A9E4C80" w14:textId="77777777" w:rsidR="00527E7E" w:rsidRDefault="00527E7E" w:rsidP="00527E7E">
            <w:pPr>
              <w:pStyle w:val="TableBody"/>
              <w:rPr>
                <w:i/>
              </w:rPr>
            </w:pPr>
            <w:r>
              <w:rPr>
                <w:i/>
              </w:rPr>
              <w:t>Read command</w:t>
            </w:r>
          </w:p>
          <w:p w14:paraId="75E97DD3" w14:textId="77777777" w:rsidR="00527E7E" w:rsidRDefault="00527E7E" w:rsidP="00527E7E">
            <w:pPr>
              <w:pStyle w:val="TableBody"/>
            </w:pPr>
          </w:p>
          <w:p w14:paraId="198CF1C1" w14:textId="77777777" w:rsidR="00527E7E" w:rsidRDefault="00527E7E" w:rsidP="00527E7E">
            <w:pPr>
              <w:pStyle w:val="TableBody"/>
              <w:rPr>
                <w:u w:val="single"/>
              </w:rPr>
            </w:pPr>
            <w:r>
              <w:rPr>
                <w:u w:val="single"/>
              </w:rPr>
              <w:t>Syntax</w:t>
            </w:r>
          </w:p>
          <w:p w14:paraId="4A7AA27C" w14:textId="187BBB9A" w:rsidR="00527E7E" w:rsidRPr="00C41274" w:rsidRDefault="00527E7E" w:rsidP="00527E7E">
            <w:pPr>
              <w:pStyle w:val="TableBody"/>
              <w:rPr>
                <w:i/>
              </w:rPr>
            </w:pPr>
            <w:r>
              <w:rPr>
                <w:b/>
                <w:color w:val="auto"/>
              </w:rPr>
              <w:t>AT+KBND</w:t>
            </w:r>
            <w:r w:rsidR="003F6002">
              <w:rPr>
                <w:b/>
                <w:color w:val="auto"/>
              </w:rPr>
              <w:t>CFG</w:t>
            </w:r>
            <w:r>
              <w:rPr>
                <w:b/>
                <w:color w:val="auto"/>
              </w:rPr>
              <w:t>?</w:t>
            </w:r>
          </w:p>
        </w:tc>
        <w:tc>
          <w:tcPr>
            <w:tcW w:w="6804" w:type="dxa"/>
          </w:tcPr>
          <w:p w14:paraId="021E171B" w14:textId="77777777" w:rsidR="00527E7E" w:rsidRDefault="00527E7E" w:rsidP="00527E7E">
            <w:pPr>
              <w:pStyle w:val="TableBody"/>
              <w:keepNext/>
              <w:rPr>
                <w:u w:val="single"/>
              </w:rPr>
            </w:pPr>
            <w:r>
              <w:rPr>
                <w:u w:val="single"/>
              </w:rPr>
              <w:t>Response</w:t>
            </w:r>
          </w:p>
          <w:p w14:paraId="74E27463" w14:textId="5148EC14" w:rsidR="00B37522" w:rsidRDefault="00527E7E" w:rsidP="00B37522">
            <w:pPr>
              <w:pStyle w:val="TableBody"/>
              <w:keepNext/>
            </w:pPr>
            <w:r>
              <w:rPr>
                <w:b/>
              </w:rPr>
              <w:t>+KBND</w:t>
            </w:r>
            <w:r w:rsidR="003F6002">
              <w:rPr>
                <w:b/>
              </w:rPr>
              <w:t>CFG</w:t>
            </w:r>
            <w:r>
              <w:rPr>
                <w:b/>
              </w:rPr>
              <w:t xml:space="preserve">: </w:t>
            </w:r>
            <w:r w:rsidR="008E4864">
              <w:rPr>
                <w:b/>
              </w:rPr>
              <w:t>&lt;</w:t>
            </w:r>
            <w:r w:rsidR="00224769">
              <w:rPr>
                <w:b/>
              </w:rPr>
              <w:t>RAT</w:t>
            </w:r>
            <w:r w:rsidR="008E4864">
              <w:rPr>
                <w:b/>
              </w:rPr>
              <w:t xml:space="preserve">&gt;, </w:t>
            </w:r>
            <w:r w:rsidR="00B37522">
              <w:t xml:space="preserve">(list of </w:t>
            </w:r>
            <w:r w:rsidR="00CE04FF">
              <w:t>configured</w:t>
            </w:r>
            <w:r w:rsidR="00B37522">
              <w:t xml:space="preserve"> </w:t>
            </w:r>
            <w:r w:rsidR="00B37522">
              <w:rPr>
                <w:b/>
              </w:rPr>
              <w:t>&lt;bnd</w:t>
            </w:r>
            <w:r w:rsidR="00D7640B">
              <w:rPr>
                <w:b/>
              </w:rPr>
              <w:t xml:space="preserve"> bitmap</w:t>
            </w:r>
            <w:r w:rsidR="00B37522">
              <w:rPr>
                <w:b/>
              </w:rPr>
              <w:t>&gt;</w:t>
            </w:r>
            <w:r w:rsidR="00B37522">
              <w:t>s)</w:t>
            </w:r>
          </w:p>
          <w:p w14:paraId="73C96F38" w14:textId="77777777" w:rsidR="00527E7E" w:rsidRDefault="00527E7E" w:rsidP="00527E7E">
            <w:pPr>
              <w:pStyle w:val="TableBody"/>
              <w:keepNext/>
              <w:rPr>
                <w:b/>
              </w:rPr>
            </w:pPr>
            <w:r>
              <w:rPr>
                <w:b/>
              </w:rPr>
              <w:t>OK</w:t>
            </w:r>
          </w:p>
          <w:p w14:paraId="11BCB90C" w14:textId="77777777" w:rsidR="00527E7E" w:rsidRDefault="00527E7E" w:rsidP="00527E7E">
            <w:pPr>
              <w:pStyle w:val="TableBody"/>
              <w:keepNext/>
              <w:rPr>
                <w:u w:val="single"/>
              </w:rPr>
            </w:pPr>
          </w:p>
          <w:p w14:paraId="1013C506" w14:textId="77777777" w:rsidR="00527E7E" w:rsidRDefault="00527E7E" w:rsidP="00527E7E">
            <w:pPr>
              <w:pStyle w:val="TableBody"/>
              <w:keepNext/>
              <w:rPr>
                <w:u w:val="single"/>
              </w:rPr>
            </w:pPr>
            <w:r>
              <w:rPr>
                <w:u w:val="single"/>
              </w:rPr>
              <w:t>Parameter</w:t>
            </w:r>
          </w:p>
          <w:p w14:paraId="6F056365" w14:textId="29268D72" w:rsidR="008E4864" w:rsidRDefault="008E4864" w:rsidP="008E4864">
            <w:pPr>
              <w:pStyle w:val="TableBody"/>
              <w:keepNext/>
            </w:pPr>
            <w:r w:rsidRPr="00AF4956">
              <w:rPr>
                <w:b/>
              </w:rPr>
              <w:t>&lt;</w:t>
            </w:r>
            <w:r w:rsidR="00224769">
              <w:rPr>
                <w:b/>
              </w:rPr>
              <w:t>RAT</w:t>
            </w:r>
            <w:r w:rsidRPr="00AF4956">
              <w:rPr>
                <w:b/>
              </w:rPr>
              <w:t>&gt;</w:t>
            </w:r>
            <w:r>
              <w:rPr>
                <w:b/>
              </w:rPr>
              <w:tab/>
            </w:r>
            <w:r w:rsidR="00D7640B">
              <w:rPr>
                <w:b/>
              </w:rPr>
              <w:t xml:space="preserve">       </w:t>
            </w:r>
            <w:r w:rsidRPr="00AF7AF2">
              <w:t>Radio Access Technology</w:t>
            </w:r>
          </w:p>
          <w:p w14:paraId="617A2B7A" w14:textId="6EF09392" w:rsidR="00527E7E" w:rsidRDefault="00527E7E" w:rsidP="00527E7E">
            <w:pPr>
              <w:pStyle w:val="TableBody"/>
              <w:keepNext/>
            </w:pPr>
            <w:r>
              <w:rPr>
                <w:b/>
              </w:rPr>
              <w:t>&lt;bnd</w:t>
            </w:r>
            <w:r w:rsidR="00D7640B">
              <w:rPr>
                <w:b/>
              </w:rPr>
              <w:t xml:space="preserve"> bitmap</w:t>
            </w:r>
            <w:r>
              <w:rPr>
                <w:b/>
              </w:rPr>
              <w:t>&gt;</w:t>
            </w:r>
            <w:r w:rsidR="00D7640B">
              <w:rPr>
                <w:b/>
              </w:rPr>
              <w:t xml:space="preserve">      </w:t>
            </w:r>
            <w:r w:rsidR="00224769">
              <w:t>Band bitmap</w:t>
            </w:r>
            <w:ins w:id="20" w:author="Jean-Michel Chauvet" w:date="2018-01-16T14:12:00Z">
              <w:r w:rsidR="00417728">
                <w:t xml:space="preserve"> </w:t>
              </w:r>
            </w:ins>
            <w:r>
              <w:t>in hexadecimal</w:t>
            </w:r>
            <w:r>
              <w:rPr>
                <w:b/>
              </w:rPr>
              <w:t xml:space="preserve"> </w:t>
            </w:r>
            <w:r>
              <w:t>format without 0x prefix</w:t>
            </w:r>
          </w:p>
          <w:p w14:paraId="5DB85360" w14:textId="59E35AC5" w:rsidR="00527E7E" w:rsidRPr="00744632" w:rsidRDefault="00527E7E" w:rsidP="001F0630">
            <w:pPr>
              <w:pStyle w:val="TableBody"/>
              <w:rPr>
                <w:u w:val="single"/>
              </w:rPr>
            </w:pPr>
          </w:p>
        </w:tc>
      </w:tr>
      <w:tr w:rsidR="00CE04FF" w:rsidRPr="00744632" w14:paraId="3C45D9FD" w14:textId="77777777" w:rsidTr="00334447">
        <w:trPr>
          <w:trHeight w:val="389"/>
        </w:trPr>
        <w:tc>
          <w:tcPr>
            <w:tcW w:w="2265" w:type="dxa"/>
          </w:tcPr>
          <w:p w14:paraId="07551E41" w14:textId="2F091529" w:rsidR="00CE04FF" w:rsidRDefault="00CE04FF" w:rsidP="00334447">
            <w:pPr>
              <w:pStyle w:val="TableBody"/>
              <w:rPr>
                <w:i/>
              </w:rPr>
            </w:pPr>
            <w:r>
              <w:rPr>
                <w:i/>
              </w:rPr>
              <w:lastRenderedPageBreak/>
              <w:t>Test command</w:t>
            </w:r>
          </w:p>
          <w:p w14:paraId="677653A4" w14:textId="77777777" w:rsidR="00CE04FF" w:rsidRDefault="00CE04FF" w:rsidP="00334447">
            <w:pPr>
              <w:pStyle w:val="TableBody"/>
            </w:pPr>
          </w:p>
          <w:p w14:paraId="4173A4FA" w14:textId="77777777" w:rsidR="00CE04FF" w:rsidRDefault="00CE04FF" w:rsidP="00334447">
            <w:pPr>
              <w:pStyle w:val="TableBody"/>
              <w:rPr>
                <w:u w:val="single"/>
              </w:rPr>
            </w:pPr>
            <w:r>
              <w:rPr>
                <w:u w:val="single"/>
              </w:rPr>
              <w:t>Syntax</w:t>
            </w:r>
          </w:p>
          <w:p w14:paraId="0C8CE1F7" w14:textId="4DAC87B5" w:rsidR="00CE04FF" w:rsidRPr="00C41274" w:rsidRDefault="00CE04FF" w:rsidP="00334447">
            <w:pPr>
              <w:pStyle w:val="TableBody"/>
              <w:rPr>
                <w:i/>
              </w:rPr>
            </w:pPr>
            <w:r>
              <w:rPr>
                <w:b/>
                <w:color w:val="auto"/>
              </w:rPr>
              <w:t>AT+KBNDCFG=?</w:t>
            </w:r>
          </w:p>
        </w:tc>
        <w:tc>
          <w:tcPr>
            <w:tcW w:w="6804" w:type="dxa"/>
          </w:tcPr>
          <w:p w14:paraId="13C57DBA" w14:textId="77777777" w:rsidR="00CE04FF" w:rsidRDefault="00CE04FF" w:rsidP="00334447">
            <w:pPr>
              <w:pStyle w:val="TableBody"/>
              <w:keepNext/>
              <w:rPr>
                <w:u w:val="single"/>
              </w:rPr>
            </w:pPr>
            <w:r>
              <w:rPr>
                <w:u w:val="single"/>
              </w:rPr>
              <w:t>Response</w:t>
            </w:r>
          </w:p>
          <w:p w14:paraId="1A74F681" w14:textId="679B6388" w:rsidR="00CE04FF" w:rsidRDefault="00CE04FF" w:rsidP="00334447">
            <w:pPr>
              <w:pStyle w:val="TableBody"/>
              <w:keepNext/>
            </w:pPr>
            <w:r>
              <w:rPr>
                <w:b/>
              </w:rPr>
              <w:t>+KBNDCFG:</w:t>
            </w:r>
            <w:r w:rsidR="008E4864">
              <w:rPr>
                <w:b/>
              </w:rPr>
              <w:t xml:space="preserve"> &lt;</w:t>
            </w:r>
            <w:r w:rsidR="00224769">
              <w:rPr>
                <w:b/>
              </w:rPr>
              <w:t>RAT</w:t>
            </w:r>
            <w:r w:rsidR="008E4864">
              <w:rPr>
                <w:b/>
              </w:rPr>
              <w:t xml:space="preserve">&gt;, </w:t>
            </w:r>
            <w:r>
              <w:rPr>
                <w:b/>
              </w:rPr>
              <w:t xml:space="preserve"> </w:t>
            </w:r>
            <w:r>
              <w:t xml:space="preserve">(list of supported </w:t>
            </w:r>
            <w:r>
              <w:rPr>
                <w:b/>
              </w:rPr>
              <w:t>&lt;bnd</w:t>
            </w:r>
            <w:r w:rsidR="003B480E">
              <w:rPr>
                <w:b/>
              </w:rPr>
              <w:t xml:space="preserve"> bitmap</w:t>
            </w:r>
            <w:r>
              <w:rPr>
                <w:b/>
              </w:rPr>
              <w:t>&gt;</w:t>
            </w:r>
            <w:r>
              <w:t>s)</w:t>
            </w:r>
          </w:p>
          <w:p w14:paraId="1421739B" w14:textId="77777777" w:rsidR="00CE04FF" w:rsidRDefault="00CE04FF" w:rsidP="00334447">
            <w:pPr>
              <w:pStyle w:val="TableBody"/>
              <w:keepNext/>
              <w:rPr>
                <w:b/>
              </w:rPr>
            </w:pPr>
            <w:r>
              <w:rPr>
                <w:b/>
              </w:rPr>
              <w:t>OK</w:t>
            </w:r>
          </w:p>
          <w:p w14:paraId="625CB263" w14:textId="77777777" w:rsidR="00CE04FF" w:rsidRDefault="00CE04FF" w:rsidP="00334447">
            <w:pPr>
              <w:pStyle w:val="TableBody"/>
              <w:keepNext/>
              <w:rPr>
                <w:u w:val="single"/>
              </w:rPr>
            </w:pPr>
          </w:p>
          <w:p w14:paraId="193458D5" w14:textId="77777777" w:rsidR="00CE04FF" w:rsidRDefault="00CE04FF" w:rsidP="00334447">
            <w:pPr>
              <w:pStyle w:val="TableBody"/>
              <w:keepNext/>
              <w:rPr>
                <w:u w:val="single"/>
              </w:rPr>
            </w:pPr>
            <w:r>
              <w:rPr>
                <w:u w:val="single"/>
              </w:rPr>
              <w:t>Parameter</w:t>
            </w:r>
          </w:p>
          <w:p w14:paraId="2B3F37F3" w14:textId="6E4B333A" w:rsidR="008E4864" w:rsidRDefault="008E4864" w:rsidP="008E4864">
            <w:pPr>
              <w:pStyle w:val="TableBody"/>
              <w:keepNext/>
            </w:pPr>
            <w:r w:rsidRPr="00AF4956">
              <w:rPr>
                <w:b/>
              </w:rPr>
              <w:t>&lt;</w:t>
            </w:r>
            <w:r w:rsidR="003B480E">
              <w:rPr>
                <w:b/>
              </w:rPr>
              <w:t>RAT</w:t>
            </w:r>
            <w:r w:rsidRPr="00AF4956">
              <w:rPr>
                <w:b/>
              </w:rPr>
              <w:t>&gt;</w:t>
            </w:r>
            <w:r w:rsidR="003B480E">
              <w:rPr>
                <w:b/>
              </w:rPr>
              <w:t xml:space="preserve">                  </w:t>
            </w:r>
            <w:r w:rsidRPr="00AF7AF2">
              <w:t>Radio Access Technology</w:t>
            </w:r>
          </w:p>
          <w:p w14:paraId="0840A731" w14:textId="1AE72F69" w:rsidR="00CE04FF" w:rsidRDefault="00CE04FF" w:rsidP="00334447">
            <w:pPr>
              <w:pStyle w:val="TableBody"/>
              <w:keepNext/>
            </w:pPr>
            <w:r>
              <w:rPr>
                <w:b/>
              </w:rPr>
              <w:t>&lt;bnd</w:t>
            </w:r>
            <w:r w:rsidR="00D51BF1">
              <w:rPr>
                <w:b/>
              </w:rPr>
              <w:t xml:space="preserve"> bitmap</w:t>
            </w:r>
            <w:r>
              <w:rPr>
                <w:b/>
              </w:rPr>
              <w:t>&gt;</w:t>
            </w:r>
            <w:r w:rsidR="003B480E">
              <w:rPr>
                <w:b/>
              </w:rPr>
              <w:t xml:space="preserve">      </w:t>
            </w:r>
            <w:r>
              <w:t>Band</w:t>
            </w:r>
            <w:r w:rsidR="00224769">
              <w:t xml:space="preserve"> bitmap</w:t>
            </w:r>
            <w:r>
              <w:t xml:space="preserve"> in hexadecimal</w:t>
            </w:r>
            <w:r>
              <w:rPr>
                <w:b/>
              </w:rPr>
              <w:t xml:space="preserve"> </w:t>
            </w:r>
            <w:r>
              <w:t>format without 0x prefix</w:t>
            </w:r>
          </w:p>
          <w:p w14:paraId="335AC50A" w14:textId="77777777" w:rsidR="00CE04FF" w:rsidRPr="00744632" w:rsidRDefault="00CE04FF" w:rsidP="00334447">
            <w:pPr>
              <w:pStyle w:val="TableBody"/>
              <w:rPr>
                <w:u w:val="single"/>
              </w:rPr>
            </w:pPr>
          </w:p>
        </w:tc>
      </w:tr>
      <w:tr w:rsidR="004042FA" w:rsidRPr="00744632" w14:paraId="7A80E549" w14:textId="77777777" w:rsidTr="004042FA">
        <w:trPr>
          <w:trHeight w:val="389"/>
        </w:trPr>
        <w:tc>
          <w:tcPr>
            <w:tcW w:w="2265" w:type="dxa"/>
          </w:tcPr>
          <w:p w14:paraId="15BFB3F5" w14:textId="77777777" w:rsidR="004042FA" w:rsidRPr="00C41274" w:rsidRDefault="004042FA" w:rsidP="001F0630">
            <w:pPr>
              <w:pStyle w:val="TableBody"/>
              <w:rPr>
                <w:i/>
              </w:rPr>
            </w:pPr>
            <w:r w:rsidRPr="00C41274">
              <w:rPr>
                <w:i/>
              </w:rPr>
              <w:t>Unsolicited Notification</w:t>
            </w:r>
          </w:p>
        </w:tc>
        <w:tc>
          <w:tcPr>
            <w:tcW w:w="6804" w:type="dxa"/>
          </w:tcPr>
          <w:p w14:paraId="7A53C386" w14:textId="5C82940C" w:rsidR="004042FA" w:rsidRPr="00744632" w:rsidRDefault="00431E75" w:rsidP="001F0630">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F0630">
            <w:pPr>
              <w:pStyle w:val="TableBody"/>
              <w:rPr>
                <w:i/>
              </w:rPr>
            </w:pPr>
            <w:r w:rsidRPr="0077536E">
              <w:rPr>
                <w:u w:val="single"/>
              </w:rPr>
              <w:t>Examples</w:t>
            </w:r>
          </w:p>
        </w:tc>
        <w:tc>
          <w:tcPr>
            <w:tcW w:w="6804" w:type="dxa"/>
          </w:tcPr>
          <w:p w14:paraId="0405BBAF" w14:textId="2EED296B" w:rsidR="00431E75" w:rsidRDefault="00431E75" w:rsidP="00431E75">
            <w:pPr>
              <w:pStyle w:val="TableBody"/>
              <w:rPr>
                <w:b/>
              </w:rPr>
            </w:pPr>
            <w:r>
              <w:rPr>
                <w:b/>
              </w:rPr>
              <w:t>AT+KBND</w:t>
            </w:r>
            <w:r w:rsidR="003F6002">
              <w:rPr>
                <w:b/>
              </w:rPr>
              <w:t>CFG</w:t>
            </w:r>
            <w:r>
              <w:rPr>
                <w:b/>
              </w:rPr>
              <w:t>=</w:t>
            </w:r>
            <w:r w:rsidR="000005CF">
              <w:rPr>
                <w:b/>
              </w:rPr>
              <w:t>0,</w:t>
            </w:r>
            <w:r w:rsidR="009E380C">
              <w:rPr>
                <w:b/>
              </w:rPr>
              <w:t>E</w:t>
            </w:r>
            <w:r>
              <w:rPr>
                <w:b/>
              </w:rPr>
              <w:t xml:space="preserve">      </w:t>
            </w:r>
            <w:r w:rsidRPr="00287172">
              <w:rPr>
                <w:lang w:eastAsia="zh-CN"/>
              </w:rPr>
              <w:t xml:space="preserve">// </w:t>
            </w:r>
            <w:r w:rsidR="009E380C">
              <w:rPr>
                <w:lang w:eastAsia="zh-CN"/>
              </w:rPr>
              <w:t xml:space="preserve">Set </w:t>
            </w:r>
            <w:r w:rsidRPr="00287172">
              <w:rPr>
                <w:lang w:eastAsia="zh-CN"/>
              </w:rPr>
              <w:t>LTE Band</w:t>
            </w:r>
            <w:r w:rsidR="009E380C">
              <w:rPr>
                <w:lang w:eastAsia="zh-CN"/>
              </w:rPr>
              <w:t>s</w:t>
            </w:r>
            <w:r w:rsidRPr="00287172">
              <w:rPr>
                <w:lang w:eastAsia="zh-CN"/>
              </w:rPr>
              <w:t xml:space="preserve"> </w:t>
            </w:r>
            <w:r w:rsidR="009E380C">
              <w:rPr>
                <w:lang w:eastAsia="zh-CN"/>
              </w:rPr>
              <w:t>1,2,</w:t>
            </w:r>
            <w:r w:rsidR="0074434F">
              <w:rPr>
                <w:lang w:eastAsia="zh-CN"/>
              </w:rPr>
              <w:t>3</w:t>
            </w:r>
            <w:r>
              <w:rPr>
                <w:lang w:eastAsia="zh-CN"/>
              </w:rPr>
              <w:t xml:space="preserve"> selected, no 0x prefix</w:t>
            </w:r>
            <w:r w:rsidR="009E380C">
              <w:rPr>
                <w:lang w:eastAsia="zh-CN"/>
              </w:rPr>
              <w:t xml:space="preserve"> for CAT-M1</w:t>
            </w:r>
          </w:p>
          <w:p w14:paraId="6AFDCA24" w14:textId="2FDC5658" w:rsidR="00431E75" w:rsidRDefault="003F6002" w:rsidP="00431E75">
            <w:pPr>
              <w:pStyle w:val="TableBody"/>
              <w:rPr>
                <w:b/>
              </w:rPr>
            </w:pPr>
            <w:r>
              <w:rPr>
                <w:b/>
              </w:rPr>
              <w:t>+K</w:t>
            </w:r>
            <w:r w:rsidR="00431E75">
              <w:rPr>
                <w:b/>
              </w:rPr>
              <w:t>BND</w:t>
            </w:r>
            <w:r>
              <w:rPr>
                <w:b/>
              </w:rPr>
              <w:t>CFG</w:t>
            </w:r>
            <w:r w:rsidR="00431E75">
              <w:rPr>
                <w:b/>
              </w:rPr>
              <w:t xml:space="preserve">: </w:t>
            </w:r>
            <w:r w:rsidR="00F413FC">
              <w:rPr>
                <w:b/>
              </w:rPr>
              <w:t>0,</w:t>
            </w:r>
            <w:r w:rsidR="009E380C" w:rsidRPr="009E380C">
              <w:rPr>
                <w:b/>
                <w:lang w:eastAsia="zh-CN"/>
              </w:rPr>
              <w:t>000000000000</w:t>
            </w:r>
            <w:r w:rsidR="009E380C" w:rsidRPr="009E380C">
              <w:rPr>
                <w:b/>
                <w:color w:val="auto"/>
                <w:lang w:eastAsia="zh-CN"/>
              </w:rPr>
              <w:t>0000000</w:t>
            </w:r>
            <w:ins w:id="21" w:author="Jean-Michel Chauvet" w:date="2018-02-12T15:33:00Z">
              <w:r w:rsidR="003462D1">
                <w:rPr>
                  <w:b/>
                  <w:color w:val="auto"/>
                  <w:lang w:eastAsia="zh-CN"/>
                </w:rPr>
                <w:t>E</w:t>
              </w:r>
            </w:ins>
            <w:del w:id="22" w:author="Jean-Michel Chauvet" w:date="2018-02-12T15:33:00Z">
              <w:r w:rsidR="007E58D5" w:rsidDel="003462D1">
                <w:rPr>
                  <w:b/>
                  <w:color w:val="auto"/>
                  <w:lang w:eastAsia="zh-CN"/>
                </w:rPr>
                <w:delText>7</w:delText>
              </w:r>
            </w:del>
          </w:p>
          <w:p w14:paraId="2540AF4E" w14:textId="77777777" w:rsidR="00431E75" w:rsidRDefault="00431E75" w:rsidP="00431E75">
            <w:pPr>
              <w:pStyle w:val="TableBody"/>
              <w:rPr>
                <w:b/>
              </w:rPr>
            </w:pPr>
            <w:r>
              <w:rPr>
                <w:b/>
              </w:rPr>
              <w:t>OK</w:t>
            </w:r>
          </w:p>
          <w:p w14:paraId="3D92104A" w14:textId="7DD92799" w:rsidR="00431E75" w:rsidRDefault="00431E75" w:rsidP="00431E75">
            <w:pPr>
              <w:pStyle w:val="TableBody"/>
              <w:rPr>
                <w:b/>
              </w:rPr>
            </w:pPr>
          </w:p>
          <w:p w14:paraId="79A339FC" w14:textId="0A80EF7F" w:rsidR="009E380C" w:rsidRDefault="003F6002" w:rsidP="00E62EEB">
            <w:pPr>
              <w:pStyle w:val="TableBody"/>
              <w:rPr>
                <w:b/>
              </w:rPr>
            </w:pPr>
            <w:r>
              <w:rPr>
                <w:b/>
              </w:rPr>
              <w:t>AT+KB</w:t>
            </w:r>
            <w:r w:rsidR="00E62EEB">
              <w:rPr>
                <w:b/>
              </w:rPr>
              <w:t>ND</w:t>
            </w:r>
            <w:r>
              <w:rPr>
                <w:b/>
              </w:rPr>
              <w:t>CFG</w:t>
            </w:r>
            <w:r w:rsidR="00E62EEB">
              <w:rPr>
                <w:b/>
              </w:rPr>
              <w:t xml:space="preserve">?   </w:t>
            </w:r>
            <w:r w:rsidR="00E62EEB" w:rsidRPr="00287172">
              <w:rPr>
                <w:lang w:eastAsia="zh-CN"/>
              </w:rPr>
              <w:t xml:space="preserve">// </w:t>
            </w:r>
            <w:r w:rsidR="00E62EEB">
              <w:rPr>
                <w:lang w:eastAsia="zh-CN"/>
              </w:rPr>
              <w:t xml:space="preserve">Get </w:t>
            </w:r>
            <w:r w:rsidR="009E380C">
              <w:rPr>
                <w:lang w:eastAsia="zh-CN"/>
              </w:rPr>
              <w:t>configured</w:t>
            </w:r>
            <w:r w:rsidR="00E62EEB">
              <w:rPr>
                <w:lang w:eastAsia="zh-CN"/>
              </w:rPr>
              <w:t xml:space="preserve"> network b</w:t>
            </w:r>
            <w:r w:rsidR="00E62EEB" w:rsidRPr="00287172">
              <w:rPr>
                <w:lang w:eastAsia="zh-CN"/>
              </w:rPr>
              <w:t>and</w:t>
            </w:r>
            <w:r w:rsidR="009E380C">
              <w:rPr>
                <w:lang w:eastAsia="zh-CN"/>
              </w:rPr>
              <w:t>s</w:t>
            </w:r>
            <w:r w:rsidR="00E62EEB">
              <w:rPr>
                <w:lang w:eastAsia="zh-CN"/>
              </w:rPr>
              <w:t xml:space="preserve">: </w:t>
            </w:r>
            <w:r w:rsidR="009E380C">
              <w:rPr>
                <w:lang w:eastAsia="zh-CN"/>
              </w:rPr>
              <w:t xml:space="preserve">LTE </w:t>
            </w:r>
            <w:r w:rsidR="00E62EEB">
              <w:rPr>
                <w:lang w:eastAsia="zh-CN"/>
              </w:rPr>
              <w:t xml:space="preserve">bands </w:t>
            </w:r>
            <w:r w:rsidR="009E380C">
              <w:rPr>
                <w:lang w:eastAsia="zh-CN"/>
              </w:rPr>
              <w:t>1,2,</w:t>
            </w:r>
            <w:r w:rsidR="00E62EEB">
              <w:rPr>
                <w:lang w:eastAsia="zh-CN"/>
              </w:rPr>
              <w:t>3</w:t>
            </w:r>
            <w:r w:rsidR="009E380C">
              <w:rPr>
                <w:b/>
              </w:rPr>
              <w:t xml:space="preserve"> </w:t>
            </w:r>
            <w:r w:rsidR="009E380C" w:rsidRPr="009E380C">
              <w:t>for CAT-M1</w:t>
            </w:r>
            <w:r w:rsidR="009E380C">
              <w:rPr>
                <w:b/>
              </w:rPr>
              <w:t xml:space="preserve"> </w:t>
            </w:r>
          </w:p>
          <w:p w14:paraId="248DF8A4" w14:textId="745AC2A1" w:rsidR="00E62EEB" w:rsidRDefault="00E62EEB" w:rsidP="00E62EEB">
            <w:pPr>
              <w:pStyle w:val="TableBody"/>
              <w:rPr>
                <w:b/>
              </w:rPr>
            </w:pPr>
            <w:r>
              <w:rPr>
                <w:b/>
              </w:rPr>
              <w:t>+KBND</w:t>
            </w:r>
            <w:r w:rsidR="003F6002">
              <w:rPr>
                <w:b/>
              </w:rPr>
              <w:t>CFG</w:t>
            </w:r>
            <w:r>
              <w:rPr>
                <w:b/>
              </w:rPr>
              <w:t xml:space="preserve">: </w:t>
            </w:r>
            <w:r w:rsidR="009E380C">
              <w:rPr>
                <w:b/>
              </w:rPr>
              <w:t>0,</w:t>
            </w:r>
            <w:r w:rsidR="009E380C" w:rsidRPr="009E380C">
              <w:rPr>
                <w:b/>
                <w:lang w:eastAsia="zh-CN"/>
              </w:rPr>
              <w:t>000000000000</w:t>
            </w:r>
            <w:r w:rsidR="009E380C" w:rsidRPr="009E380C">
              <w:rPr>
                <w:b/>
                <w:color w:val="auto"/>
                <w:lang w:eastAsia="zh-CN"/>
              </w:rPr>
              <w:t>0000000</w:t>
            </w:r>
            <w:ins w:id="23" w:author="Jean-Michel Chauvet" w:date="2018-02-12T15:33:00Z">
              <w:r w:rsidR="003462D1">
                <w:rPr>
                  <w:b/>
                  <w:color w:val="auto"/>
                  <w:lang w:eastAsia="zh-CN"/>
                </w:rPr>
                <w:t>E</w:t>
              </w:r>
            </w:ins>
            <w:bookmarkStart w:id="24" w:name="_GoBack"/>
            <w:bookmarkEnd w:id="24"/>
            <w:del w:id="25" w:author="Jean-Michel Chauvet" w:date="2018-02-12T15:33:00Z">
              <w:r w:rsidR="0070797A" w:rsidDel="003462D1">
                <w:rPr>
                  <w:b/>
                  <w:color w:val="auto"/>
                  <w:lang w:eastAsia="zh-CN"/>
                </w:rPr>
                <w:delText>7</w:delText>
              </w:r>
            </w:del>
          </w:p>
          <w:p w14:paraId="75887A06" w14:textId="77777777" w:rsidR="00E62EEB" w:rsidRDefault="00E62EEB" w:rsidP="00E62EEB">
            <w:pPr>
              <w:pStyle w:val="TableBody"/>
              <w:rPr>
                <w:b/>
              </w:rPr>
            </w:pPr>
            <w:r>
              <w:rPr>
                <w:b/>
              </w:rPr>
              <w:t>OK</w:t>
            </w:r>
          </w:p>
          <w:p w14:paraId="0ED12214" w14:textId="77777777" w:rsidR="00E62EEB" w:rsidRDefault="00E62EEB" w:rsidP="00431E75">
            <w:pPr>
              <w:pStyle w:val="TableBody"/>
              <w:rPr>
                <w:b/>
              </w:rPr>
            </w:pPr>
          </w:p>
          <w:p w14:paraId="7612C6CF" w14:textId="54AAD86A" w:rsidR="00E62EEB" w:rsidRDefault="003F6002" w:rsidP="00E62EEB">
            <w:pPr>
              <w:pStyle w:val="TableBody"/>
              <w:rPr>
                <w:b/>
              </w:rPr>
            </w:pPr>
            <w:r>
              <w:rPr>
                <w:b/>
              </w:rPr>
              <w:t>AT+K</w:t>
            </w:r>
            <w:r w:rsidR="00E62EEB">
              <w:rPr>
                <w:b/>
              </w:rPr>
              <w:t>BND</w:t>
            </w:r>
            <w:r>
              <w:rPr>
                <w:b/>
              </w:rPr>
              <w:t>CFG</w:t>
            </w:r>
            <w:r w:rsidR="00F413FC">
              <w:rPr>
                <w:b/>
              </w:rPr>
              <w:t>=</w:t>
            </w:r>
            <w:r w:rsidR="00E62EEB">
              <w:rPr>
                <w:b/>
              </w:rPr>
              <w:t xml:space="preserve">?    </w:t>
            </w:r>
            <w:r w:rsidR="00E62EEB" w:rsidRPr="00287172">
              <w:rPr>
                <w:lang w:eastAsia="zh-CN"/>
              </w:rPr>
              <w:t xml:space="preserve">// </w:t>
            </w:r>
            <w:r w:rsidR="00E62EEB">
              <w:rPr>
                <w:lang w:eastAsia="zh-CN"/>
              </w:rPr>
              <w:t xml:space="preserve">Get </w:t>
            </w:r>
            <w:r w:rsidR="00F413FC">
              <w:rPr>
                <w:lang w:eastAsia="zh-CN"/>
              </w:rPr>
              <w:t>supported</w:t>
            </w:r>
            <w:r w:rsidR="00E62EEB">
              <w:rPr>
                <w:lang w:eastAsia="zh-CN"/>
              </w:rPr>
              <w:t xml:space="preserve"> network b</w:t>
            </w:r>
            <w:r w:rsidR="00E62EEB" w:rsidRPr="00287172">
              <w:rPr>
                <w:lang w:eastAsia="zh-CN"/>
              </w:rPr>
              <w:t>and</w:t>
            </w:r>
            <w:r w:rsidR="00F413FC">
              <w:rPr>
                <w:lang w:eastAsia="zh-CN"/>
              </w:rPr>
              <w:t>s</w:t>
            </w:r>
            <w:r w:rsidR="00E62EEB" w:rsidRPr="00287172">
              <w:rPr>
                <w:lang w:eastAsia="zh-CN"/>
              </w:rPr>
              <w:t xml:space="preserve"> </w:t>
            </w:r>
            <w:r w:rsidR="00E62EEB">
              <w:rPr>
                <w:lang w:eastAsia="zh-CN"/>
              </w:rPr>
              <w:t xml:space="preserve">: bands </w:t>
            </w:r>
            <w:r w:rsidR="003171FD">
              <w:rPr>
                <w:lang w:eastAsia="zh-CN"/>
              </w:rPr>
              <w:t>1,2,3,</w:t>
            </w:r>
            <w:r w:rsidR="00E62EEB">
              <w:rPr>
                <w:lang w:eastAsia="zh-CN"/>
              </w:rPr>
              <w:t>4</w:t>
            </w:r>
            <w:r w:rsidR="003171FD">
              <w:rPr>
                <w:lang w:eastAsia="zh-CN"/>
              </w:rPr>
              <w:t xml:space="preserve">,5,8,12,13,18, </w:t>
            </w:r>
          </w:p>
          <w:p w14:paraId="4961D714" w14:textId="07105566" w:rsidR="00E62EEB" w:rsidRPr="00F413FC" w:rsidRDefault="00E62EEB" w:rsidP="00E62EEB">
            <w:pPr>
              <w:pStyle w:val="TableBody"/>
              <w:rPr>
                <w:b/>
              </w:rPr>
            </w:pPr>
            <w:r>
              <w:rPr>
                <w:b/>
              </w:rPr>
              <w:t>+KBND</w:t>
            </w:r>
            <w:r w:rsidR="003F6002">
              <w:rPr>
                <w:b/>
              </w:rPr>
              <w:t>CFG</w:t>
            </w:r>
            <w:r>
              <w:rPr>
                <w:b/>
              </w:rPr>
              <w:t xml:space="preserve">: </w:t>
            </w:r>
            <w:r w:rsidR="00F413FC" w:rsidRPr="00F413FC">
              <w:rPr>
                <w:b/>
                <w:lang w:eastAsia="zh-CN"/>
              </w:rPr>
              <w:t>0,</w:t>
            </w:r>
            <w:r w:rsidR="007E58D5" w:rsidRPr="007E58D5">
              <w:rPr>
                <w:b/>
                <w:lang w:eastAsia="zh-CN"/>
              </w:rPr>
              <w:t>2000000000A0E189F</w:t>
            </w:r>
            <w:r w:rsidR="003171FD">
              <w:rPr>
                <w:b/>
                <w:lang w:eastAsia="zh-CN"/>
              </w:rPr>
              <w:t xml:space="preserve">     </w:t>
            </w:r>
            <w:r w:rsidR="003171FD" w:rsidRPr="003171FD">
              <w:rPr>
                <w:lang w:eastAsia="zh-CN"/>
              </w:rPr>
              <w:t>and bands</w:t>
            </w:r>
            <w:r w:rsidR="003171FD">
              <w:rPr>
                <w:b/>
                <w:lang w:eastAsia="zh-CN"/>
              </w:rPr>
              <w:t xml:space="preserve"> </w:t>
            </w:r>
            <w:r w:rsidR="003171FD">
              <w:rPr>
                <w:lang w:eastAsia="zh-CN"/>
              </w:rPr>
              <w:t>19,20,26,28,66 for CAT-M1</w:t>
            </w:r>
          </w:p>
          <w:p w14:paraId="4984F90D" w14:textId="77777777" w:rsidR="00E62EEB" w:rsidRDefault="00E62EEB" w:rsidP="00E62EEB">
            <w:pPr>
              <w:pStyle w:val="TableBody"/>
              <w:rPr>
                <w:b/>
              </w:rPr>
            </w:pPr>
            <w:r>
              <w:rPr>
                <w:b/>
              </w:rPr>
              <w:t>OK</w:t>
            </w:r>
          </w:p>
          <w:p w14:paraId="60767FAF" w14:textId="75DB2A76" w:rsidR="00E62EEB" w:rsidRDefault="00E62EEB" w:rsidP="00431E75">
            <w:pPr>
              <w:pStyle w:val="TableBody"/>
              <w:rPr>
                <w:b/>
              </w:rPr>
            </w:pPr>
          </w:p>
          <w:p w14:paraId="7206ECFE" w14:textId="09E1C6BD" w:rsidR="00AF73F5" w:rsidRPr="00AF73F5" w:rsidRDefault="003F6002" w:rsidP="00431E75">
            <w:pPr>
              <w:pStyle w:val="TableBody"/>
              <w:rPr>
                <w:lang w:eastAsia="zh-CN"/>
              </w:rPr>
            </w:pPr>
            <w:r>
              <w:rPr>
                <w:b/>
              </w:rPr>
              <w:t>AT+K</w:t>
            </w:r>
            <w:r w:rsidR="00AF73F5">
              <w:rPr>
                <w:b/>
              </w:rPr>
              <w:t>BND</w:t>
            </w:r>
            <w:r>
              <w:rPr>
                <w:b/>
              </w:rPr>
              <w:t>CFG</w:t>
            </w:r>
            <w:r w:rsidR="00AF73F5">
              <w:rPr>
                <w:b/>
              </w:rPr>
              <w:t>=0</w:t>
            </w:r>
            <w:r w:rsidR="000005CF">
              <w:rPr>
                <w:b/>
              </w:rPr>
              <w:t>,0</w:t>
            </w:r>
            <w:r w:rsidR="00AF73F5">
              <w:rPr>
                <w:b/>
              </w:rPr>
              <w:t xml:space="preserve">       // </w:t>
            </w:r>
            <w:r w:rsidR="00AF73F5"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F0630">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F0630">
            <w:pPr>
              <w:pStyle w:val="TableBody"/>
              <w:rPr>
                <w:szCs w:val="18"/>
              </w:rPr>
            </w:pPr>
            <w:r w:rsidRPr="00C41274">
              <w:rPr>
                <w:szCs w:val="18"/>
                <w:u w:val="single"/>
              </w:rPr>
              <w:t>Reference</w:t>
            </w:r>
          </w:p>
          <w:p w14:paraId="4648FDA3" w14:textId="77777777" w:rsidR="004042FA" w:rsidRPr="00C41274" w:rsidRDefault="004042FA" w:rsidP="001F0630">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F0630">
            <w:pPr>
              <w:pStyle w:val="TableBody"/>
              <w:rPr>
                <w:szCs w:val="18"/>
                <w:lang w:eastAsia="zh-CN"/>
              </w:rPr>
            </w:pPr>
            <w:r w:rsidRPr="00C41274">
              <w:rPr>
                <w:szCs w:val="18"/>
                <w:u w:val="single"/>
              </w:rPr>
              <w:t>Notes</w:t>
            </w:r>
          </w:p>
          <w:p w14:paraId="7FF0DAC7" w14:textId="793E36CB" w:rsidR="00CE3D6F" w:rsidRDefault="00431E75" w:rsidP="00A5387D">
            <w:pPr>
              <w:pStyle w:val="TableBody"/>
              <w:numPr>
                <w:ilvl w:val="0"/>
                <w:numId w:val="13"/>
              </w:numPr>
            </w:pPr>
            <w:r>
              <w:t xml:space="preserve">This command </w:t>
            </w:r>
            <w:r w:rsidR="003F6002">
              <w:t>AT+K</w:t>
            </w:r>
            <w:r w:rsidR="00AF73F5">
              <w:t>BND</w:t>
            </w:r>
            <w:r w:rsidR="003F6002">
              <w:t>CFG</w:t>
            </w:r>
            <w:r w:rsidR="00AF73F5">
              <w:t>=</w:t>
            </w:r>
            <w:r w:rsidR="00295901">
              <w:t>&lt;</w:t>
            </w:r>
            <w:r w:rsidR="006A4209">
              <w:t>RAT</w:t>
            </w:r>
            <w:r w:rsidR="00295901">
              <w:t>&gt;</w:t>
            </w:r>
            <w:r w:rsidR="004A66D3">
              <w:t>,</w:t>
            </w:r>
            <w:r w:rsidR="00AF73F5">
              <w:t>&lt;bnd</w:t>
            </w:r>
            <w:r w:rsidR="00224769">
              <w:t xml:space="preserve"> bitmap</w:t>
            </w:r>
            <w:r w:rsidR="00AF73F5">
              <w:t xml:space="preserve">&gt; </w:t>
            </w:r>
            <w:r>
              <w:t xml:space="preserve">sets the </w:t>
            </w:r>
            <w:r w:rsidR="00282CFF">
              <w:t xml:space="preserve">configured </w:t>
            </w:r>
            <w:r>
              <w:t xml:space="preserve">LTE band(s) </w:t>
            </w:r>
            <w:r w:rsidR="004B3911">
              <w:t>on which the module can operate</w:t>
            </w:r>
            <w:r w:rsidR="00CE3D6F">
              <w:t>.</w:t>
            </w:r>
          </w:p>
          <w:p w14:paraId="2B3698BA" w14:textId="3F71A7BB" w:rsidR="00F563F5" w:rsidRDefault="00F563F5" w:rsidP="00A5387D">
            <w:pPr>
              <w:pStyle w:val="TableBody"/>
              <w:numPr>
                <w:ilvl w:val="0"/>
                <w:numId w:val="13"/>
              </w:numPr>
            </w:pPr>
            <w:r>
              <w:t xml:space="preserve">To read the </w:t>
            </w:r>
            <w:r w:rsidR="003C7871">
              <w:t>configured</w:t>
            </w:r>
            <w:r>
              <w:t xml:space="preserve"> band(s), use </w:t>
            </w:r>
            <w:r w:rsidR="003F6002">
              <w:t>AT+K</w:t>
            </w:r>
            <w:r>
              <w:t>BND</w:t>
            </w:r>
            <w:r w:rsidR="003F6002">
              <w:t>CFG</w:t>
            </w:r>
            <w:r>
              <w:t xml:space="preserve"> </w:t>
            </w:r>
            <w:r w:rsidR="003C7871">
              <w:t>R</w:t>
            </w:r>
            <w:r>
              <w:t>ead Command</w:t>
            </w:r>
          </w:p>
          <w:p w14:paraId="6BE90094" w14:textId="1A0ED006" w:rsidR="007E3712" w:rsidRDefault="007E3712" w:rsidP="007E3712">
            <w:pPr>
              <w:pStyle w:val="TableBody"/>
              <w:numPr>
                <w:ilvl w:val="0"/>
                <w:numId w:val="13"/>
              </w:numPr>
            </w:pPr>
            <w:r>
              <w:t xml:space="preserve">To read the supported band(s), use AT+KBNDCFG </w:t>
            </w:r>
            <w:r w:rsidR="003C7871">
              <w:t>T</w:t>
            </w:r>
            <w:r>
              <w:t>est Command.</w:t>
            </w:r>
          </w:p>
          <w:p w14:paraId="7CFFDEF7" w14:textId="4B30A6A6" w:rsidR="00701D9E" w:rsidRDefault="00701D9E" w:rsidP="00A5387D">
            <w:pPr>
              <w:pStyle w:val="TableBody"/>
              <w:numPr>
                <w:ilvl w:val="0"/>
                <w:numId w:val="13"/>
              </w:numPr>
            </w:pPr>
            <w:r>
              <w:t>&lt;bnd</w:t>
            </w:r>
            <w:r w:rsidR="00D51BF1">
              <w:t xml:space="preserve"> bitmap</w:t>
            </w:r>
            <w:r>
              <w:t>&gt; is Band bitmap field and is the logical representation of    1&lt;&lt;( BandNumber -1)</w:t>
            </w:r>
          </w:p>
          <w:p w14:paraId="5605F49C" w14:textId="7072BE6A" w:rsidR="00431E75" w:rsidRDefault="00431E75" w:rsidP="00A5387D">
            <w:pPr>
              <w:pStyle w:val="TableBody"/>
              <w:numPr>
                <w:ilvl w:val="0"/>
                <w:numId w:val="13"/>
              </w:numPr>
            </w:pPr>
            <w:r>
              <w:t>The prefix 0x has</w:t>
            </w:r>
            <w:r w:rsidR="00AF73F5">
              <w:t xml:space="preserve"> </w:t>
            </w:r>
            <w:r>
              <w:t xml:space="preserve">to be removed from the </w:t>
            </w:r>
            <w:r w:rsidR="00F563F5">
              <w:t xml:space="preserve">bitmap </w:t>
            </w:r>
            <w:r>
              <w:t xml:space="preserve">value to set in the command (see example). </w:t>
            </w:r>
          </w:p>
          <w:p w14:paraId="230E1272" w14:textId="2E895912" w:rsidR="00C65149" w:rsidRDefault="00224769" w:rsidP="00C65149">
            <w:pPr>
              <w:pStyle w:val="TableBulleted"/>
              <w:numPr>
                <w:ilvl w:val="0"/>
                <w:numId w:val="13"/>
              </w:numPr>
            </w:pPr>
            <w:r>
              <w:t xml:space="preserve">RAT </w:t>
            </w:r>
            <w:r w:rsidR="00C65149">
              <w:t>value 0 for CAT-M1 is the only RAT available for this release.</w:t>
            </w:r>
          </w:p>
          <w:p w14:paraId="78947F03" w14:textId="7E926D3F" w:rsidR="00A5387D" w:rsidRDefault="00224769" w:rsidP="00A5387D">
            <w:pPr>
              <w:pStyle w:val="TableBulleted"/>
              <w:numPr>
                <w:ilvl w:val="0"/>
                <w:numId w:val="13"/>
              </w:numPr>
            </w:pPr>
            <w:r>
              <w:t xml:space="preserve">RAT </w:t>
            </w:r>
            <w:r w:rsidR="00A5387D">
              <w:t xml:space="preserve">value 1 for NB1 will be used in future </w:t>
            </w:r>
            <w:r w:rsidR="003C7871">
              <w:t>release</w:t>
            </w:r>
          </w:p>
          <w:p w14:paraId="271CFD71" w14:textId="0503D8F7" w:rsidR="00A5387D" w:rsidRDefault="00224769" w:rsidP="00A5387D">
            <w:pPr>
              <w:pStyle w:val="TableBulleted"/>
              <w:numPr>
                <w:ilvl w:val="0"/>
                <w:numId w:val="13"/>
              </w:numPr>
            </w:pPr>
            <w:r>
              <w:t xml:space="preserve">RAT </w:t>
            </w:r>
            <w:r w:rsidR="00A5387D">
              <w:t xml:space="preserve">value 2 for GSM will be used </w:t>
            </w:r>
            <w:r w:rsidR="00D25076">
              <w:t>only for HL7802 Airprime.</w:t>
            </w:r>
          </w:p>
          <w:p w14:paraId="7BDB88C9" w14:textId="14F8C7FD" w:rsidR="004042FA" w:rsidRDefault="00431E75" w:rsidP="00A5387D">
            <w:pPr>
              <w:pStyle w:val="TableBulleted"/>
              <w:numPr>
                <w:ilvl w:val="0"/>
                <w:numId w:val="13"/>
              </w:numPr>
            </w:pPr>
            <w:r>
              <w:t>This command cannot be used without a SIM.</w:t>
            </w:r>
          </w:p>
          <w:p w14:paraId="1A26B7E8" w14:textId="7D990691" w:rsidR="00CC1C1C" w:rsidRPr="00316EB9" w:rsidRDefault="006A4209" w:rsidP="00A5387D">
            <w:pPr>
              <w:pStyle w:val="TableBulleted"/>
              <w:numPr>
                <w:ilvl w:val="0"/>
                <w:numId w:val="13"/>
              </w:numPr>
            </w:pPr>
            <w:r>
              <w:t xml:space="preserve">Only bands returned by +KBNDCFG Test Command (supported bands) can be configured </w:t>
            </w:r>
            <w:r w:rsidR="00B83059">
              <w:rPr>
                <w:rStyle w:val="CommentReference"/>
                <w:rFonts w:ascii="Verdana" w:eastAsia="Times New Roman" w:hAnsi="Verdana" w:cs="Times New Roman"/>
                <w:lang w:eastAsia="en-US"/>
              </w:rPr>
              <w:commentReference w:id="26"/>
            </w:r>
          </w:p>
        </w:tc>
      </w:tr>
      <w:bookmarkEnd w:id="18"/>
    </w:tbl>
    <w:p w14:paraId="622EF578" w14:textId="77777777" w:rsidR="004042FA" w:rsidRDefault="004042FA" w:rsidP="008467AF">
      <w:pPr>
        <w:rPr>
          <w:lang w:eastAsia="zh-CN"/>
        </w:rPr>
      </w:pPr>
    </w:p>
    <w:p w14:paraId="33EB53E3" w14:textId="77777777" w:rsidR="00192F9C" w:rsidRDefault="00192F9C">
      <w:pPr>
        <w:rPr>
          <w:rFonts w:ascii="Arial" w:eastAsia="SimSun" w:hAnsi="Arial" w:cs="Lucida Sans Unicode"/>
          <w:b/>
          <w:sz w:val="44"/>
          <w:szCs w:val="48"/>
          <w:lang w:eastAsia="zh-CN"/>
        </w:rPr>
      </w:pPr>
      <w:bookmarkStart w:id="27" w:name="_Toc345081237"/>
      <w:r>
        <w:br w:type="page"/>
      </w:r>
    </w:p>
    <w:p w14:paraId="51B66FDB" w14:textId="1B9B67D7" w:rsidR="00220046" w:rsidRDefault="00220046" w:rsidP="00220046">
      <w:pPr>
        <w:pStyle w:val="Heading1"/>
      </w:pPr>
      <w:bookmarkStart w:id="28" w:name="_Toc503876757"/>
      <w:r>
        <w:lastRenderedPageBreak/>
        <w:t>Development notes</w:t>
      </w:r>
      <w:bookmarkEnd w:id="28"/>
    </w:p>
    <w:p w14:paraId="7BD29AC9" w14:textId="693061A7" w:rsidR="005B6470" w:rsidRDefault="00220046" w:rsidP="00220046">
      <w:pPr>
        <w:pStyle w:val="Heading2"/>
      </w:pPr>
      <w:bookmarkStart w:id="29" w:name="_Toc503876758"/>
      <w:bookmarkEnd w:id="9"/>
      <w:bookmarkEnd w:id="10"/>
      <w:bookmarkEnd w:id="11"/>
      <w:bookmarkEnd w:id="12"/>
      <w:bookmarkEnd w:id="13"/>
      <w:bookmarkEnd w:id="27"/>
      <w:r>
        <w:t>References</w:t>
      </w:r>
      <w:bookmarkEnd w:id="29"/>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30" w:name="_Toc503876759"/>
      <w:r>
        <w:t>Applicability</w:t>
      </w:r>
      <w:bookmarkEnd w:id="30"/>
    </w:p>
    <w:p w14:paraId="2811F824" w14:textId="21A23090" w:rsidR="009B79D1" w:rsidRDefault="009B79D1" w:rsidP="009B79D1">
      <w:pPr>
        <w:jc w:val="both"/>
      </w:pPr>
      <w:r>
        <w:t>The band(s) in +KB</w:t>
      </w:r>
      <w:r w:rsidR="007B3485">
        <w:t xml:space="preserve">NDCFG </w:t>
      </w:r>
      <w:r>
        <w:t>are available depending on supported network bands by AirPrime  HL7800.</w:t>
      </w:r>
    </w:p>
    <w:p w14:paraId="146DD677" w14:textId="0C901020" w:rsidR="00F845DF" w:rsidRDefault="001811C4" w:rsidP="00F845DF">
      <w:pPr>
        <w:jc w:val="both"/>
      </w:pPr>
      <w:r w:rsidRPr="001811C4">
        <w:t xml:space="preserve">This command sets the </w:t>
      </w:r>
      <w:r w:rsidR="00295901">
        <w:t>configured</w:t>
      </w:r>
      <w:r w:rsidR="009B79D1">
        <w:t xml:space="preserve"> LTE band(s) that the module could</w:t>
      </w:r>
      <w:r w:rsidRPr="001811C4">
        <w:t xml:space="preserve"> us</w:t>
      </w:r>
      <w:r w:rsidR="009B79D1">
        <w:t>e</w:t>
      </w:r>
      <w:r w:rsidR="00F845DF">
        <w:t xml:space="preserve"> with AT+KBNDCFG Execute Command.</w:t>
      </w:r>
    </w:p>
    <w:p w14:paraId="429A3899" w14:textId="77777777" w:rsidR="00A363E7" w:rsidRDefault="00A363E7" w:rsidP="00A363E7">
      <w:pPr>
        <w:jc w:val="both"/>
      </w:pPr>
      <w:r>
        <w:t xml:space="preserve">All configured band(s) are saved in MDOP file. </w:t>
      </w:r>
    </w:p>
    <w:p w14:paraId="582BD247" w14:textId="454EE67B" w:rsidR="007B3485" w:rsidRDefault="007B3485" w:rsidP="007B3485">
      <w:pPr>
        <w:jc w:val="both"/>
      </w:pPr>
      <w:r>
        <w:t>In this release, CAT-M1 is the only technology used and it isn’t saved in MDOP file.</w:t>
      </w:r>
    </w:p>
    <w:p w14:paraId="55BE2BE6" w14:textId="4DF1A5CA" w:rsidR="00BA04BD" w:rsidRPr="00220046" w:rsidRDefault="00BA04BD" w:rsidP="00BA04BD">
      <w:pPr>
        <w:jc w:val="both"/>
      </w:pPr>
      <w:r>
        <w:t>In future release, all configured band</w:t>
      </w:r>
      <w:r w:rsidR="000C7C0B">
        <w:t>(</w:t>
      </w:r>
      <w:r>
        <w:t>s</w:t>
      </w:r>
      <w:r w:rsidR="000C7C0B">
        <w:t>)</w:t>
      </w:r>
      <w:r>
        <w:t xml:space="preserve"> will be saved according to RAT technology in MDOP file.</w:t>
      </w:r>
    </w:p>
    <w:p w14:paraId="7BA6E933" w14:textId="2701ACDE" w:rsidR="00BA04BD" w:rsidRDefault="00BA04BD" w:rsidP="00BA04BD">
      <w:pPr>
        <w:jc w:val="both"/>
      </w:pPr>
      <w:r>
        <w:t>To read the configured band</w:t>
      </w:r>
      <w:r w:rsidR="000C7C0B">
        <w:t>(</w:t>
      </w:r>
      <w:r>
        <w:t>s</w:t>
      </w:r>
      <w:r w:rsidR="000C7C0B">
        <w:t>)</w:t>
      </w:r>
      <w:r>
        <w:t>, use AT+KBND</w:t>
      </w:r>
      <w:r w:rsidR="007B3485">
        <w:t>CFG</w:t>
      </w:r>
      <w:r w:rsidR="00F845DF">
        <w:t xml:space="preserve"> R</w:t>
      </w:r>
      <w:r>
        <w:t xml:space="preserve">ead </w:t>
      </w:r>
      <w:r w:rsidR="00F845DF">
        <w:t>C</w:t>
      </w:r>
      <w:r>
        <w:t>ommand.</w:t>
      </w:r>
    </w:p>
    <w:p w14:paraId="2C376271" w14:textId="1C2488F4" w:rsidR="009B79D1" w:rsidRDefault="009B79D1" w:rsidP="009B79D1">
      <w:pPr>
        <w:jc w:val="both"/>
      </w:pPr>
      <w:r>
        <w:t xml:space="preserve">The supported bands are saved in bandbpsup file in CONFIGFS. It is a read only file. </w:t>
      </w:r>
    </w:p>
    <w:p w14:paraId="63C85FBE" w14:textId="0C868951" w:rsidR="009B79D1" w:rsidRDefault="009B79D1" w:rsidP="009B79D1">
      <w:pPr>
        <w:jc w:val="both"/>
      </w:pPr>
      <w:r>
        <w:t>To read them use AT+KBNDCFG</w:t>
      </w:r>
      <w:r w:rsidR="00F845DF">
        <w:t xml:space="preserve"> T</w:t>
      </w:r>
      <w:r>
        <w:t>est Command.</w:t>
      </w:r>
    </w:p>
    <w:p w14:paraId="2A1B66FE" w14:textId="77777777" w:rsidR="009B79D1" w:rsidRDefault="009B79D1" w:rsidP="00220046">
      <w:pPr>
        <w:jc w:val="both"/>
      </w:pP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31" w:name="_Toc503876760"/>
      <w:r>
        <w:t>Other</w:t>
      </w:r>
      <w:bookmarkEnd w:id="31"/>
    </w:p>
    <w:p w14:paraId="684CCD67" w14:textId="77777777" w:rsidR="00295901" w:rsidRDefault="00295901" w:rsidP="00295901">
      <w:pPr>
        <w:jc w:val="both"/>
        <w:rPr>
          <w:lang w:eastAsia="zh-CN"/>
        </w:rPr>
      </w:pPr>
      <w:r>
        <w:rPr>
          <w:lang w:eastAsia="zh-CN"/>
        </w:rPr>
        <w:t>The CAT-M1 RAT is the only available technology for this release.</w:t>
      </w:r>
    </w:p>
    <w:p w14:paraId="6570C7CD" w14:textId="77777777" w:rsidR="00295901" w:rsidRDefault="00295901" w:rsidP="00295901">
      <w:pPr>
        <w:jc w:val="both"/>
        <w:rPr>
          <w:lang w:eastAsia="zh-CN"/>
        </w:rPr>
      </w:pPr>
      <w:r>
        <w:rPr>
          <w:lang w:eastAsia="zh-CN"/>
        </w:rPr>
        <w:t>The NB1 RAT will be available in future release which might impact this IFS document.</w:t>
      </w:r>
    </w:p>
    <w:p w14:paraId="32ADE614" w14:textId="77777777" w:rsidR="00295901" w:rsidRDefault="00295901" w:rsidP="00295901">
      <w:pPr>
        <w:jc w:val="both"/>
        <w:rPr>
          <w:lang w:eastAsia="zh-CN"/>
        </w:rPr>
      </w:pPr>
      <w:r>
        <w:rPr>
          <w:lang w:eastAsia="zh-CN"/>
        </w:rPr>
        <w:t>The GSM RAT will only be available on Airprime HL7802. It will impact this IFS document.</w:t>
      </w:r>
    </w:p>
    <w:p w14:paraId="5460689A" w14:textId="579D2F2E" w:rsidR="00295901" w:rsidRDefault="000D718D" w:rsidP="00295901">
      <w:pPr>
        <w:jc w:val="both"/>
      </w:pPr>
      <w:r w:rsidRPr="001811C4">
        <w:rPr>
          <w:lang w:eastAsia="zh-CN"/>
        </w:rPr>
        <w:t>T</w:t>
      </w:r>
      <w:r>
        <w:rPr>
          <w:lang w:eastAsia="zh-CN"/>
        </w:rPr>
        <w:t xml:space="preserve">o get the </w:t>
      </w:r>
      <w:r w:rsidR="00E223D8">
        <w:rPr>
          <w:lang w:eastAsia="zh-CN"/>
        </w:rPr>
        <w:t>activate</w:t>
      </w:r>
      <w:r>
        <w:rPr>
          <w:lang w:eastAsia="zh-CN"/>
        </w:rPr>
        <w:t xml:space="preserve"> </w:t>
      </w:r>
      <w:r w:rsidRPr="001811C4">
        <w:rPr>
          <w:lang w:eastAsia="zh-CN"/>
        </w:rPr>
        <w:t>LTE band</w:t>
      </w:r>
      <w:r>
        <w:rPr>
          <w:lang w:eastAsia="zh-CN"/>
        </w:rPr>
        <w:t xml:space="preserve"> that the module is currently</w:t>
      </w:r>
      <w:r w:rsidR="00E223D8">
        <w:rPr>
          <w:lang w:eastAsia="zh-CN"/>
        </w:rPr>
        <w:t xml:space="preserve"> using</w:t>
      </w:r>
      <w:r>
        <w:rPr>
          <w:lang w:eastAsia="zh-CN"/>
        </w:rPr>
        <w:t xml:space="preserve">, use </w:t>
      </w:r>
      <w:r>
        <w:t>AT+KBND Read Command.</w:t>
      </w:r>
    </w:p>
    <w:p w14:paraId="5DAA7721" w14:textId="77777777" w:rsidR="00295901" w:rsidRDefault="00295901" w:rsidP="00295901">
      <w:pPr>
        <w:jc w:val="both"/>
        <w:rPr>
          <w:lang w:eastAsia="zh-CN"/>
        </w:rPr>
      </w:pPr>
    </w:p>
    <w:p w14:paraId="660F50C5" w14:textId="77777777" w:rsidR="0094556D" w:rsidRPr="00220046" w:rsidRDefault="0094556D" w:rsidP="0056113C">
      <w:pPr>
        <w:jc w:val="both"/>
        <w:rPr>
          <w:lang w:eastAsia="zh-CN"/>
        </w:rPr>
      </w:pPr>
    </w:p>
    <w:sectPr w:rsidR="0094556D" w:rsidRPr="00220046"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9" w:author="Christophe Flechelle" w:date="2018-01-15T13:39:00Z" w:initials="CF">
    <w:p w14:paraId="1E8E6CEB" w14:textId="77777777" w:rsidR="00224769" w:rsidRDefault="00224769">
      <w:pPr>
        <w:pStyle w:val="CommentText"/>
      </w:pPr>
      <w:r>
        <w:rPr>
          <w:rStyle w:val="CommentReference"/>
        </w:rPr>
        <w:annotationRef/>
      </w:r>
      <w:r>
        <w:t>Only for &lt;techno&gt; = NB1 or CAT-M1</w:t>
      </w:r>
    </w:p>
    <w:p w14:paraId="38F4C36F" w14:textId="77777777" w:rsidR="00224769" w:rsidRDefault="00224769">
      <w:pPr>
        <w:pStyle w:val="CommentText"/>
      </w:pPr>
      <w:r>
        <w:t>To be described for &lt;techno&gt; = GSM</w:t>
      </w:r>
    </w:p>
    <w:p w14:paraId="67C4D0DB" w14:textId="03D01BA1" w:rsidR="00224769" w:rsidRDefault="00224769">
      <w:pPr>
        <w:pStyle w:val="CommentText"/>
      </w:pPr>
    </w:p>
    <w:p w14:paraId="61C095C6" w14:textId="77777777" w:rsidR="00224769" w:rsidRDefault="00224769">
      <w:pPr>
        <w:pStyle w:val="CommentText"/>
      </w:pPr>
    </w:p>
    <w:p w14:paraId="2E42CA55" w14:textId="0979F280" w:rsidR="00224769" w:rsidRDefault="00224769">
      <w:pPr>
        <w:pStyle w:val="CommentText"/>
      </w:pPr>
      <w:r>
        <w:t>You may explicit this filed is a bitmap and how it is built: 1 &lt;&lt;( BandNumber -1)</w:t>
      </w:r>
    </w:p>
  </w:comment>
  <w:comment w:id="26" w:author="Christophe Flechelle" w:date="2018-01-15T13:49:00Z" w:initials="CF">
    <w:p w14:paraId="10D73D57" w14:textId="0E8BE74C" w:rsidR="00B83059" w:rsidRDefault="00B83059">
      <w:pPr>
        <w:pStyle w:val="CommentText"/>
      </w:pPr>
      <w:r>
        <w:rPr>
          <w:rStyle w:val="CommentReference"/>
        </w:rPr>
        <w:annotationRef/>
      </w:r>
      <w:r>
        <w:t>It may be replaced by:</w:t>
      </w:r>
    </w:p>
    <w:p w14:paraId="61CFA989" w14:textId="7B9B534A" w:rsidR="00B83059" w:rsidRDefault="00B83059">
      <w:pPr>
        <w:pStyle w:val="CommentText"/>
      </w:pPr>
      <w:r>
        <w:t>Only bands returned by +KBNDCFG Test Command (supported bands) can be configured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E42CA55" w15:done="1"/>
  <w15:commentEx w15:paraId="61CFA989"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E42CA55" w16cid:durableId="1E072D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1F0630" w:rsidRDefault="001F0630" w:rsidP="0094718A">
      <w:r>
        <w:separator/>
      </w:r>
    </w:p>
    <w:p w14:paraId="4E239CC0" w14:textId="77777777" w:rsidR="001F0630" w:rsidRDefault="001F0630" w:rsidP="0094718A"/>
  </w:endnote>
  <w:endnote w:type="continuationSeparator" w:id="0">
    <w:p w14:paraId="2EC9F3DB" w14:textId="77777777" w:rsidR="001F0630" w:rsidRDefault="001F0630" w:rsidP="0094718A">
      <w:r>
        <w:continuationSeparator/>
      </w:r>
    </w:p>
    <w:p w14:paraId="149CEF67" w14:textId="77777777" w:rsidR="001F0630" w:rsidRDefault="001F0630"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3A38E6D3"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rsidR="000D6579">
      <w:t>[R01.01]</w:t>
    </w:r>
    <w:r>
      <w:fldChar w:fldCharType="end"/>
    </w:r>
    <w:r w:rsidRPr="0015218C">
      <w:tab/>
    </w:r>
    <w:r>
      <w:fldChar w:fldCharType="begin"/>
    </w:r>
    <w:r>
      <w:instrText xml:space="preserve"> DATE  \@ "MMMM d, yyyy" </w:instrText>
    </w:r>
    <w:r>
      <w:fldChar w:fldCharType="separate"/>
    </w:r>
    <w:ins w:id="32" w:author="Jean-Michel Chauvet" w:date="2018-02-05T13:27:00Z">
      <w:r w:rsidR="003462D1">
        <w:rPr>
          <w:noProof/>
        </w:rPr>
        <w:t>February 5, 2018</w:t>
      </w:r>
    </w:ins>
    <w:del w:id="33" w:author="Jean-Michel Chauvet" w:date="2018-02-05T13:27:00Z">
      <w:r w:rsidR="000D6579" w:rsidDel="003462D1">
        <w:rPr>
          <w:noProof/>
        </w:rPr>
        <w:delText>January 16, 2018</w:delText>
      </w:r>
    </w:del>
    <w:r>
      <w:fldChar w:fldCharType="end"/>
    </w:r>
    <w:r>
      <w:t xml:space="preserve">         </w:t>
    </w:r>
    <w:r>
      <w:fldChar w:fldCharType="begin"/>
    </w:r>
    <w:r>
      <w:instrText xml:space="preserve"> PAGE </w:instrText>
    </w:r>
    <w:r>
      <w:fldChar w:fldCharType="separate"/>
    </w:r>
    <w:r w:rsidR="003462D1">
      <w:rPr>
        <w:noProof/>
      </w:rPr>
      <w:t>7</w:t>
    </w:r>
    <w:r>
      <w:rPr>
        <w:noProof/>
      </w:rPr>
      <w:fldChar w:fldCharType="end"/>
    </w:r>
  </w:p>
  <w:p w14:paraId="00D7CF85" w14:textId="77777777" w:rsidR="001F0630" w:rsidRDefault="001F06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64512CCB"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D6579">
      <w:t>[No FH number]</w:t>
    </w:r>
    <w:r>
      <w:fldChar w:fldCharType="end"/>
    </w:r>
    <w:r w:rsidRPr="0015218C">
      <w:tab/>
      <w:t xml:space="preserve">Rev </w:t>
    </w:r>
    <w:r>
      <w:fldChar w:fldCharType="begin"/>
    </w:r>
    <w:r>
      <w:instrText xml:space="preserve"> REF Revision \h  \* MERGEFORMAT </w:instrText>
    </w:r>
    <w:r>
      <w:fldChar w:fldCharType="separate"/>
    </w:r>
    <w:r w:rsidR="000D6579">
      <w:t>[R01.01]</w:t>
    </w:r>
    <w:r>
      <w:fldChar w:fldCharType="end"/>
    </w:r>
    <w:r w:rsidRPr="0015218C">
      <w:tab/>
    </w:r>
    <w:r>
      <w:fldChar w:fldCharType="begin"/>
    </w:r>
    <w:r>
      <w:instrText xml:space="preserve"> DATE  \@ "MMMM d, yyyy" </w:instrText>
    </w:r>
    <w:r>
      <w:fldChar w:fldCharType="separate"/>
    </w:r>
    <w:ins w:id="34" w:author="Jean-Michel Chauvet" w:date="2018-02-05T13:27:00Z">
      <w:r w:rsidR="003462D1">
        <w:rPr>
          <w:noProof/>
        </w:rPr>
        <w:t>February 5, 2018</w:t>
      </w:r>
    </w:ins>
    <w:del w:id="35" w:author="Jean-Michel Chauvet" w:date="2018-02-05T13:27:00Z">
      <w:r w:rsidR="000D6579" w:rsidDel="003462D1">
        <w:rPr>
          <w:noProof/>
        </w:rPr>
        <w:delText>January 16, 2018</w:delText>
      </w:r>
    </w:del>
    <w:r>
      <w:fldChar w:fldCharType="end"/>
    </w:r>
    <w:r>
      <w:tab/>
    </w:r>
    <w:r>
      <w:fldChar w:fldCharType="begin"/>
    </w:r>
    <w:r>
      <w:instrText xml:space="preserve"> PAGE </w:instrText>
    </w:r>
    <w:r>
      <w:fldChar w:fldCharType="separate"/>
    </w:r>
    <w:r w:rsidR="003462D1">
      <w:rPr>
        <w:noProof/>
      </w:rPr>
      <w:t>6</w:t>
    </w:r>
    <w:r>
      <w:rPr>
        <w:noProof/>
      </w:rPr>
      <w:fldChar w:fldCharType="end"/>
    </w:r>
  </w:p>
  <w:p w14:paraId="60646091" w14:textId="77777777" w:rsidR="001F0630" w:rsidRDefault="001F06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1F0630" w:rsidRDefault="001F0630" w:rsidP="0094718A">
      <w:r>
        <w:separator/>
      </w:r>
    </w:p>
    <w:p w14:paraId="28223D2B" w14:textId="77777777" w:rsidR="001F0630" w:rsidRDefault="001F0630" w:rsidP="0094718A"/>
  </w:footnote>
  <w:footnote w:type="continuationSeparator" w:id="0">
    <w:p w14:paraId="1B5BA279" w14:textId="77777777" w:rsidR="001F0630" w:rsidRDefault="001F0630" w:rsidP="0094718A">
      <w:r>
        <w:continuationSeparator/>
      </w:r>
    </w:p>
    <w:p w14:paraId="2574B9C6" w14:textId="77777777" w:rsidR="001F0630" w:rsidRDefault="001F0630"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1F0630" w:rsidRDefault="001F06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32B0AB53" w:rsidR="001F0630" w:rsidRPr="00187A24" w:rsidRDefault="001F0630" w:rsidP="009E6AC1">
    <w:pPr>
      <w:pStyle w:val="Header"/>
      <w:tabs>
        <w:tab w:val="center" w:pos="4514"/>
        <w:tab w:val="left" w:pos="5040"/>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22B32966"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3462D1">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22B32966"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3462D1">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1F0630" w:rsidRPr="00E23B31" w:rsidRDefault="001F063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1F0630" w:rsidRPr="004760E1" w:rsidRDefault="001F063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2"/>
  </w:num>
  <w:num w:numId="3">
    <w:abstractNumId w:val="5"/>
  </w:num>
  <w:num w:numId="4">
    <w:abstractNumId w:val="13"/>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0"/>
  </w:num>
  <w:num w:numId="13">
    <w:abstractNumId w:val="9"/>
  </w:num>
  <w:num w:numId="14">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an-Michel Chauvet">
    <w15:presenceInfo w15:providerId="AD" w15:userId="S-1-5-21-1144071785-1927479445-1234779376-30363"/>
  </w15:person>
  <w15:person w15:author="Christophe Flechelle">
    <w15:presenceInfo w15:providerId="AD" w15:userId="S-1-5-21-1144071785-1927479445-1234779376-304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26625">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05CF"/>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44"/>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2DDE"/>
    <w:rsid w:val="000B31DD"/>
    <w:rsid w:val="000B3340"/>
    <w:rsid w:val="000B3C26"/>
    <w:rsid w:val="000B3C8F"/>
    <w:rsid w:val="000B53A4"/>
    <w:rsid w:val="000B68AE"/>
    <w:rsid w:val="000B7BA6"/>
    <w:rsid w:val="000C16EA"/>
    <w:rsid w:val="000C1EB1"/>
    <w:rsid w:val="000C5969"/>
    <w:rsid w:val="000C65DB"/>
    <w:rsid w:val="000C7955"/>
    <w:rsid w:val="000C7C0B"/>
    <w:rsid w:val="000D0973"/>
    <w:rsid w:val="000D0B48"/>
    <w:rsid w:val="000D3315"/>
    <w:rsid w:val="000D332C"/>
    <w:rsid w:val="000D3428"/>
    <w:rsid w:val="000D4630"/>
    <w:rsid w:val="000D5C6C"/>
    <w:rsid w:val="000D6579"/>
    <w:rsid w:val="000D718D"/>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367"/>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2FFC"/>
    <w:rsid w:val="0013340F"/>
    <w:rsid w:val="00135DAD"/>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2A"/>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2F9C"/>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30"/>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1B43"/>
    <w:rsid w:val="00212247"/>
    <w:rsid w:val="00212AA0"/>
    <w:rsid w:val="00212F06"/>
    <w:rsid w:val="00213947"/>
    <w:rsid w:val="00213991"/>
    <w:rsid w:val="00215C1E"/>
    <w:rsid w:val="002172C4"/>
    <w:rsid w:val="00220046"/>
    <w:rsid w:val="0022076D"/>
    <w:rsid w:val="00220AB3"/>
    <w:rsid w:val="00221623"/>
    <w:rsid w:val="0022183A"/>
    <w:rsid w:val="00222F4C"/>
    <w:rsid w:val="00224769"/>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084"/>
    <w:rsid w:val="00254973"/>
    <w:rsid w:val="00254F1E"/>
    <w:rsid w:val="002567E4"/>
    <w:rsid w:val="002568EB"/>
    <w:rsid w:val="002577BA"/>
    <w:rsid w:val="00260786"/>
    <w:rsid w:val="0026097F"/>
    <w:rsid w:val="0026170D"/>
    <w:rsid w:val="00264519"/>
    <w:rsid w:val="0026545E"/>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2CFF"/>
    <w:rsid w:val="00283F10"/>
    <w:rsid w:val="00284F51"/>
    <w:rsid w:val="00285280"/>
    <w:rsid w:val="0029147A"/>
    <w:rsid w:val="0029151F"/>
    <w:rsid w:val="00295901"/>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C7707"/>
    <w:rsid w:val="002D3A6E"/>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171FD"/>
    <w:rsid w:val="00321F37"/>
    <w:rsid w:val="00324D72"/>
    <w:rsid w:val="00325D37"/>
    <w:rsid w:val="0032630D"/>
    <w:rsid w:val="00326F2A"/>
    <w:rsid w:val="0033079E"/>
    <w:rsid w:val="00330CB6"/>
    <w:rsid w:val="0033171B"/>
    <w:rsid w:val="0033186D"/>
    <w:rsid w:val="00331925"/>
    <w:rsid w:val="00332454"/>
    <w:rsid w:val="00332E2F"/>
    <w:rsid w:val="00333D19"/>
    <w:rsid w:val="00334302"/>
    <w:rsid w:val="0033513B"/>
    <w:rsid w:val="00337A02"/>
    <w:rsid w:val="003400CA"/>
    <w:rsid w:val="0034122B"/>
    <w:rsid w:val="003415DA"/>
    <w:rsid w:val="003418F8"/>
    <w:rsid w:val="00341F82"/>
    <w:rsid w:val="00342574"/>
    <w:rsid w:val="00343B6D"/>
    <w:rsid w:val="00344F44"/>
    <w:rsid w:val="00345355"/>
    <w:rsid w:val="003453FD"/>
    <w:rsid w:val="0034628F"/>
    <w:rsid w:val="003462D1"/>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480E"/>
    <w:rsid w:val="003B6BF6"/>
    <w:rsid w:val="003B6D4E"/>
    <w:rsid w:val="003C06C5"/>
    <w:rsid w:val="003C0F82"/>
    <w:rsid w:val="003C12BB"/>
    <w:rsid w:val="003C476F"/>
    <w:rsid w:val="003C50E6"/>
    <w:rsid w:val="003C60B9"/>
    <w:rsid w:val="003C7871"/>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30A4"/>
    <w:rsid w:val="003F6002"/>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17728"/>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5218"/>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0FB8"/>
    <w:rsid w:val="00491C94"/>
    <w:rsid w:val="00493558"/>
    <w:rsid w:val="004937BC"/>
    <w:rsid w:val="00496B11"/>
    <w:rsid w:val="004975EE"/>
    <w:rsid w:val="004A1885"/>
    <w:rsid w:val="004A2E9A"/>
    <w:rsid w:val="004A3391"/>
    <w:rsid w:val="004A53DA"/>
    <w:rsid w:val="004A58F1"/>
    <w:rsid w:val="004A66D3"/>
    <w:rsid w:val="004A6A5E"/>
    <w:rsid w:val="004A75C3"/>
    <w:rsid w:val="004A768D"/>
    <w:rsid w:val="004B010E"/>
    <w:rsid w:val="004B02D2"/>
    <w:rsid w:val="004B0419"/>
    <w:rsid w:val="004B04CD"/>
    <w:rsid w:val="004B0B75"/>
    <w:rsid w:val="004B1E84"/>
    <w:rsid w:val="004B2498"/>
    <w:rsid w:val="004B3911"/>
    <w:rsid w:val="004B52C4"/>
    <w:rsid w:val="004B5821"/>
    <w:rsid w:val="004B660F"/>
    <w:rsid w:val="004B6F2E"/>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3E7A"/>
    <w:rsid w:val="004E5825"/>
    <w:rsid w:val="004E648B"/>
    <w:rsid w:val="004E6969"/>
    <w:rsid w:val="004E7447"/>
    <w:rsid w:val="004E7BB0"/>
    <w:rsid w:val="004E7E58"/>
    <w:rsid w:val="004F15FE"/>
    <w:rsid w:val="004F2DE0"/>
    <w:rsid w:val="004F42B8"/>
    <w:rsid w:val="004F4864"/>
    <w:rsid w:val="004F561F"/>
    <w:rsid w:val="004F565B"/>
    <w:rsid w:val="004F5A66"/>
    <w:rsid w:val="004F6477"/>
    <w:rsid w:val="004F667F"/>
    <w:rsid w:val="004F7B12"/>
    <w:rsid w:val="00500487"/>
    <w:rsid w:val="00500C37"/>
    <w:rsid w:val="00500F0E"/>
    <w:rsid w:val="005018B0"/>
    <w:rsid w:val="005019AD"/>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BB6"/>
    <w:rsid w:val="00526C12"/>
    <w:rsid w:val="005277B9"/>
    <w:rsid w:val="00527E7E"/>
    <w:rsid w:val="0053088B"/>
    <w:rsid w:val="00531DB4"/>
    <w:rsid w:val="00532FC0"/>
    <w:rsid w:val="00535177"/>
    <w:rsid w:val="005362F3"/>
    <w:rsid w:val="00536A9D"/>
    <w:rsid w:val="00536F75"/>
    <w:rsid w:val="0053724A"/>
    <w:rsid w:val="0054017C"/>
    <w:rsid w:val="00540CC7"/>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7A8"/>
    <w:rsid w:val="00576024"/>
    <w:rsid w:val="00577371"/>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557"/>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B8A"/>
    <w:rsid w:val="006257BA"/>
    <w:rsid w:val="00626756"/>
    <w:rsid w:val="00626B43"/>
    <w:rsid w:val="00634BBE"/>
    <w:rsid w:val="00636B9E"/>
    <w:rsid w:val="00637932"/>
    <w:rsid w:val="0064027C"/>
    <w:rsid w:val="00641739"/>
    <w:rsid w:val="00642402"/>
    <w:rsid w:val="0064246D"/>
    <w:rsid w:val="00642B12"/>
    <w:rsid w:val="00645FDD"/>
    <w:rsid w:val="00646ACC"/>
    <w:rsid w:val="00646EC3"/>
    <w:rsid w:val="006476D1"/>
    <w:rsid w:val="006501C0"/>
    <w:rsid w:val="00650BB0"/>
    <w:rsid w:val="00651765"/>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209"/>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1A2"/>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1D9E"/>
    <w:rsid w:val="0070371F"/>
    <w:rsid w:val="007048A1"/>
    <w:rsid w:val="00704CA5"/>
    <w:rsid w:val="00704F38"/>
    <w:rsid w:val="007053F4"/>
    <w:rsid w:val="00705A9F"/>
    <w:rsid w:val="00705EEE"/>
    <w:rsid w:val="00706AE3"/>
    <w:rsid w:val="00706C67"/>
    <w:rsid w:val="00706FF0"/>
    <w:rsid w:val="00707874"/>
    <w:rsid w:val="00707969"/>
    <w:rsid w:val="0070797A"/>
    <w:rsid w:val="00707FD6"/>
    <w:rsid w:val="00720EB5"/>
    <w:rsid w:val="00721CFB"/>
    <w:rsid w:val="00722EC9"/>
    <w:rsid w:val="00725A7A"/>
    <w:rsid w:val="0073031A"/>
    <w:rsid w:val="00730AA3"/>
    <w:rsid w:val="007314FB"/>
    <w:rsid w:val="00732FD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34F"/>
    <w:rsid w:val="00744728"/>
    <w:rsid w:val="00745369"/>
    <w:rsid w:val="00745448"/>
    <w:rsid w:val="007463FA"/>
    <w:rsid w:val="00746CB4"/>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130"/>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485"/>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5435"/>
    <w:rsid w:val="007D74B6"/>
    <w:rsid w:val="007E045E"/>
    <w:rsid w:val="007E2E5B"/>
    <w:rsid w:val="007E3185"/>
    <w:rsid w:val="007E3712"/>
    <w:rsid w:val="007E394E"/>
    <w:rsid w:val="007E4449"/>
    <w:rsid w:val="007E4C8C"/>
    <w:rsid w:val="007E4E95"/>
    <w:rsid w:val="007E58D5"/>
    <w:rsid w:val="007E60B3"/>
    <w:rsid w:val="007E6AC2"/>
    <w:rsid w:val="007E714F"/>
    <w:rsid w:val="007E76D9"/>
    <w:rsid w:val="007F266D"/>
    <w:rsid w:val="007F276B"/>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698"/>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B2C7B"/>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864"/>
    <w:rsid w:val="008E4C70"/>
    <w:rsid w:val="008E5D96"/>
    <w:rsid w:val="008F0056"/>
    <w:rsid w:val="008F1DC0"/>
    <w:rsid w:val="008F24D5"/>
    <w:rsid w:val="008F256F"/>
    <w:rsid w:val="008F2A80"/>
    <w:rsid w:val="008F2B73"/>
    <w:rsid w:val="008F398D"/>
    <w:rsid w:val="008F46D6"/>
    <w:rsid w:val="008F50FD"/>
    <w:rsid w:val="008F6549"/>
    <w:rsid w:val="008F7B3F"/>
    <w:rsid w:val="00902057"/>
    <w:rsid w:val="009021B6"/>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556D"/>
    <w:rsid w:val="009469DD"/>
    <w:rsid w:val="0094718A"/>
    <w:rsid w:val="00952992"/>
    <w:rsid w:val="00952F68"/>
    <w:rsid w:val="009540FC"/>
    <w:rsid w:val="0095502F"/>
    <w:rsid w:val="0095582D"/>
    <w:rsid w:val="009568BC"/>
    <w:rsid w:val="009572DC"/>
    <w:rsid w:val="00957377"/>
    <w:rsid w:val="00957C2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1125"/>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9D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80C"/>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5ADD"/>
    <w:rsid w:val="00A363E7"/>
    <w:rsid w:val="00A36541"/>
    <w:rsid w:val="00A36845"/>
    <w:rsid w:val="00A3762A"/>
    <w:rsid w:val="00A40191"/>
    <w:rsid w:val="00A4026C"/>
    <w:rsid w:val="00A403BC"/>
    <w:rsid w:val="00A41CE2"/>
    <w:rsid w:val="00A44152"/>
    <w:rsid w:val="00A4454D"/>
    <w:rsid w:val="00A44E98"/>
    <w:rsid w:val="00A4656B"/>
    <w:rsid w:val="00A50B0F"/>
    <w:rsid w:val="00A51BA9"/>
    <w:rsid w:val="00A5387D"/>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29D1"/>
    <w:rsid w:val="00AB5CAF"/>
    <w:rsid w:val="00AB6A92"/>
    <w:rsid w:val="00AC07D3"/>
    <w:rsid w:val="00AC1806"/>
    <w:rsid w:val="00AC2256"/>
    <w:rsid w:val="00AC2F29"/>
    <w:rsid w:val="00AC4713"/>
    <w:rsid w:val="00AC57F7"/>
    <w:rsid w:val="00AC6143"/>
    <w:rsid w:val="00AC7137"/>
    <w:rsid w:val="00AD28A9"/>
    <w:rsid w:val="00AD2DE1"/>
    <w:rsid w:val="00AD3A65"/>
    <w:rsid w:val="00AD4063"/>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AF7AF2"/>
    <w:rsid w:val="00B01542"/>
    <w:rsid w:val="00B01EB3"/>
    <w:rsid w:val="00B051CB"/>
    <w:rsid w:val="00B11A78"/>
    <w:rsid w:val="00B11CC6"/>
    <w:rsid w:val="00B13459"/>
    <w:rsid w:val="00B136D3"/>
    <w:rsid w:val="00B1509D"/>
    <w:rsid w:val="00B15C1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522"/>
    <w:rsid w:val="00B400F4"/>
    <w:rsid w:val="00B412E3"/>
    <w:rsid w:val="00B4147E"/>
    <w:rsid w:val="00B41BEF"/>
    <w:rsid w:val="00B44287"/>
    <w:rsid w:val="00B475A1"/>
    <w:rsid w:val="00B47912"/>
    <w:rsid w:val="00B47E45"/>
    <w:rsid w:val="00B50B69"/>
    <w:rsid w:val="00B51910"/>
    <w:rsid w:val="00B5256A"/>
    <w:rsid w:val="00B526BE"/>
    <w:rsid w:val="00B53135"/>
    <w:rsid w:val="00B5318D"/>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3059"/>
    <w:rsid w:val="00B847B9"/>
    <w:rsid w:val="00B863DC"/>
    <w:rsid w:val="00B87B5A"/>
    <w:rsid w:val="00B9038C"/>
    <w:rsid w:val="00B903A0"/>
    <w:rsid w:val="00B9048F"/>
    <w:rsid w:val="00B914F2"/>
    <w:rsid w:val="00B94DF1"/>
    <w:rsid w:val="00B96645"/>
    <w:rsid w:val="00BA0247"/>
    <w:rsid w:val="00BA04BD"/>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2BC"/>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4D89"/>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836"/>
    <w:rsid w:val="00C452FF"/>
    <w:rsid w:val="00C46D38"/>
    <w:rsid w:val="00C46ED3"/>
    <w:rsid w:val="00C4707E"/>
    <w:rsid w:val="00C50502"/>
    <w:rsid w:val="00C5257D"/>
    <w:rsid w:val="00C525BF"/>
    <w:rsid w:val="00C547AD"/>
    <w:rsid w:val="00C57D89"/>
    <w:rsid w:val="00C61BCE"/>
    <w:rsid w:val="00C61C25"/>
    <w:rsid w:val="00C62E58"/>
    <w:rsid w:val="00C63B2A"/>
    <w:rsid w:val="00C64FA4"/>
    <w:rsid w:val="00C65149"/>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5A41"/>
    <w:rsid w:val="00CC6150"/>
    <w:rsid w:val="00CC65E0"/>
    <w:rsid w:val="00CC696F"/>
    <w:rsid w:val="00CC75C2"/>
    <w:rsid w:val="00CC7AF4"/>
    <w:rsid w:val="00CD19D0"/>
    <w:rsid w:val="00CD4888"/>
    <w:rsid w:val="00CD4A69"/>
    <w:rsid w:val="00CD505B"/>
    <w:rsid w:val="00CD5164"/>
    <w:rsid w:val="00CD63CB"/>
    <w:rsid w:val="00CE04FF"/>
    <w:rsid w:val="00CE09E3"/>
    <w:rsid w:val="00CE180B"/>
    <w:rsid w:val="00CE1D6C"/>
    <w:rsid w:val="00CE21AA"/>
    <w:rsid w:val="00CE2B26"/>
    <w:rsid w:val="00CE3D6F"/>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1960"/>
    <w:rsid w:val="00D12D53"/>
    <w:rsid w:val="00D15260"/>
    <w:rsid w:val="00D176A9"/>
    <w:rsid w:val="00D21BB7"/>
    <w:rsid w:val="00D2313C"/>
    <w:rsid w:val="00D23A47"/>
    <w:rsid w:val="00D24D22"/>
    <w:rsid w:val="00D25076"/>
    <w:rsid w:val="00D30241"/>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BF1"/>
    <w:rsid w:val="00D51E89"/>
    <w:rsid w:val="00D543CA"/>
    <w:rsid w:val="00D5590C"/>
    <w:rsid w:val="00D55FFB"/>
    <w:rsid w:val="00D5624A"/>
    <w:rsid w:val="00D571B4"/>
    <w:rsid w:val="00D57AED"/>
    <w:rsid w:val="00D60907"/>
    <w:rsid w:val="00D6236F"/>
    <w:rsid w:val="00D63EA9"/>
    <w:rsid w:val="00D646D9"/>
    <w:rsid w:val="00D65F25"/>
    <w:rsid w:val="00D66E89"/>
    <w:rsid w:val="00D67EDC"/>
    <w:rsid w:val="00D71720"/>
    <w:rsid w:val="00D72CED"/>
    <w:rsid w:val="00D7337A"/>
    <w:rsid w:val="00D736DC"/>
    <w:rsid w:val="00D745B6"/>
    <w:rsid w:val="00D74963"/>
    <w:rsid w:val="00D74B60"/>
    <w:rsid w:val="00D7640B"/>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0C9E"/>
    <w:rsid w:val="00DC2905"/>
    <w:rsid w:val="00DC3F00"/>
    <w:rsid w:val="00DC6738"/>
    <w:rsid w:val="00DC7408"/>
    <w:rsid w:val="00DC76F5"/>
    <w:rsid w:val="00DC7971"/>
    <w:rsid w:val="00DD0095"/>
    <w:rsid w:val="00DD115E"/>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DF7C34"/>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3D8"/>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612A"/>
    <w:rsid w:val="00E57429"/>
    <w:rsid w:val="00E57FCB"/>
    <w:rsid w:val="00E6153E"/>
    <w:rsid w:val="00E62EEB"/>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86792"/>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080C"/>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3FC"/>
    <w:rsid w:val="00F414AB"/>
    <w:rsid w:val="00F43297"/>
    <w:rsid w:val="00F438D2"/>
    <w:rsid w:val="00F43956"/>
    <w:rsid w:val="00F4401E"/>
    <w:rsid w:val="00F445D9"/>
    <w:rsid w:val="00F44F8A"/>
    <w:rsid w:val="00F45EB5"/>
    <w:rsid w:val="00F46053"/>
    <w:rsid w:val="00F4674B"/>
    <w:rsid w:val="00F470CB"/>
    <w:rsid w:val="00F50F06"/>
    <w:rsid w:val="00F50F74"/>
    <w:rsid w:val="00F52226"/>
    <w:rsid w:val="00F5444D"/>
    <w:rsid w:val="00F5480E"/>
    <w:rsid w:val="00F56123"/>
    <w:rsid w:val="00F563F5"/>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5DF"/>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AE4"/>
    <w:rsid w:val="00FD6BA7"/>
    <w:rsid w:val="00FD7C40"/>
    <w:rsid w:val="00FE071A"/>
    <w:rsid w:val="00FE07A7"/>
    <w:rsid w:val="00FE2D0B"/>
    <w:rsid w:val="00FE43EA"/>
    <w:rsid w:val="00FE4439"/>
    <w:rsid w:val="00FE4754"/>
    <w:rsid w:val="00FE5B42"/>
    <w:rsid w:val="00FF0206"/>
    <w:rsid w:val="00FF401C"/>
    <w:rsid w:val="00FF4031"/>
    <w:rsid w:val="00FF469D"/>
    <w:rsid w:val="00FF5604"/>
    <w:rsid w:val="00FF5DB3"/>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8053803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133514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277563451">
      <w:bodyDiv w:val="1"/>
      <w:marLeft w:val="0"/>
      <w:marRight w:val="0"/>
      <w:marTop w:val="0"/>
      <w:marBottom w:val="0"/>
      <w:divBdr>
        <w:top w:val="none" w:sz="0" w:space="0" w:color="auto"/>
        <w:left w:val="none" w:sz="0" w:space="0" w:color="auto"/>
        <w:bottom w:val="none" w:sz="0" w:space="0" w:color="auto"/>
        <w:right w:val="none" w:sz="0" w:space="0" w:color="auto"/>
      </w:divBdr>
    </w:div>
    <w:div w:id="1286039555">
      <w:bodyDiv w:val="1"/>
      <w:marLeft w:val="0"/>
      <w:marRight w:val="0"/>
      <w:marTop w:val="0"/>
      <w:marBottom w:val="0"/>
      <w:divBdr>
        <w:top w:val="none" w:sz="0" w:space="0" w:color="auto"/>
        <w:left w:val="none" w:sz="0" w:space="0" w:color="auto"/>
        <w:bottom w:val="none" w:sz="0" w:space="0" w:color="auto"/>
        <w:right w:val="none" w:sz="0" w:space="0" w:color="auto"/>
      </w:divBdr>
    </w:div>
    <w:div w:id="1520467276">
      <w:bodyDiv w:val="1"/>
      <w:marLeft w:val="0"/>
      <w:marRight w:val="0"/>
      <w:marTop w:val="0"/>
      <w:marBottom w:val="0"/>
      <w:divBdr>
        <w:top w:val="none" w:sz="0" w:space="0" w:color="auto"/>
        <w:left w:val="none" w:sz="0" w:space="0" w:color="auto"/>
        <w:bottom w:val="none" w:sz="0" w:space="0" w:color="auto"/>
        <w:right w:val="none" w:sz="0" w:space="0" w:color="auto"/>
      </w:divBdr>
    </w:div>
    <w:div w:id="1617172798">
      <w:bodyDiv w:val="1"/>
      <w:marLeft w:val="0"/>
      <w:marRight w:val="0"/>
      <w:marTop w:val="0"/>
      <w:marBottom w:val="0"/>
      <w:divBdr>
        <w:top w:val="none" w:sz="0" w:space="0" w:color="auto"/>
        <w:left w:val="none" w:sz="0" w:space="0" w:color="auto"/>
        <w:bottom w:val="none" w:sz="0" w:space="0" w:color="auto"/>
        <w:right w:val="none" w:sz="0" w:space="0" w:color="auto"/>
      </w:divBdr>
    </w:div>
    <w:div w:id="1811289724">
      <w:bodyDiv w:val="1"/>
      <w:marLeft w:val="0"/>
      <w:marRight w:val="0"/>
      <w:marTop w:val="0"/>
      <w:marBottom w:val="0"/>
      <w:divBdr>
        <w:top w:val="none" w:sz="0" w:space="0" w:color="auto"/>
        <w:left w:val="none" w:sz="0" w:space="0" w:color="auto"/>
        <w:bottom w:val="none" w:sz="0" w:space="0" w:color="auto"/>
        <w:right w:val="none" w:sz="0" w:space="0" w:color="auto"/>
      </w:divBdr>
    </w:div>
    <w:div w:id="1914464232">
      <w:bodyDiv w:val="1"/>
      <w:marLeft w:val="0"/>
      <w:marRight w:val="0"/>
      <w:marTop w:val="0"/>
      <w:marBottom w:val="0"/>
      <w:divBdr>
        <w:top w:val="none" w:sz="0" w:space="0" w:color="auto"/>
        <w:left w:val="none" w:sz="0" w:space="0" w:color="auto"/>
        <w:bottom w:val="none" w:sz="0" w:space="0" w:color="auto"/>
        <w:right w:val="none" w:sz="0" w:space="0" w:color="auto"/>
      </w:divBdr>
    </w:div>
    <w:div w:id="195077613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E205F-020D-4492-9808-407AD328F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4656</TotalTime>
  <Pages>8</Pages>
  <Words>1546</Words>
  <Characters>8507</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+KBNDCFG AT Command</vt:lpstr>
    </vt:vector>
  </TitlesOfParts>
  <Manager>Sevan Sirapian</Manager>
  <Company>Sierra Wireless</Company>
  <LinksUpToDate>false</LinksUpToDate>
  <CharactersWithSpaces>10033</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+KBNDCFG AT Command</dc:title>
  <dc:creator>jchauvet@sierrawireless.com</dc:creator>
  <cp:keywords>Wireless CPU; wireless module;</cp:keywords>
  <cp:lastModifiedBy>Jean-Michel Chauvet</cp:lastModifiedBy>
  <cp:revision>15</cp:revision>
  <cp:lastPrinted>2007-06-07T23:45:00Z</cp:lastPrinted>
  <dcterms:created xsi:type="dcterms:W3CDTF">2018-01-15T16:22:00Z</dcterms:created>
  <dcterms:modified xsi:type="dcterms:W3CDTF">2018-02-12T14:34:00Z</dcterms:modified>
</cp:coreProperties>
</file>