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5F47F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7173BB" w:rsidRPr="00782843" w:rsidRDefault="007173BB"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607DCEC7" w14:textId="5AD41EA7" w:rsidR="007173BB" w:rsidRDefault="007173BB" w:rsidP="00213991">
                              <w:pPr>
                                <w:pStyle w:val="REFREVDATE"/>
                              </w:pPr>
                              <w:r w:rsidRPr="00782843">
                                <w:fldChar w:fldCharType="begin"/>
                              </w:r>
                              <w:r>
                                <w:instrText xml:space="preserve"> DOCPROPERTY  Revision  \* MERGEFORMAT </w:instrText>
                              </w:r>
                              <w:r w:rsidRPr="00782843">
                                <w:fldChar w:fldCharType="separate"/>
                              </w:r>
                              <w:r>
                                <w:t>[R01.0</w:t>
                              </w:r>
                              <w:r w:rsidR="00E632D5">
                                <w:t>2</w:t>
                              </w:r>
                              <w:r>
                                <w:t>]</w:t>
                              </w:r>
                              <w:r w:rsidRPr="00782843">
                                <w:fldChar w:fldCharType="end"/>
                              </w:r>
                              <w:bookmarkEnd w:id="1"/>
                            </w:p>
                            <w:p w14:paraId="5572A100" w14:textId="01E21F36" w:rsidR="007173BB" w:rsidRDefault="007173BB" w:rsidP="00213991">
                              <w:pPr>
                                <w:pStyle w:val="REFREVDATE"/>
                              </w:pPr>
                              <w:r>
                                <w:fldChar w:fldCharType="begin"/>
                              </w:r>
                              <w:r>
                                <w:instrText xml:space="preserve"> DATE  \@ "MMMM d, yyyy"  \* MERGEFORMAT </w:instrText>
                              </w:r>
                              <w:r>
                                <w:fldChar w:fldCharType="separate"/>
                              </w:r>
                              <w:r w:rsidR="00E632D5">
                                <w:rPr>
                                  <w:noProof/>
                                </w:rPr>
                                <w:t>January 15, 2018</w:t>
                              </w:r>
                              <w:r>
                                <w:fldChar w:fldCharType="end"/>
                              </w:r>
                            </w:p>
                            <w:p w14:paraId="29976EBE" w14:textId="77777777" w:rsidR="007173BB" w:rsidRPr="00C41FB8" w:rsidRDefault="007173BB"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6A11FA4B" w:rsidR="007173BB" w:rsidRDefault="007173BB" w:rsidP="004B2498">
                              <w:pPr>
                                <w:pStyle w:val="Title2"/>
                              </w:pPr>
                              <w:r>
                                <w:t>+KBND AT Command</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7173BB" w:rsidRPr="004B2498" w:rsidRDefault="007173BB"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bookmarkStart w:id="2" w:name="Reference"/>
                      <w:p w14:paraId="7CAEFF1C" w14:textId="77777777" w:rsidR="007173BB" w:rsidRPr="00782843" w:rsidRDefault="007173BB"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2"/>
                      </w:p>
                      <w:bookmarkStart w:id="3" w:name="Revision"/>
                      <w:p w14:paraId="607DCEC7" w14:textId="5AD41EA7" w:rsidR="007173BB" w:rsidRDefault="007173BB" w:rsidP="00213991">
                        <w:pPr>
                          <w:pStyle w:val="REFREVDATE"/>
                        </w:pPr>
                        <w:r w:rsidRPr="00782843">
                          <w:fldChar w:fldCharType="begin"/>
                        </w:r>
                        <w:r>
                          <w:instrText xml:space="preserve"> DOCPROPERTY  Revision  \* MERGEFORMAT </w:instrText>
                        </w:r>
                        <w:r w:rsidRPr="00782843">
                          <w:fldChar w:fldCharType="separate"/>
                        </w:r>
                        <w:r>
                          <w:t>[R01.0</w:t>
                        </w:r>
                        <w:r w:rsidR="00E632D5">
                          <w:t>2</w:t>
                        </w:r>
                        <w:r>
                          <w:t>]</w:t>
                        </w:r>
                        <w:r w:rsidRPr="00782843">
                          <w:fldChar w:fldCharType="end"/>
                        </w:r>
                        <w:bookmarkEnd w:id="3"/>
                      </w:p>
                      <w:p w14:paraId="5572A100" w14:textId="01E21F36" w:rsidR="007173BB" w:rsidRDefault="007173BB" w:rsidP="00213991">
                        <w:pPr>
                          <w:pStyle w:val="REFREVDATE"/>
                        </w:pPr>
                        <w:r>
                          <w:fldChar w:fldCharType="begin"/>
                        </w:r>
                        <w:r>
                          <w:instrText xml:space="preserve"> DATE  \@ "MMMM d, yyyy"  \* MERGEFORMAT </w:instrText>
                        </w:r>
                        <w:r>
                          <w:fldChar w:fldCharType="separate"/>
                        </w:r>
                        <w:r w:rsidR="00E632D5">
                          <w:rPr>
                            <w:noProof/>
                          </w:rPr>
                          <w:t>January 15, 2018</w:t>
                        </w:r>
                        <w:r>
                          <w:fldChar w:fldCharType="end"/>
                        </w:r>
                      </w:p>
                      <w:p w14:paraId="29976EBE" w14:textId="77777777" w:rsidR="007173BB" w:rsidRPr="00C41FB8" w:rsidRDefault="007173BB" w:rsidP="00C41FB8">
                        <w:pPr>
                          <w:pStyle w:val="REFREVDATE"/>
                        </w:pPr>
                      </w:p>
                    </w:txbxContent>
                  </v:textbox>
                </v:shape>
                <v:line id="Line 388" o:spid="_x0000_s1028" style="position:absolute;flip:x;visibility:visible;mso-wrap-style:square" from="1248,1396" to="1731,1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">
                  <v:imagedata r:id="rId9" o:title=""/>
                </v:shape>
                <v:shape id="Text Box 392" o:spid="_x0000_s1030" type="#_x0000_t202" style="position:absolute;left:2576;top:2656;width:7773;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14:paraId="1FEB69CE" w14:textId="6A11FA4B" w:rsidR="007173BB" w:rsidRDefault="007173BB" w:rsidP="004B2498">
                        <w:pPr>
                          <w:pStyle w:val="Title2"/>
                        </w:pPr>
                        <w:r>
                          <w:t>+KBND AT Command</w:t>
                        </w:r>
                      </w:p>
                    </w:txbxContent>
                  </v:textbox>
                </v:shape>
                <v:line id="Line 393" o:spid="_x0000_s1031" style="position:absolute;visibility:visible;mso-wrap-style:square" from="10337,2530" to="10337,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" strokecolor="#ccc" strokeweight="1pt"/>
                <v:shape id="Text Box 394" o:spid="_x0000_s1032" type="#_x0000_t202" style="position:absolute;left:2576;top:981;width:777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" fillcolor="#ff1900" stroked="f">
                  <v:textbox>
                    <w:txbxContent>
                      <w:p w14:paraId="299F13F0" w14:textId="77777777" w:rsidR="007173BB" w:rsidRPr="004B2498" w:rsidRDefault="007173BB"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" strokecolor="#ccc" strokeweight="1pt"/>
                <v:line id="Line 396" o:spid="_x0000_s1034" style="position:absolute;flip:x;visibility:visible;mso-wrap-style:square" from="1252,3629" to="10340,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" strokecolor="#ccc" strokeweight="1pt"/>
                <v:line id="Line 397" o:spid="_x0000_s1035" style="position:absolute;visibility:visible;mso-wrap-style:square" from="2430,3637" to="2430,14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" strokecolor="#ccc" strokeweight="1pt"/>
                <v:line id="Line 398" o:spid="_x0000_s1036" style="position:absolute;flip:x;visibility:visible;mso-wrap-style:square" from="2426,14727" to="2905,14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" strokecolor="#ccc" strokeweight="1pt"/>
              </v:group>
            </w:pict>
          </mc:Fallback>
        </mc:AlternateContent>
      </w:r>
    </w:p>
    <w:p w14:paraId="3257B0B5" w14:textId="77777777" w:rsidR="00DD0095" w:rsidRPr="00844859"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4"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noninfringement.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This product is manufactured or sold by Sierra Wireless Inc. or its affiliates under one or more patents licensed from InterDigital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AirPrime</w:t>
      </w:r>
      <w:r w:rsidRPr="00C05A90">
        <w:rPr>
          <w:rFonts w:cs="Helvetica"/>
          <w:vertAlign w:val="superscript"/>
        </w:rPr>
        <w:t>®</w:t>
      </w:r>
      <w:r w:rsidRPr="00C05A90">
        <w:t>, AirLink</w:t>
      </w:r>
      <w:r w:rsidRPr="00C05A90">
        <w:rPr>
          <w:rFonts w:cs="Helvetica"/>
          <w:vertAlign w:val="superscript"/>
        </w:rPr>
        <w:t>®</w:t>
      </w:r>
      <w:r w:rsidRPr="00C05A90">
        <w:t>, AirVantage</w:t>
      </w:r>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Netgear,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7A4E0A"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7A4E0A"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7A4E0A"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7A4E0A" w:rsidP="00B44287">
            <w:pPr>
              <w:pStyle w:val="TableBody"/>
            </w:pPr>
            <w:hyperlink r:id="rId14"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4"/>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7"/>
        <w:gridCol w:w="1745"/>
        <w:gridCol w:w="6331"/>
      </w:tblGrid>
      <w:tr w:rsidR="00F63A9C" w:rsidRPr="00844859"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E4164C" w:rsidRDefault="00F63A9C" w:rsidP="00AE4F6B">
            <w:pPr>
              <w:pStyle w:val="TableColumnHead"/>
              <w:spacing w:before="144" w:after="144"/>
            </w:pPr>
            <w:r w:rsidRPr="00E4164C">
              <w:t>Version</w:t>
            </w:r>
          </w:p>
        </w:tc>
        <w:tc>
          <w:tcPr>
            <w:tcW w:w="973" w:type="pct"/>
          </w:tcPr>
          <w:p w14:paraId="0BB05D2F" w14:textId="77777777" w:rsidR="00F63A9C" w:rsidRPr="00E4164C" w:rsidRDefault="00F63A9C" w:rsidP="00AE4F6B">
            <w:pPr>
              <w:pStyle w:val="TableColumnHead"/>
              <w:spacing w:before="144" w:after="144"/>
            </w:pPr>
            <w:r w:rsidRPr="00E4164C">
              <w:t>Date</w:t>
            </w:r>
          </w:p>
        </w:tc>
        <w:tc>
          <w:tcPr>
            <w:tcW w:w="3514"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413DD8">
        <w:tc>
          <w:tcPr>
            <w:tcW w:w="513" w:type="pct"/>
          </w:tcPr>
          <w:p w14:paraId="34B20E5E" w14:textId="77777777" w:rsidR="00F63A9C" w:rsidRPr="00844859" w:rsidRDefault="00910FE9" w:rsidP="00C9250A">
            <w:pPr>
              <w:pStyle w:val="TableBody"/>
            </w:pPr>
            <w:r>
              <w:t>R01.00</w:t>
            </w:r>
          </w:p>
        </w:tc>
        <w:tc>
          <w:tcPr>
            <w:tcW w:w="973" w:type="pct"/>
          </w:tcPr>
          <w:p w14:paraId="2DDDFF35" w14:textId="72065877" w:rsidR="00F63A9C" w:rsidRPr="00844859" w:rsidRDefault="008B3244" w:rsidP="00C9250A">
            <w:pPr>
              <w:pStyle w:val="TableBody"/>
            </w:pPr>
            <w:r>
              <w:t>Dece</w:t>
            </w:r>
            <w:r w:rsidR="00747FE0">
              <w:t xml:space="preserve">mber </w:t>
            </w:r>
            <w:r>
              <w:t>14</w:t>
            </w:r>
            <w:r w:rsidR="00747FE0" w:rsidRPr="00747FE0">
              <w:rPr>
                <w:vertAlign w:val="superscript"/>
              </w:rPr>
              <w:t>th</w:t>
            </w:r>
            <w:r w:rsidR="005D6EE8">
              <w:t>,</w:t>
            </w:r>
            <w:r w:rsidR="00F63A9C" w:rsidRPr="00844859">
              <w:t xml:space="preserve"> 20</w:t>
            </w:r>
            <w:r w:rsidR="00F31881">
              <w:t>1</w:t>
            </w:r>
            <w:r w:rsidR="00431E75">
              <w:t>7</w:t>
            </w:r>
          </w:p>
        </w:tc>
        <w:tc>
          <w:tcPr>
            <w:tcW w:w="3514" w:type="pct"/>
          </w:tcPr>
          <w:p w14:paraId="38946849" w14:textId="77777777" w:rsidR="00F63A9C" w:rsidRPr="00844859" w:rsidRDefault="00F63A9C" w:rsidP="005C3A0B">
            <w:pPr>
              <w:pStyle w:val="TableBody"/>
            </w:pPr>
            <w:r w:rsidRPr="00844859">
              <w:t>Creation</w:t>
            </w:r>
          </w:p>
        </w:tc>
      </w:tr>
      <w:tr w:rsidR="00F63A9C" w:rsidRPr="00844859" w14:paraId="02A06814" w14:textId="77777777" w:rsidTr="00413DD8">
        <w:tc>
          <w:tcPr>
            <w:tcW w:w="513" w:type="pct"/>
          </w:tcPr>
          <w:p w14:paraId="113DA73B" w14:textId="34F5EE3A" w:rsidR="00F63A9C" w:rsidRPr="00844859" w:rsidRDefault="00F955E8" w:rsidP="005C3A0B">
            <w:pPr>
              <w:pStyle w:val="TableBody"/>
            </w:pPr>
            <w:r>
              <w:t>R01.01</w:t>
            </w:r>
          </w:p>
        </w:tc>
        <w:tc>
          <w:tcPr>
            <w:tcW w:w="973" w:type="pct"/>
          </w:tcPr>
          <w:p w14:paraId="05454A4B" w14:textId="7AE03F48" w:rsidR="00F63A9C" w:rsidRPr="00844859" w:rsidRDefault="00F955E8" w:rsidP="005C3A0B">
            <w:pPr>
              <w:pStyle w:val="TableBody"/>
            </w:pPr>
            <w:r>
              <w:t>January 12</w:t>
            </w:r>
            <w:r w:rsidRPr="00F955E8">
              <w:rPr>
                <w:vertAlign w:val="superscript"/>
              </w:rPr>
              <w:t>th</w:t>
            </w:r>
            <w:r>
              <w:t>, 2018</w:t>
            </w:r>
          </w:p>
        </w:tc>
        <w:tc>
          <w:tcPr>
            <w:tcW w:w="3514" w:type="pct"/>
          </w:tcPr>
          <w:p w14:paraId="4E3FDA24" w14:textId="3FC53A3B" w:rsidR="00F63A9C" w:rsidRPr="00844859" w:rsidRDefault="00F955E8" w:rsidP="003B6BF6">
            <w:pPr>
              <w:pStyle w:val="TableBody"/>
            </w:pPr>
            <w:r>
              <w:t>Update following +KBNDCFG modifications</w:t>
            </w:r>
          </w:p>
        </w:tc>
      </w:tr>
      <w:tr w:rsidR="00E633AD" w:rsidRPr="00844859" w14:paraId="62EE3E4F" w14:textId="77777777" w:rsidTr="00413DD8">
        <w:tc>
          <w:tcPr>
            <w:tcW w:w="513" w:type="pct"/>
          </w:tcPr>
          <w:p w14:paraId="5EC5884D" w14:textId="7CDA883A" w:rsidR="00E633AD" w:rsidRPr="00844859" w:rsidRDefault="00E632D5" w:rsidP="005C3A0B">
            <w:pPr>
              <w:pStyle w:val="TableBody"/>
            </w:pPr>
            <w:r>
              <w:t>R01.02</w:t>
            </w:r>
          </w:p>
        </w:tc>
        <w:tc>
          <w:tcPr>
            <w:tcW w:w="973" w:type="pct"/>
          </w:tcPr>
          <w:p w14:paraId="5B0AE54A" w14:textId="5EB6FF00" w:rsidR="00E633AD" w:rsidRPr="00844859" w:rsidRDefault="00E632D5" w:rsidP="005C3A0B">
            <w:pPr>
              <w:pStyle w:val="TableBody"/>
            </w:pPr>
            <w:r>
              <w:t>January</w:t>
            </w:r>
            <w:r w:rsidR="008C0DF9">
              <w:t xml:space="preserve">15th  </w:t>
            </w:r>
            <w:r>
              <w:t>, 2018</w:t>
            </w:r>
          </w:p>
        </w:tc>
        <w:tc>
          <w:tcPr>
            <w:tcW w:w="3514" w:type="pct"/>
          </w:tcPr>
          <w:p w14:paraId="4C0B2744" w14:textId="5EAD6731" w:rsidR="00E633AD" w:rsidRPr="00844859" w:rsidRDefault="00E632D5" w:rsidP="001F6AB3">
            <w:pPr>
              <w:pStyle w:val="TableBody"/>
            </w:pPr>
            <w:r>
              <w:t>Update last review</w:t>
            </w:r>
          </w:p>
        </w:tc>
      </w:tr>
      <w:tr w:rsidR="00E633AD" w:rsidRPr="00844859" w14:paraId="42BB606D" w14:textId="77777777" w:rsidTr="00413DD8">
        <w:tc>
          <w:tcPr>
            <w:tcW w:w="513" w:type="pct"/>
          </w:tcPr>
          <w:p w14:paraId="68D93809" w14:textId="77777777" w:rsidR="00E633AD" w:rsidRPr="00844859" w:rsidRDefault="00E633AD" w:rsidP="005C3A0B">
            <w:pPr>
              <w:pStyle w:val="TableBody"/>
            </w:pPr>
          </w:p>
        </w:tc>
        <w:tc>
          <w:tcPr>
            <w:tcW w:w="973" w:type="pct"/>
          </w:tcPr>
          <w:p w14:paraId="70479B37" w14:textId="77777777" w:rsidR="00E633AD" w:rsidRPr="00844859" w:rsidRDefault="00E633AD" w:rsidP="005C3A0B">
            <w:pPr>
              <w:pStyle w:val="TableBody"/>
            </w:pPr>
          </w:p>
        </w:tc>
        <w:tc>
          <w:tcPr>
            <w:tcW w:w="3514" w:type="pct"/>
          </w:tcPr>
          <w:p w14:paraId="061A870B" w14:textId="77777777" w:rsidR="00E633AD" w:rsidRPr="00844859" w:rsidRDefault="00E633AD" w:rsidP="00BE3748">
            <w:pPr>
              <w:pStyle w:val="TableBody"/>
            </w:pPr>
          </w:p>
        </w:tc>
      </w:tr>
      <w:tr w:rsidR="00E633AD" w:rsidRPr="00844859" w14:paraId="3E70968F" w14:textId="77777777" w:rsidTr="00413DD8">
        <w:tc>
          <w:tcPr>
            <w:tcW w:w="513" w:type="pct"/>
          </w:tcPr>
          <w:p w14:paraId="296F0E9D" w14:textId="77777777" w:rsidR="00E633AD" w:rsidRPr="00844859" w:rsidRDefault="00E633AD" w:rsidP="005C3A0B">
            <w:pPr>
              <w:pStyle w:val="TableBody"/>
            </w:pPr>
          </w:p>
        </w:tc>
        <w:tc>
          <w:tcPr>
            <w:tcW w:w="973" w:type="pct"/>
          </w:tcPr>
          <w:p w14:paraId="24906EC9" w14:textId="77777777" w:rsidR="00E633AD" w:rsidRPr="00844859" w:rsidRDefault="00E633AD" w:rsidP="0004604B">
            <w:pPr>
              <w:pStyle w:val="TableBody"/>
            </w:pPr>
          </w:p>
        </w:tc>
        <w:tc>
          <w:tcPr>
            <w:tcW w:w="3514" w:type="pct"/>
          </w:tcPr>
          <w:p w14:paraId="53F6CF03" w14:textId="77777777" w:rsidR="00BF7627" w:rsidRPr="00844859" w:rsidRDefault="00BF7627" w:rsidP="00AD2DE1">
            <w:pPr>
              <w:pStyle w:val="TableBody"/>
            </w:pPr>
          </w:p>
        </w:tc>
      </w:tr>
      <w:tr w:rsidR="00117B7A" w:rsidRPr="00844859" w14:paraId="7423A1CE" w14:textId="77777777" w:rsidTr="00413DD8">
        <w:tc>
          <w:tcPr>
            <w:tcW w:w="513" w:type="pct"/>
          </w:tcPr>
          <w:p w14:paraId="004CB815" w14:textId="77777777" w:rsidR="00117B7A" w:rsidRDefault="00117B7A" w:rsidP="005C3A0B">
            <w:pPr>
              <w:pStyle w:val="TableBody"/>
            </w:pPr>
          </w:p>
        </w:tc>
        <w:tc>
          <w:tcPr>
            <w:tcW w:w="973" w:type="pct"/>
          </w:tcPr>
          <w:p w14:paraId="1A3E9FB9" w14:textId="77777777" w:rsidR="00117B7A" w:rsidRDefault="00117B7A" w:rsidP="005C3A0B">
            <w:pPr>
              <w:pStyle w:val="TableBody"/>
            </w:pPr>
          </w:p>
        </w:tc>
        <w:tc>
          <w:tcPr>
            <w:tcW w:w="3514" w:type="pct"/>
          </w:tcPr>
          <w:p w14:paraId="6F82487C" w14:textId="77777777" w:rsidR="00886F41" w:rsidRDefault="00886F41" w:rsidP="00886F41">
            <w:pPr>
              <w:pStyle w:val="TableBody"/>
            </w:pPr>
          </w:p>
        </w:tc>
      </w:tr>
      <w:tr w:rsidR="00886F41" w:rsidRPr="00844859" w14:paraId="6E23EEFE" w14:textId="77777777" w:rsidTr="00413DD8">
        <w:tc>
          <w:tcPr>
            <w:tcW w:w="513" w:type="pct"/>
          </w:tcPr>
          <w:p w14:paraId="1603494F" w14:textId="77777777" w:rsidR="00886F41" w:rsidRDefault="00886F41" w:rsidP="005C3A0B">
            <w:pPr>
              <w:pStyle w:val="TableBody"/>
            </w:pPr>
          </w:p>
        </w:tc>
        <w:tc>
          <w:tcPr>
            <w:tcW w:w="973" w:type="pct"/>
          </w:tcPr>
          <w:p w14:paraId="17201DB7" w14:textId="77777777" w:rsidR="00886F41" w:rsidRDefault="00886F41" w:rsidP="005C3A0B">
            <w:pPr>
              <w:pStyle w:val="TableBody"/>
            </w:pPr>
          </w:p>
        </w:tc>
        <w:tc>
          <w:tcPr>
            <w:tcW w:w="3514" w:type="pct"/>
          </w:tcPr>
          <w:p w14:paraId="4620A9EE" w14:textId="77777777" w:rsidR="00957377" w:rsidRDefault="00957377" w:rsidP="004A1885">
            <w:pPr>
              <w:pStyle w:val="TableBody"/>
            </w:pPr>
          </w:p>
        </w:tc>
      </w:tr>
      <w:tr w:rsidR="002172C4" w:rsidRPr="00844859" w14:paraId="5AF36541" w14:textId="77777777" w:rsidTr="00413DD8">
        <w:tc>
          <w:tcPr>
            <w:tcW w:w="513" w:type="pct"/>
          </w:tcPr>
          <w:p w14:paraId="739476D0" w14:textId="77777777" w:rsidR="002172C4" w:rsidRDefault="002172C4" w:rsidP="005C3A0B">
            <w:pPr>
              <w:pStyle w:val="TableBody"/>
            </w:pPr>
          </w:p>
        </w:tc>
        <w:tc>
          <w:tcPr>
            <w:tcW w:w="973" w:type="pct"/>
          </w:tcPr>
          <w:p w14:paraId="219F032C" w14:textId="77777777" w:rsidR="002172C4" w:rsidRDefault="002172C4" w:rsidP="005C3A0B">
            <w:pPr>
              <w:pStyle w:val="TableBody"/>
            </w:pPr>
          </w:p>
        </w:tc>
        <w:tc>
          <w:tcPr>
            <w:tcW w:w="3514" w:type="pct"/>
          </w:tcPr>
          <w:p w14:paraId="6C498154" w14:textId="77777777" w:rsidR="002172C4" w:rsidRDefault="002172C4" w:rsidP="00886F41">
            <w:pPr>
              <w:pStyle w:val="TableBody"/>
            </w:pPr>
          </w:p>
        </w:tc>
      </w:tr>
      <w:tr w:rsidR="00C8412B" w:rsidRPr="00844859"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C8412B" w:rsidRDefault="00C8412B" w:rsidP="005C3A0B">
            <w:pPr>
              <w:pStyle w:val="TableBody"/>
            </w:pPr>
          </w:p>
        </w:tc>
        <w:tc>
          <w:tcPr>
            <w:tcW w:w="973"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4E1FE952" w14:textId="01BFC307" w:rsidR="007A4E0A" w:rsidRDefault="004F42B8">
          <w:pPr>
            <w:pStyle w:val="TOC1"/>
            <w:rPr>
              <w:rFonts w:asciiTheme="minorHAnsi" w:eastAsiaTheme="minorEastAsia" w:hAnsiTheme="minorHAnsi" w:cstheme="minorBidi"/>
              <w:b w:val="0"/>
              <w:bCs w:val="0"/>
              <w:caps w:val="0"/>
              <w:color w:val="auto"/>
              <w:sz w:val="22"/>
              <w:szCs w:val="22"/>
              <w:lang w:val="fr-FR"/>
            </w:rPr>
          </w:pPr>
          <w:r>
            <w:fldChar w:fldCharType="begin"/>
          </w:r>
          <w:r>
            <w:instrText xml:space="preserve"> TOC \o "1-3" \h \z \u </w:instrText>
          </w:r>
          <w:r>
            <w:fldChar w:fldCharType="separate"/>
          </w:r>
          <w:hyperlink w:anchor="_Toc503877154" w:history="1">
            <w:r w:rsidR="007A4E0A" w:rsidRPr="00703882">
              <w:rPr>
                <w:rStyle w:val="Hyperlink"/>
              </w:rPr>
              <w:t>1.</w:t>
            </w:r>
            <w:r w:rsidR="007A4E0A">
              <w:rPr>
                <w:rFonts w:asciiTheme="minorHAnsi" w:eastAsiaTheme="minorEastAsia" w:hAnsiTheme="minorHAnsi" w:cstheme="minorBidi"/>
                <w:b w:val="0"/>
                <w:bCs w:val="0"/>
                <w:caps w:val="0"/>
                <w:color w:val="auto"/>
                <w:sz w:val="22"/>
                <w:szCs w:val="22"/>
                <w:lang w:val="fr-FR"/>
              </w:rPr>
              <w:tab/>
            </w:r>
            <w:r w:rsidR="007A4E0A" w:rsidRPr="00703882">
              <w:rPr>
                <w:rStyle w:val="Hyperlink"/>
              </w:rPr>
              <w:t>Group of AT Commands</w:t>
            </w:r>
            <w:r w:rsidR="007A4E0A">
              <w:rPr>
                <w:webHidden/>
              </w:rPr>
              <w:tab/>
            </w:r>
            <w:r w:rsidR="007A4E0A">
              <w:rPr>
                <w:webHidden/>
              </w:rPr>
              <w:fldChar w:fldCharType="begin"/>
            </w:r>
            <w:r w:rsidR="007A4E0A">
              <w:rPr>
                <w:webHidden/>
              </w:rPr>
              <w:instrText xml:space="preserve"> PAGEREF _Toc503877154 \h </w:instrText>
            </w:r>
            <w:r w:rsidR="007A4E0A">
              <w:rPr>
                <w:webHidden/>
              </w:rPr>
            </w:r>
            <w:r w:rsidR="007A4E0A">
              <w:rPr>
                <w:webHidden/>
              </w:rPr>
              <w:fldChar w:fldCharType="separate"/>
            </w:r>
            <w:r w:rsidR="007A4E0A">
              <w:rPr>
                <w:webHidden/>
              </w:rPr>
              <w:t>6</w:t>
            </w:r>
            <w:r w:rsidR="007A4E0A">
              <w:rPr>
                <w:webHidden/>
              </w:rPr>
              <w:fldChar w:fldCharType="end"/>
            </w:r>
          </w:hyperlink>
        </w:p>
        <w:p w14:paraId="3946E002" w14:textId="49D6BD9C" w:rsidR="007A4E0A" w:rsidRDefault="007A4E0A">
          <w:pPr>
            <w:pStyle w:val="TOC2"/>
            <w:tabs>
              <w:tab w:val="left" w:pos="1195"/>
            </w:tabs>
            <w:rPr>
              <w:rFonts w:asciiTheme="minorHAnsi" w:eastAsiaTheme="minorEastAsia" w:hAnsiTheme="minorHAnsi" w:cstheme="minorBidi"/>
              <w:color w:val="auto"/>
              <w:sz w:val="22"/>
              <w:szCs w:val="22"/>
              <w:lang w:val="fr-FR"/>
            </w:rPr>
          </w:pPr>
          <w:hyperlink w:anchor="_Toc503877155" w:history="1">
            <w:r w:rsidRPr="00703882">
              <w:rPr>
                <w:rStyle w:val="Hyperlink"/>
              </w:rPr>
              <w:t>1.1.</w:t>
            </w:r>
            <w:r>
              <w:rPr>
                <w:rFonts w:asciiTheme="minorHAnsi" w:eastAsiaTheme="minorEastAsia" w:hAnsiTheme="minorHAnsi" w:cstheme="minorBidi"/>
                <w:color w:val="auto"/>
                <w:sz w:val="22"/>
                <w:szCs w:val="22"/>
                <w:lang w:val="fr-FR"/>
              </w:rPr>
              <w:tab/>
            </w:r>
            <w:r w:rsidRPr="00703882">
              <w:rPr>
                <w:rStyle w:val="Hyperlink"/>
              </w:rPr>
              <w:t>AT Command AT+KBND</w:t>
            </w:r>
            <w:r>
              <w:rPr>
                <w:webHidden/>
              </w:rPr>
              <w:tab/>
            </w:r>
            <w:r>
              <w:rPr>
                <w:webHidden/>
              </w:rPr>
              <w:fldChar w:fldCharType="begin"/>
            </w:r>
            <w:r>
              <w:rPr>
                <w:webHidden/>
              </w:rPr>
              <w:instrText xml:space="preserve"> PAGEREF _Toc503877155 \h </w:instrText>
            </w:r>
            <w:r>
              <w:rPr>
                <w:webHidden/>
              </w:rPr>
            </w:r>
            <w:r>
              <w:rPr>
                <w:webHidden/>
              </w:rPr>
              <w:fldChar w:fldCharType="separate"/>
            </w:r>
            <w:r>
              <w:rPr>
                <w:webHidden/>
              </w:rPr>
              <w:t>6</w:t>
            </w:r>
            <w:r>
              <w:rPr>
                <w:webHidden/>
              </w:rPr>
              <w:fldChar w:fldCharType="end"/>
            </w:r>
          </w:hyperlink>
        </w:p>
        <w:p w14:paraId="6F0C71CF" w14:textId="31594F7D" w:rsidR="007A4E0A" w:rsidRDefault="007A4E0A">
          <w:pPr>
            <w:pStyle w:val="TOC1"/>
            <w:rPr>
              <w:rFonts w:asciiTheme="minorHAnsi" w:eastAsiaTheme="minorEastAsia" w:hAnsiTheme="minorHAnsi" w:cstheme="minorBidi"/>
              <w:b w:val="0"/>
              <w:bCs w:val="0"/>
              <w:caps w:val="0"/>
              <w:color w:val="auto"/>
              <w:sz w:val="22"/>
              <w:szCs w:val="22"/>
              <w:lang w:val="fr-FR"/>
            </w:rPr>
          </w:pPr>
          <w:hyperlink w:anchor="_Toc503877156" w:history="1">
            <w:r w:rsidRPr="00703882">
              <w:rPr>
                <w:rStyle w:val="Hyperlink"/>
              </w:rPr>
              <w:t>2.</w:t>
            </w:r>
            <w:r>
              <w:rPr>
                <w:rFonts w:asciiTheme="minorHAnsi" w:eastAsiaTheme="minorEastAsia" w:hAnsiTheme="minorHAnsi" w:cstheme="minorBidi"/>
                <w:b w:val="0"/>
                <w:bCs w:val="0"/>
                <w:caps w:val="0"/>
                <w:color w:val="auto"/>
                <w:sz w:val="22"/>
                <w:szCs w:val="22"/>
                <w:lang w:val="fr-FR"/>
              </w:rPr>
              <w:tab/>
            </w:r>
            <w:r w:rsidRPr="00703882">
              <w:rPr>
                <w:rStyle w:val="Hyperlink"/>
              </w:rPr>
              <w:t>Development notes</w:t>
            </w:r>
            <w:r>
              <w:rPr>
                <w:webHidden/>
              </w:rPr>
              <w:tab/>
            </w:r>
            <w:r>
              <w:rPr>
                <w:webHidden/>
              </w:rPr>
              <w:fldChar w:fldCharType="begin"/>
            </w:r>
            <w:r>
              <w:rPr>
                <w:webHidden/>
              </w:rPr>
              <w:instrText xml:space="preserve"> PAGEREF _Toc503877156 \h </w:instrText>
            </w:r>
            <w:r>
              <w:rPr>
                <w:webHidden/>
              </w:rPr>
            </w:r>
            <w:r>
              <w:rPr>
                <w:webHidden/>
              </w:rPr>
              <w:fldChar w:fldCharType="separate"/>
            </w:r>
            <w:r>
              <w:rPr>
                <w:webHidden/>
              </w:rPr>
              <w:t>8</w:t>
            </w:r>
            <w:r>
              <w:rPr>
                <w:webHidden/>
              </w:rPr>
              <w:fldChar w:fldCharType="end"/>
            </w:r>
          </w:hyperlink>
        </w:p>
        <w:p w14:paraId="4B76FE2C" w14:textId="1EC3ED0E" w:rsidR="007A4E0A" w:rsidRDefault="007A4E0A">
          <w:pPr>
            <w:pStyle w:val="TOC2"/>
            <w:tabs>
              <w:tab w:val="left" w:pos="1195"/>
            </w:tabs>
            <w:rPr>
              <w:rFonts w:asciiTheme="minorHAnsi" w:eastAsiaTheme="minorEastAsia" w:hAnsiTheme="minorHAnsi" w:cstheme="minorBidi"/>
              <w:color w:val="auto"/>
              <w:sz w:val="22"/>
              <w:szCs w:val="22"/>
              <w:lang w:val="fr-FR"/>
            </w:rPr>
          </w:pPr>
          <w:hyperlink w:anchor="_Toc503877157" w:history="1">
            <w:r w:rsidRPr="00703882">
              <w:rPr>
                <w:rStyle w:val="Hyperlink"/>
              </w:rPr>
              <w:t>2.1.</w:t>
            </w:r>
            <w:r>
              <w:rPr>
                <w:rFonts w:asciiTheme="minorHAnsi" w:eastAsiaTheme="minorEastAsia" w:hAnsiTheme="minorHAnsi" w:cstheme="minorBidi"/>
                <w:color w:val="auto"/>
                <w:sz w:val="22"/>
                <w:szCs w:val="22"/>
                <w:lang w:val="fr-FR"/>
              </w:rPr>
              <w:tab/>
            </w:r>
            <w:r w:rsidRPr="00703882">
              <w:rPr>
                <w:rStyle w:val="Hyperlink"/>
              </w:rPr>
              <w:t>References</w:t>
            </w:r>
            <w:r>
              <w:rPr>
                <w:webHidden/>
              </w:rPr>
              <w:tab/>
            </w:r>
            <w:r>
              <w:rPr>
                <w:webHidden/>
              </w:rPr>
              <w:fldChar w:fldCharType="begin"/>
            </w:r>
            <w:r>
              <w:rPr>
                <w:webHidden/>
              </w:rPr>
              <w:instrText xml:space="preserve"> PAGEREF _Toc503877157 \h </w:instrText>
            </w:r>
            <w:r>
              <w:rPr>
                <w:webHidden/>
              </w:rPr>
            </w:r>
            <w:r>
              <w:rPr>
                <w:webHidden/>
              </w:rPr>
              <w:fldChar w:fldCharType="separate"/>
            </w:r>
            <w:r>
              <w:rPr>
                <w:webHidden/>
              </w:rPr>
              <w:t>8</w:t>
            </w:r>
            <w:r>
              <w:rPr>
                <w:webHidden/>
              </w:rPr>
              <w:fldChar w:fldCharType="end"/>
            </w:r>
          </w:hyperlink>
        </w:p>
        <w:p w14:paraId="2F01AE16" w14:textId="3AFD478D" w:rsidR="007A4E0A" w:rsidRDefault="007A4E0A">
          <w:pPr>
            <w:pStyle w:val="TOC2"/>
            <w:tabs>
              <w:tab w:val="left" w:pos="1195"/>
            </w:tabs>
            <w:rPr>
              <w:rFonts w:asciiTheme="minorHAnsi" w:eastAsiaTheme="minorEastAsia" w:hAnsiTheme="minorHAnsi" w:cstheme="minorBidi"/>
              <w:color w:val="auto"/>
              <w:sz w:val="22"/>
              <w:szCs w:val="22"/>
              <w:lang w:val="fr-FR"/>
            </w:rPr>
          </w:pPr>
          <w:hyperlink w:anchor="_Toc503877158" w:history="1">
            <w:r w:rsidRPr="00703882">
              <w:rPr>
                <w:rStyle w:val="Hyperlink"/>
              </w:rPr>
              <w:t>2.2.</w:t>
            </w:r>
            <w:r>
              <w:rPr>
                <w:rFonts w:asciiTheme="minorHAnsi" w:eastAsiaTheme="minorEastAsia" w:hAnsiTheme="minorHAnsi" w:cstheme="minorBidi"/>
                <w:color w:val="auto"/>
                <w:sz w:val="22"/>
                <w:szCs w:val="22"/>
                <w:lang w:val="fr-FR"/>
              </w:rPr>
              <w:tab/>
            </w:r>
            <w:r w:rsidRPr="00703882">
              <w:rPr>
                <w:rStyle w:val="Hyperlink"/>
              </w:rPr>
              <w:t>Applicability</w:t>
            </w:r>
            <w:r>
              <w:rPr>
                <w:webHidden/>
              </w:rPr>
              <w:tab/>
            </w:r>
            <w:r>
              <w:rPr>
                <w:webHidden/>
              </w:rPr>
              <w:fldChar w:fldCharType="begin"/>
            </w:r>
            <w:r>
              <w:rPr>
                <w:webHidden/>
              </w:rPr>
              <w:instrText xml:space="preserve"> PAGEREF _Toc503877158 \h </w:instrText>
            </w:r>
            <w:r>
              <w:rPr>
                <w:webHidden/>
              </w:rPr>
            </w:r>
            <w:r>
              <w:rPr>
                <w:webHidden/>
              </w:rPr>
              <w:fldChar w:fldCharType="separate"/>
            </w:r>
            <w:r>
              <w:rPr>
                <w:webHidden/>
              </w:rPr>
              <w:t>8</w:t>
            </w:r>
            <w:r>
              <w:rPr>
                <w:webHidden/>
              </w:rPr>
              <w:fldChar w:fldCharType="end"/>
            </w:r>
          </w:hyperlink>
        </w:p>
        <w:p w14:paraId="6E803C22" w14:textId="0B1A953F" w:rsidR="007A4E0A" w:rsidRDefault="007A4E0A">
          <w:pPr>
            <w:pStyle w:val="TOC2"/>
            <w:tabs>
              <w:tab w:val="left" w:pos="1195"/>
            </w:tabs>
            <w:rPr>
              <w:rFonts w:asciiTheme="minorHAnsi" w:eastAsiaTheme="minorEastAsia" w:hAnsiTheme="minorHAnsi" w:cstheme="minorBidi"/>
              <w:color w:val="auto"/>
              <w:sz w:val="22"/>
              <w:szCs w:val="22"/>
              <w:lang w:val="fr-FR"/>
            </w:rPr>
          </w:pPr>
          <w:hyperlink w:anchor="_Toc503877159" w:history="1">
            <w:r w:rsidRPr="00703882">
              <w:rPr>
                <w:rStyle w:val="Hyperlink"/>
              </w:rPr>
              <w:t>2.3.</w:t>
            </w:r>
            <w:r>
              <w:rPr>
                <w:rFonts w:asciiTheme="minorHAnsi" w:eastAsiaTheme="minorEastAsia" w:hAnsiTheme="minorHAnsi" w:cstheme="minorBidi"/>
                <w:color w:val="auto"/>
                <w:sz w:val="22"/>
                <w:szCs w:val="22"/>
                <w:lang w:val="fr-FR"/>
              </w:rPr>
              <w:tab/>
            </w:r>
            <w:r w:rsidRPr="00703882">
              <w:rPr>
                <w:rStyle w:val="Hyperlink"/>
              </w:rPr>
              <w:t>Other</w:t>
            </w:r>
            <w:r>
              <w:rPr>
                <w:webHidden/>
              </w:rPr>
              <w:tab/>
            </w:r>
            <w:r>
              <w:rPr>
                <w:webHidden/>
              </w:rPr>
              <w:fldChar w:fldCharType="begin"/>
            </w:r>
            <w:r>
              <w:rPr>
                <w:webHidden/>
              </w:rPr>
              <w:instrText xml:space="preserve"> PAGEREF _Toc503877159 \h </w:instrText>
            </w:r>
            <w:r>
              <w:rPr>
                <w:webHidden/>
              </w:rPr>
            </w:r>
            <w:r>
              <w:rPr>
                <w:webHidden/>
              </w:rPr>
              <w:fldChar w:fldCharType="separate"/>
            </w:r>
            <w:r>
              <w:rPr>
                <w:webHidden/>
              </w:rPr>
              <w:t>8</w:t>
            </w:r>
            <w:r>
              <w:rPr>
                <w:webHidden/>
              </w:rPr>
              <w:fldChar w:fldCharType="end"/>
            </w:r>
          </w:hyperlink>
        </w:p>
        <w:p w14:paraId="0696CFD8" w14:textId="2F42F695"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bookmarkStart w:id="5" w:name="_GoBack"/>
      <w:bookmarkEnd w:id="5"/>
    </w:p>
    <w:p w14:paraId="0DF5C2C7" w14:textId="2C79B0C9" w:rsidR="00472E39" w:rsidRDefault="00472E39" w:rsidP="00FC3FB3">
      <w:pPr>
        <w:pStyle w:val="Heading1"/>
        <w:spacing w:before="360"/>
        <w:sectPr w:rsidR="00472E39" w:rsidSect="00B44287">
          <w:pgSz w:w="11909" w:h="16834" w:code="9"/>
          <w:pgMar w:top="1440" w:right="1440" w:bottom="1440" w:left="1440" w:header="691" w:footer="800" w:gutter="0"/>
          <w:cols w:space="720"/>
          <w:titlePg/>
          <w:docGrid w:linePitch="360"/>
        </w:sectPr>
      </w:pPr>
      <w:bookmarkStart w:id="6" w:name="_Toc170125965"/>
      <w:bookmarkStart w:id="7" w:name="_Toc345081451"/>
      <w:bookmarkStart w:id="8" w:name="_Toc349754087"/>
      <w:bookmarkStart w:id="9" w:name="_Toc170125794"/>
      <w:bookmarkStart w:id="10" w:name="_Toc78179754"/>
    </w:p>
    <w:p w14:paraId="283DF488" w14:textId="77777777" w:rsidR="00C07016" w:rsidRPr="00AE67EA" w:rsidRDefault="00747FE0" w:rsidP="00C07016">
      <w:pPr>
        <w:pStyle w:val="Heading1"/>
      </w:pPr>
      <w:bookmarkStart w:id="11" w:name="_Toc503877154"/>
      <w:r>
        <w:lastRenderedPageBreak/>
        <w:t>Group of AT Commands</w:t>
      </w:r>
      <w:bookmarkEnd w:id="11"/>
    </w:p>
    <w:p w14:paraId="6BDACDA3" w14:textId="2E18FC92" w:rsidR="00C07016" w:rsidRDefault="00747FE0" w:rsidP="00390523">
      <w:pPr>
        <w:pStyle w:val="Heading2"/>
      </w:pPr>
      <w:bookmarkStart w:id="12" w:name="_Toc232914898"/>
      <w:bookmarkStart w:id="13" w:name="_Toc133649734"/>
      <w:bookmarkStart w:id="14" w:name="_Toc503877155"/>
      <w:r>
        <w:t xml:space="preserve">AT Command </w:t>
      </w:r>
      <w:r w:rsidR="00431E75">
        <w:t>AT+K</w:t>
      </w:r>
      <w:r w:rsidR="00EC6AF1">
        <w:t>B</w:t>
      </w:r>
      <w:r w:rsidR="00431E75">
        <w:t>ND</w:t>
      </w:r>
      <w:bookmarkEnd w:id="14"/>
    </w:p>
    <w:bookmarkEnd w:id="12"/>
    <w:bookmarkEnd w:id="13"/>
    <w:p w14:paraId="5893B95C" w14:textId="77777777" w:rsidR="009F3DAE" w:rsidRPr="009F3DAE" w:rsidRDefault="009F3DAE" w:rsidP="009F3DAE">
      <w:pPr>
        <w:rPr>
          <w:lang w:eastAsia="zh-CN"/>
        </w:rPr>
      </w:pPr>
    </w:p>
    <w:p w14:paraId="0AF48F1A" w14:textId="77777777" w:rsidR="009F3DAE" w:rsidRPr="009F3DAE" w:rsidRDefault="009F3DAE" w:rsidP="009F3DAE">
      <w:pPr>
        <w:rPr>
          <w:lang w:eastAsia="zh-CN"/>
        </w:rPr>
      </w:pPr>
    </w:p>
    <w:p w14:paraId="3ED4B49D" w14:textId="77777777" w:rsidR="009F3DAE" w:rsidRPr="009F3DAE" w:rsidRDefault="009F3DAE" w:rsidP="009F3DAE">
      <w:pPr>
        <w:rPr>
          <w:lang w:eastAsia="zh-CN"/>
        </w:rPr>
      </w:pPr>
    </w:p>
    <w:p w14:paraId="085F4D7B" w14:textId="77777777" w:rsidR="009F3DAE" w:rsidRPr="009F3DAE" w:rsidRDefault="009F3DAE" w:rsidP="009F3DAE">
      <w:pPr>
        <w:rPr>
          <w:lang w:eastAsia="zh-CN"/>
        </w:rPr>
      </w:pPr>
    </w:p>
    <w:p w14:paraId="76544E7A" w14:textId="77777777" w:rsidR="009F3DAE" w:rsidRPr="009F3DAE" w:rsidRDefault="009F3DAE" w:rsidP="009F3DAE">
      <w:pPr>
        <w:rPr>
          <w:lang w:eastAsia="zh-CN"/>
        </w:rPr>
      </w:pPr>
    </w:p>
    <w:p w14:paraId="733A1DBC" w14:textId="77777777" w:rsidR="009F3DAE" w:rsidRPr="009F3DAE" w:rsidRDefault="009F3DAE" w:rsidP="009F3DAE">
      <w:pPr>
        <w:rPr>
          <w:lang w:eastAsia="zh-CN"/>
        </w:rPr>
      </w:pPr>
    </w:p>
    <w:p w14:paraId="17C96B48" w14:textId="77777777" w:rsidR="009F3DAE" w:rsidRPr="009F3DAE" w:rsidRDefault="009F3DAE" w:rsidP="009F3DAE">
      <w:pPr>
        <w:rPr>
          <w:lang w:eastAsia="zh-CN"/>
        </w:rPr>
      </w:pPr>
    </w:p>
    <w:p w14:paraId="28F47B45" w14:textId="77777777" w:rsidR="009F3DAE" w:rsidRPr="009F3DAE" w:rsidRDefault="009F3DAE" w:rsidP="009F3DAE">
      <w:pPr>
        <w:rPr>
          <w:lang w:eastAsia="zh-CN"/>
        </w:rPr>
      </w:pPr>
    </w:p>
    <w:p w14:paraId="4DE48B72" w14:textId="77777777" w:rsidR="009F3DAE" w:rsidRPr="009F3DAE" w:rsidRDefault="009F3DAE" w:rsidP="009F3DAE">
      <w:pPr>
        <w:rPr>
          <w:lang w:eastAsia="zh-CN"/>
        </w:rPr>
      </w:pPr>
    </w:p>
    <w:p w14:paraId="00830E24" w14:textId="77777777" w:rsidR="009F3DAE" w:rsidRPr="009F3DAE" w:rsidRDefault="009F3DAE" w:rsidP="009F3DAE">
      <w:pPr>
        <w:rPr>
          <w:lang w:eastAsia="zh-CN"/>
        </w:rPr>
      </w:pPr>
    </w:p>
    <w:p w14:paraId="391F3F2B" w14:textId="77777777" w:rsidR="009F3DAE" w:rsidRPr="009F3DAE" w:rsidRDefault="009F3DAE" w:rsidP="009F3DAE">
      <w:pPr>
        <w:rPr>
          <w:lang w:eastAsia="zh-CN"/>
        </w:rPr>
      </w:pPr>
    </w:p>
    <w:p w14:paraId="376E57A6" w14:textId="77777777" w:rsidR="009F3DAE" w:rsidRPr="009F3DAE" w:rsidRDefault="009F3DAE" w:rsidP="009F3DAE">
      <w:pPr>
        <w:rPr>
          <w:lang w:eastAsia="zh-CN"/>
        </w:rPr>
      </w:pPr>
    </w:p>
    <w:p w14:paraId="7354DFBC" w14:textId="77777777" w:rsidR="009F3DAE" w:rsidRPr="009F3DAE" w:rsidRDefault="009F3DAE" w:rsidP="009F3DAE">
      <w:pPr>
        <w:rPr>
          <w:lang w:eastAsia="zh-CN"/>
        </w:rPr>
      </w:pPr>
    </w:p>
    <w:p w14:paraId="2C6A58AE" w14:textId="77777777" w:rsidR="009F3DAE" w:rsidRPr="009F3DAE" w:rsidRDefault="009F3DAE" w:rsidP="009F3DAE">
      <w:pPr>
        <w:rPr>
          <w:lang w:eastAsia="zh-CN"/>
        </w:rPr>
      </w:pPr>
    </w:p>
    <w:p w14:paraId="48036A79" w14:textId="77777777" w:rsidR="009F3DAE" w:rsidRPr="009F3DAE" w:rsidRDefault="009F3DAE" w:rsidP="009F3DAE">
      <w:pPr>
        <w:rPr>
          <w:lang w:eastAsia="zh-CN"/>
        </w:rPr>
      </w:pPr>
    </w:p>
    <w:p w14:paraId="377BCBCE" w14:textId="77777777" w:rsidR="009F3DAE" w:rsidRPr="009F3DAE" w:rsidRDefault="009F3DAE" w:rsidP="009F3DAE">
      <w:pPr>
        <w:rPr>
          <w:lang w:eastAsia="zh-CN"/>
        </w:rPr>
      </w:pPr>
    </w:p>
    <w:p w14:paraId="5F16F44A" w14:textId="77777777" w:rsidR="009F3DAE" w:rsidRPr="009F3DAE" w:rsidRDefault="009F3DAE" w:rsidP="009F3DAE">
      <w:pPr>
        <w:rPr>
          <w:lang w:eastAsia="zh-CN"/>
        </w:rPr>
      </w:pPr>
    </w:p>
    <w:p w14:paraId="28EEE002" w14:textId="77777777" w:rsidR="009F3DAE" w:rsidRPr="009F3DAE" w:rsidRDefault="009F3DAE" w:rsidP="009F3DAE">
      <w:pPr>
        <w:rPr>
          <w:lang w:eastAsia="zh-CN"/>
        </w:rPr>
      </w:pPr>
    </w:p>
    <w:p w14:paraId="7F61B287" w14:textId="77777777" w:rsidR="009F3DAE" w:rsidRPr="009F3DAE" w:rsidRDefault="009F3DAE" w:rsidP="009F3DAE">
      <w:pPr>
        <w:rPr>
          <w:lang w:eastAsia="zh-CN"/>
        </w:rPr>
      </w:pPr>
    </w:p>
    <w:p w14:paraId="577C6E76" w14:textId="77777777" w:rsidR="009F3DAE" w:rsidRPr="009F3DAE" w:rsidRDefault="009F3DAE" w:rsidP="009F3DAE">
      <w:pPr>
        <w:rPr>
          <w:lang w:eastAsia="zh-CN"/>
        </w:rPr>
      </w:pPr>
    </w:p>
    <w:p w14:paraId="1C9CDFD6" w14:textId="77777777" w:rsidR="009F3DAE" w:rsidRPr="009F3DAE" w:rsidRDefault="009F3DAE" w:rsidP="009F3DAE">
      <w:pPr>
        <w:rPr>
          <w:lang w:eastAsia="zh-CN"/>
        </w:rPr>
      </w:pPr>
    </w:p>
    <w:p w14:paraId="4839BFF5" w14:textId="77777777" w:rsidR="009F3DAE" w:rsidRPr="009F3DAE" w:rsidRDefault="009F3DAE" w:rsidP="009F3DAE">
      <w:pPr>
        <w:rPr>
          <w:lang w:eastAsia="zh-CN"/>
        </w:rPr>
      </w:pPr>
    </w:p>
    <w:p w14:paraId="2D9B31A7" w14:textId="77777777" w:rsidR="009F3DAE" w:rsidRPr="009F3DAE" w:rsidRDefault="009F3DAE" w:rsidP="009F3DAE">
      <w:pPr>
        <w:rPr>
          <w:lang w:eastAsia="zh-CN"/>
        </w:rPr>
      </w:pPr>
    </w:p>
    <w:p w14:paraId="08378541" w14:textId="77777777" w:rsidR="009F3DAE" w:rsidRPr="009F3DAE" w:rsidRDefault="009F3DAE" w:rsidP="009F3DAE">
      <w:pPr>
        <w:rPr>
          <w:lang w:eastAsia="zh-CN"/>
        </w:rPr>
      </w:pPr>
    </w:p>
    <w:p w14:paraId="755DC026" w14:textId="77777777" w:rsidR="009F3DAE" w:rsidRPr="009F3DAE" w:rsidRDefault="009F3DAE" w:rsidP="009F3DAE">
      <w:pPr>
        <w:rPr>
          <w:lang w:eastAsia="zh-CN"/>
        </w:rPr>
      </w:pPr>
    </w:p>
    <w:p w14:paraId="559F5CE3" w14:textId="77777777" w:rsidR="009F3DAE" w:rsidRPr="009F3DAE" w:rsidRDefault="009F3DAE" w:rsidP="009F3DAE">
      <w:pPr>
        <w:rPr>
          <w:lang w:eastAsia="zh-CN"/>
        </w:rPr>
      </w:pPr>
    </w:p>
    <w:p w14:paraId="7793E7AF" w14:textId="77777777" w:rsidR="009F3DAE" w:rsidRPr="009F3DAE" w:rsidRDefault="009F3DAE" w:rsidP="009F3DAE">
      <w:pPr>
        <w:rPr>
          <w:lang w:eastAsia="zh-CN"/>
        </w:rPr>
      </w:pPr>
    </w:p>
    <w:p w14:paraId="35753B88" w14:textId="77777777" w:rsidR="009F3DAE" w:rsidRPr="009F3DAE" w:rsidRDefault="009F3DAE" w:rsidP="009F3DAE">
      <w:pPr>
        <w:rPr>
          <w:lang w:eastAsia="zh-CN"/>
        </w:rPr>
      </w:pPr>
    </w:p>
    <w:p w14:paraId="79C4CCE0" w14:textId="6DA255E5" w:rsidR="004042FA" w:rsidRPr="009F3DAE" w:rsidRDefault="009F3DAE" w:rsidP="009F3DAE">
      <w:pPr>
        <w:tabs>
          <w:tab w:val="left" w:pos="7771"/>
        </w:tabs>
        <w:rPr>
          <w:lang w:eastAsia="zh-CN"/>
        </w:rPr>
      </w:pPr>
      <w:r>
        <w:rPr>
          <w:lang w:eastAsia="zh-CN"/>
        </w:rPr>
        <w:tab/>
      </w:r>
    </w:p>
    <w:tbl>
      <w:tblPr>
        <w:tblStyle w:val="TableSWIleft"/>
        <w:tblW w:w="9069" w:type="dxa"/>
        <w:tblLayout w:type="fixed"/>
        <w:tblLook w:val="04A0" w:firstRow="1" w:lastRow="0" w:firstColumn="1" w:lastColumn="0" w:noHBand="0" w:noVBand="1"/>
      </w:tblPr>
      <w:tblGrid>
        <w:gridCol w:w="2265"/>
        <w:gridCol w:w="6804"/>
      </w:tblGrid>
      <w:tr w:rsidR="004042FA" w:rsidRPr="00C41274" w14:paraId="677FE633" w14:textId="77777777" w:rsidTr="004042FA">
        <w:trPr>
          <w:cnfStyle w:val="100000000000" w:firstRow="1" w:lastRow="0" w:firstColumn="0" w:lastColumn="0" w:oddVBand="0" w:evenVBand="0" w:oddHBand="0" w:evenHBand="0" w:firstRowFirstColumn="0" w:firstRowLastColumn="0" w:lastRowFirstColumn="0" w:lastRowLastColumn="0"/>
        </w:trPr>
        <w:tc>
          <w:tcPr>
            <w:tcW w:w="9069" w:type="dxa"/>
            <w:gridSpan w:val="2"/>
          </w:tcPr>
          <w:p w14:paraId="020DD3B8" w14:textId="252474A8" w:rsidR="004042FA" w:rsidRPr="00C41274" w:rsidRDefault="004042FA" w:rsidP="007173BB">
            <w:pPr>
              <w:pStyle w:val="TableRowHead"/>
              <w:spacing w:before="144" w:after="144"/>
              <w:rPr>
                <w:bCs w:val="0"/>
              </w:rPr>
            </w:pPr>
            <w:r>
              <w:lastRenderedPageBreak/>
              <w:t>HL</w:t>
            </w:r>
            <w:r w:rsidR="00C65387">
              <w:t>78xx</w:t>
            </w:r>
          </w:p>
        </w:tc>
      </w:tr>
      <w:tr w:rsidR="004042FA" w:rsidRPr="00C41274" w14:paraId="706A03F7" w14:textId="77777777" w:rsidTr="004042FA">
        <w:trPr>
          <w:trHeight w:val="978"/>
        </w:trPr>
        <w:tc>
          <w:tcPr>
            <w:tcW w:w="2265" w:type="dxa"/>
          </w:tcPr>
          <w:p w14:paraId="426AC6BD" w14:textId="20C9C09A" w:rsidR="00431E75" w:rsidRPr="00C41274" w:rsidRDefault="0054305B" w:rsidP="00431E75">
            <w:pPr>
              <w:pStyle w:val="TableBody"/>
              <w:rPr>
                <w:i/>
              </w:rPr>
            </w:pPr>
            <w:r>
              <w:rPr>
                <w:i/>
              </w:rPr>
              <w:t>R</w:t>
            </w:r>
            <w:r w:rsidR="00431E75">
              <w:rPr>
                <w:i/>
              </w:rPr>
              <w:t>e</w:t>
            </w:r>
            <w:r>
              <w:rPr>
                <w:i/>
              </w:rPr>
              <w:t>ad</w:t>
            </w:r>
            <w:r w:rsidR="00431E75">
              <w:rPr>
                <w:i/>
              </w:rPr>
              <w:t xml:space="preserve"> </w:t>
            </w:r>
            <w:r w:rsidR="00431E75" w:rsidRPr="00C41274">
              <w:rPr>
                <w:i/>
              </w:rPr>
              <w:t>command</w:t>
            </w:r>
          </w:p>
          <w:p w14:paraId="155716D5" w14:textId="77777777" w:rsidR="00431E75" w:rsidRPr="00C41274" w:rsidRDefault="00431E75" w:rsidP="00431E75">
            <w:pPr>
              <w:pStyle w:val="TableBody"/>
            </w:pPr>
          </w:p>
          <w:p w14:paraId="49139882" w14:textId="77777777" w:rsidR="00431E75" w:rsidRPr="00C41274" w:rsidRDefault="00431E75" w:rsidP="00431E75">
            <w:pPr>
              <w:pStyle w:val="TableBody"/>
              <w:rPr>
                <w:u w:val="single"/>
              </w:rPr>
            </w:pPr>
            <w:r w:rsidRPr="00C41274">
              <w:rPr>
                <w:u w:val="single"/>
              </w:rPr>
              <w:t>Syntax</w:t>
            </w:r>
          </w:p>
          <w:p w14:paraId="0FCE96BC" w14:textId="30FE2CEA" w:rsidR="00431E75" w:rsidRPr="006C307C" w:rsidRDefault="00431E75" w:rsidP="00431E75">
            <w:pPr>
              <w:pStyle w:val="TableBody"/>
              <w:rPr>
                <w:b/>
              </w:rPr>
            </w:pPr>
            <w:r w:rsidRPr="006710E9">
              <w:rPr>
                <w:b/>
              </w:rPr>
              <w:t>AT+</w:t>
            </w:r>
            <w:r>
              <w:rPr>
                <w:b/>
              </w:rPr>
              <w:t>K</w:t>
            </w:r>
            <w:r w:rsidR="008D0919">
              <w:rPr>
                <w:b/>
              </w:rPr>
              <w:t>BND?</w:t>
            </w:r>
            <w:r w:rsidRPr="006C307C">
              <w:rPr>
                <w:b/>
              </w:rPr>
              <w:t xml:space="preserve"> </w:t>
            </w:r>
          </w:p>
          <w:p w14:paraId="64421D05" w14:textId="4E818747" w:rsidR="004042FA" w:rsidRPr="00C41274" w:rsidRDefault="004042FA" w:rsidP="007173BB">
            <w:pPr>
              <w:pStyle w:val="TableBody"/>
              <w:keepNext/>
              <w:rPr>
                <w:b/>
              </w:rPr>
            </w:pPr>
          </w:p>
        </w:tc>
        <w:tc>
          <w:tcPr>
            <w:tcW w:w="6804" w:type="dxa"/>
          </w:tcPr>
          <w:p w14:paraId="0C7AD74C" w14:textId="77777777" w:rsidR="00431E75" w:rsidRPr="00C41274" w:rsidRDefault="00431E75" w:rsidP="00431E75">
            <w:pPr>
              <w:pStyle w:val="TableBody"/>
              <w:keepNext/>
              <w:rPr>
                <w:u w:val="single"/>
              </w:rPr>
            </w:pPr>
            <w:r w:rsidRPr="00C41274">
              <w:rPr>
                <w:u w:val="single"/>
              </w:rPr>
              <w:t>Response</w:t>
            </w:r>
          </w:p>
          <w:p w14:paraId="0BBD6830" w14:textId="673F5302" w:rsidR="00F31B90" w:rsidRDefault="0054305B" w:rsidP="00F31B90">
            <w:pPr>
              <w:pStyle w:val="TableBody"/>
              <w:keepNext/>
            </w:pPr>
            <w:r>
              <w:rPr>
                <w:b/>
              </w:rPr>
              <w:t>+K</w:t>
            </w:r>
            <w:r w:rsidR="00F31B90">
              <w:rPr>
                <w:b/>
              </w:rPr>
              <w:t xml:space="preserve">BND: </w:t>
            </w:r>
            <w:r w:rsidR="003C304C">
              <w:rPr>
                <w:b/>
              </w:rPr>
              <w:t>&lt;</w:t>
            </w:r>
            <w:r w:rsidR="007D72A7">
              <w:rPr>
                <w:b/>
              </w:rPr>
              <w:t>RAT</w:t>
            </w:r>
            <w:r w:rsidR="003C304C">
              <w:rPr>
                <w:b/>
              </w:rPr>
              <w:t xml:space="preserve">&gt;, </w:t>
            </w:r>
            <w:r w:rsidR="00F31B90">
              <w:t>(</w:t>
            </w:r>
            <w:r w:rsidR="003C304C">
              <w:t>the active</w:t>
            </w:r>
            <w:r w:rsidR="00F31B90">
              <w:t xml:space="preserve"> </w:t>
            </w:r>
            <w:r w:rsidR="00F31B90">
              <w:rPr>
                <w:b/>
              </w:rPr>
              <w:t>&lt;bnd&gt;</w:t>
            </w:r>
            <w:r w:rsidR="00F31B90">
              <w:t>)</w:t>
            </w:r>
          </w:p>
          <w:p w14:paraId="6BFDEC72" w14:textId="77777777" w:rsidR="00431E75" w:rsidRDefault="00431E75" w:rsidP="00431E75">
            <w:pPr>
              <w:pStyle w:val="TableBody"/>
              <w:keepNext/>
              <w:rPr>
                <w:b/>
              </w:rPr>
            </w:pPr>
            <w:r w:rsidRPr="00C41274">
              <w:rPr>
                <w:b/>
              </w:rPr>
              <w:t>OK</w:t>
            </w:r>
          </w:p>
          <w:p w14:paraId="0764D032" w14:textId="77777777" w:rsidR="00431E75" w:rsidRPr="00C41274" w:rsidRDefault="00431E75" w:rsidP="00431E75">
            <w:pPr>
              <w:pStyle w:val="TableBody"/>
              <w:keepNext/>
              <w:rPr>
                <w:u w:val="single"/>
              </w:rPr>
            </w:pPr>
          </w:p>
          <w:p w14:paraId="4193CE87" w14:textId="668D87FA" w:rsidR="00431E75" w:rsidRDefault="00431E75" w:rsidP="00431E75">
            <w:pPr>
              <w:pStyle w:val="TableBody"/>
              <w:keepNext/>
              <w:rPr>
                <w:u w:val="single"/>
              </w:rPr>
            </w:pPr>
            <w:r>
              <w:rPr>
                <w:u w:val="single"/>
              </w:rPr>
              <w:t>Parameter</w:t>
            </w:r>
          </w:p>
          <w:p w14:paraId="43453805" w14:textId="4FC2D571" w:rsidR="003C304C" w:rsidRDefault="003C304C" w:rsidP="003C304C">
            <w:pPr>
              <w:pStyle w:val="TableBody"/>
              <w:keepNext/>
            </w:pPr>
            <w:r w:rsidRPr="00AF4956">
              <w:rPr>
                <w:b/>
              </w:rPr>
              <w:t>&lt;</w:t>
            </w:r>
            <w:r w:rsidR="003C7801">
              <w:rPr>
                <w:b/>
              </w:rPr>
              <w:t>RAT</w:t>
            </w:r>
            <w:r w:rsidRPr="00AF4956">
              <w:rPr>
                <w:b/>
              </w:rPr>
              <w:t>&gt;</w:t>
            </w:r>
            <w:r>
              <w:rPr>
                <w:b/>
              </w:rPr>
              <w:tab/>
            </w:r>
            <w:r w:rsidRPr="00AF7AF2">
              <w:t>Radio Access Technology</w:t>
            </w:r>
          </w:p>
          <w:p w14:paraId="5182F64D" w14:textId="77777777" w:rsidR="003C304C" w:rsidRDefault="003C304C" w:rsidP="003C304C">
            <w:pPr>
              <w:pStyle w:val="TableBody"/>
              <w:keepNext/>
              <w:rPr>
                <w:b/>
              </w:rPr>
            </w:pPr>
          </w:p>
          <w:p w14:paraId="282FC3B0" w14:textId="77777777" w:rsidR="003C304C" w:rsidRDefault="003C304C" w:rsidP="003C304C">
            <w:pPr>
              <w:pStyle w:val="TableBody"/>
              <w:keepNext/>
              <w:rPr>
                <w:b/>
              </w:rPr>
            </w:pPr>
            <w:r>
              <w:t xml:space="preserve">  0                   CAT-M1    </w:t>
            </w:r>
          </w:p>
          <w:p w14:paraId="4B72F700" w14:textId="77777777" w:rsidR="003C304C" w:rsidRDefault="003C304C" w:rsidP="003C304C">
            <w:pPr>
              <w:pStyle w:val="TableBody"/>
              <w:keepNext/>
              <w:numPr>
                <w:ilvl w:val="0"/>
                <w:numId w:val="16"/>
              </w:numPr>
            </w:pPr>
            <w:r w:rsidRPr="00AF7AF2">
              <w:t>NB1</w:t>
            </w:r>
            <w:r>
              <w:t xml:space="preserve">          (in future release)</w:t>
            </w:r>
          </w:p>
          <w:p w14:paraId="147AA075" w14:textId="77777777" w:rsidR="003C304C" w:rsidRPr="00C41274" w:rsidRDefault="003C304C" w:rsidP="003C304C">
            <w:pPr>
              <w:pStyle w:val="TableBody"/>
              <w:keepNext/>
              <w:numPr>
                <w:ilvl w:val="0"/>
                <w:numId w:val="16"/>
              </w:numPr>
              <w:rPr>
                <w:u w:val="single"/>
              </w:rPr>
            </w:pPr>
            <w:r>
              <w:t xml:space="preserve">GSM         </w:t>
            </w:r>
            <w:r>
              <w:rPr>
                <w:color w:val="auto"/>
                <w:lang w:eastAsia="zh-CN"/>
              </w:rPr>
              <w:t>(HL7802 only)</w:t>
            </w:r>
          </w:p>
          <w:p w14:paraId="5EA68159" w14:textId="77777777" w:rsidR="003C304C" w:rsidRPr="00C41274" w:rsidRDefault="003C304C" w:rsidP="00431E75">
            <w:pPr>
              <w:pStyle w:val="TableBody"/>
              <w:keepNext/>
              <w:rPr>
                <w:u w:val="single"/>
              </w:rPr>
            </w:pPr>
          </w:p>
          <w:p w14:paraId="5E66EC01" w14:textId="2FC808F0" w:rsidR="00431E75" w:rsidRDefault="00431E75" w:rsidP="00431E75">
            <w:pPr>
              <w:pStyle w:val="TableBody"/>
              <w:keepNext/>
            </w:pPr>
            <w:r w:rsidRPr="00AF4956">
              <w:rPr>
                <w:b/>
              </w:rPr>
              <w:t>&lt;</w:t>
            </w:r>
            <w:r>
              <w:rPr>
                <w:b/>
              </w:rPr>
              <w:t>bnd</w:t>
            </w:r>
            <w:r w:rsidRPr="00AF4956">
              <w:rPr>
                <w:b/>
              </w:rPr>
              <w:t>&gt;</w:t>
            </w:r>
            <w:r w:rsidRPr="00C14FA6">
              <w:t xml:space="preserve">Band </w:t>
            </w:r>
            <w:r w:rsidR="007D72A7">
              <w:t xml:space="preserve">bitmap </w:t>
            </w:r>
            <w:r w:rsidRPr="00546AC5">
              <w:t xml:space="preserve">in </w:t>
            </w:r>
            <w:r>
              <w:t>h</w:t>
            </w:r>
            <w:r w:rsidRPr="00546AC5">
              <w:t>exadecimal</w:t>
            </w:r>
            <w:r>
              <w:rPr>
                <w:b/>
              </w:rPr>
              <w:t xml:space="preserve"> </w:t>
            </w:r>
            <w:r w:rsidRPr="00C14FA6">
              <w:t>format</w:t>
            </w:r>
            <w:r w:rsidR="0090486D">
              <w:t xml:space="preserve"> without 0x prefix</w:t>
            </w:r>
            <w:r w:rsidR="00F83265">
              <w:t xml:space="preserve"> (only for RAT CAT-M1 or NB1</w:t>
            </w:r>
            <w:r w:rsidR="00735BCD">
              <w:t>. To be described for &lt;RAT&gt; = GSM</w:t>
            </w:r>
            <w:r w:rsidR="00735BCD">
              <w:t>)</w:t>
            </w:r>
          </w:p>
          <w:p w14:paraId="2D78CFD6" w14:textId="5C1BEAF2" w:rsidR="00431E75" w:rsidRDefault="00431E75" w:rsidP="00431E75">
            <w:pPr>
              <w:pStyle w:val="TableBody"/>
              <w:keepN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89"/>
              <w:gridCol w:w="3289"/>
            </w:tblGrid>
            <w:tr w:rsidR="003B304A" w14:paraId="616695C5" w14:textId="77777777" w:rsidTr="00334447">
              <w:tc>
                <w:tcPr>
                  <w:tcW w:w="3289" w:type="dxa"/>
                </w:tcPr>
                <w:p w14:paraId="351710DA" w14:textId="77777777" w:rsidR="003B304A" w:rsidRDefault="003B304A" w:rsidP="003B304A">
                  <w:pPr>
                    <w:pStyle w:val="TableBody"/>
                    <w:rPr>
                      <w:u w:val="single"/>
                    </w:rPr>
                  </w:pPr>
                  <w:r>
                    <w:rPr>
                      <w:lang w:eastAsia="zh-CN"/>
                    </w:rPr>
                    <w:t xml:space="preserve">0000 00000000 </w:t>
                  </w:r>
                  <w:r>
                    <w:rPr>
                      <w:color w:val="auto"/>
                      <w:lang w:eastAsia="zh-CN"/>
                    </w:rPr>
                    <w:t>00000000</w:t>
                  </w:r>
                </w:p>
              </w:tc>
              <w:tc>
                <w:tcPr>
                  <w:tcW w:w="3289" w:type="dxa"/>
                </w:tcPr>
                <w:p w14:paraId="50EE4F57" w14:textId="77777777" w:rsidR="003B304A" w:rsidRDefault="003B304A" w:rsidP="003B304A">
                  <w:pPr>
                    <w:pStyle w:val="TableBody"/>
                    <w:rPr>
                      <w:u w:val="single"/>
                    </w:rPr>
                  </w:pPr>
                  <w:r>
                    <w:rPr>
                      <w:lang w:eastAsia="zh-CN"/>
                    </w:rPr>
                    <w:t>Not Available</w:t>
                  </w:r>
                </w:p>
              </w:tc>
            </w:tr>
            <w:tr w:rsidR="003B304A" w14:paraId="1CFE6A01" w14:textId="77777777" w:rsidTr="00334447">
              <w:tc>
                <w:tcPr>
                  <w:tcW w:w="3289" w:type="dxa"/>
                </w:tcPr>
                <w:p w14:paraId="378C8640" w14:textId="77777777" w:rsidR="003B304A" w:rsidRDefault="003B304A" w:rsidP="003B304A">
                  <w:pPr>
                    <w:pStyle w:val="TableBody"/>
                    <w:rPr>
                      <w:u w:val="single"/>
                    </w:rPr>
                  </w:pPr>
                  <w:r>
                    <w:rPr>
                      <w:lang w:eastAsia="zh-CN"/>
                    </w:rPr>
                    <w:t xml:space="preserve">0000 00000000 </w:t>
                  </w:r>
                  <w:r>
                    <w:rPr>
                      <w:color w:val="auto"/>
                      <w:lang w:eastAsia="zh-CN"/>
                    </w:rPr>
                    <w:t>00000001</w:t>
                  </w:r>
                </w:p>
              </w:tc>
              <w:tc>
                <w:tcPr>
                  <w:tcW w:w="3289" w:type="dxa"/>
                </w:tcPr>
                <w:p w14:paraId="25071D5E" w14:textId="77777777" w:rsidR="003B304A" w:rsidRDefault="003B304A" w:rsidP="003B304A">
                  <w:pPr>
                    <w:pStyle w:val="TableBody"/>
                    <w:rPr>
                      <w:u w:val="single"/>
                    </w:rPr>
                  </w:pPr>
                  <w:r>
                    <w:rPr>
                      <w:lang w:eastAsia="zh-CN"/>
                    </w:rPr>
                    <w:t>LTE Band 1 (2000 MHz)</w:t>
                  </w:r>
                </w:p>
              </w:tc>
            </w:tr>
            <w:tr w:rsidR="003B304A" w14:paraId="369397FD" w14:textId="77777777" w:rsidTr="00334447">
              <w:tc>
                <w:tcPr>
                  <w:tcW w:w="3289" w:type="dxa"/>
                </w:tcPr>
                <w:p w14:paraId="67356D72" w14:textId="77777777" w:rsidR="003B304A" w:rsidRDefault="003B304A" w:rsidP="003B304A">
                  <w:pPr>
                    <w:pStyle w:val="TableBody"/>
                    <w:rPr>
                      <w:u w:val="single"/>
                    </w:rPr>
                  </w:pPr>
                  <w:r>
                    <w:rPr>
                      <w:lang w:eastAsia="zh-CN"/>
                    </w:rPr>
                    <w:t xml:space="preserve">0000 00000000 </w:t>
                  </w:r>
                  <w:r>
                    <w:rPr>
                      <w:color w:val="auto"/>
                      <w:lang w:eastAsia="zh-CN"/>
                    </w:rPr>
                    <w:t>00000002</w:t>
                  </w:r>
                </w:p>
              </w:tc>
              <w:tc>
                <w:tcPr>
                  <w:tcW w:w="3289" w:type="dxa"/>
                </w:tcPr>
                <w:p w14:paraId="07B49A64" w14:textId="77777777" w:rsidR="003B304A" w:rsidRDefault="003B304A" w:rsidP="003B304A">
                  <w:pPr>
                    <w:pStyle w:val="TableBody"/>
                    <w:rPr>
                      <w:u w:val="single"/>
                    </w:rPr>
                  </w:pPr>
                  <w:r>
                    <w:rPr>
                      <w:lang w:eastAsia="zh-CN"/>
                    </w:rPr>
                    <w:t>LTE Band 2 (1900 MHz)</w:t>
                  </w:r>
                </w:p>
              </w:tc>
            </w:tr>
            <w:tr w:rsidR="003B304A" w14:paraId="12354A10" w14:textId="77777777" w:rsidTr="00334447">
              <w:tc>
                <w:tcPr>
                  <w:tcW w:w="3289" w:type="dxa"/>
                </w:tcPr>
                <w:p w14:paraId="573A9E73" w14:textId="77777777" w:rsidR="003B304A" w:rsidRDefault="003B304A" w:rsidP="003B304A">
                  <w:pPr>
                    <w:pStyle w:val="TableBody"/>
                    <w:rPr>
                      <w:u w:val="single"/>
                    </w:rPr>
                  </w:pPr>
                  <w:r>
                    <w:rPr>
                      <w:lang w:eastAsia="zh-CN"/>
                    </w:rPr>
                    <w:t xml:space="preserve">0000 00000000 </w:t>
                  </w:r>
                  <w:r>
                    <w:rPr>
                      <w:color w:val="auto"/>
                      <w:lang w:eastAsia="zh-CN"/>
                    </w:rPr>
                    <w:t>00000004</w:t>
                  </w:r>
                </w:p>
              </w:tc>
              <w:tc>
                <w:tcPr>
                  <w:tcW w:w="3289" w:type="dxa"/>
                </w:tcPr>
                <w:p w14:paraId="7EDD7DF0" w14:textId="77777777" w:rsidR="003B304A" w:rsidRDefault="003B304A" w:rsidP="003B304A">
                  <w:pPr>
                    <w:pStyle w:val="TableBody"/>
                    <w:rPr>
                      <w:u w:val="single"/>
                    </w:rPr>
                  </w:pPr>
                  <w:r>
                    <w:rPr>
                      <w:lang w:eastAsia="zh-CN"/>
                    </w:rPr>
                    <w:t>LTE Band 3 (1800 MHz)</w:t>
                  </w:r>
                </w:p>
              </w:tc>
            </w:tr>
            <w:tr w:rsidR="003B304A" w14:paraId="1E634B06" w14:textId="77777777" w:rsidTr="00334447">
              <w:tc>
                <w:tcPr>
                  <w:tcW w:w="3289" w:type="dxa"/>
                </w:tcPr>
                <w:p w14:paraId="2167149E" w14:textId="77777777" w:rsidR="003B304A" w:rsidRDefault="003B304A" w:rsidP="003B304A">
                  <w:pPr>
                    <w:pStyle w:val="TableBody"/>
                    <w:rPr>
                      <w:u w:val="single"/>
                    </w:rPr>
                  </w:pPr>
                  <w:r>
                    <w:rPr>
                      <w:lang w:eastAsia="zh-CN"/>
                    </w:rPr>
                    <w:t xml:space="preserve">0000 00000000 </w:t>
                  </w:r>
                  <w:r>
                    <w:rPr>
                      <w:color w:val="auto"/>
                      <w:lang w:eastAsia="zh-CN"/>
                    </w:rPr>
                    <w:t>00000008</w:t>
                  </w:r>
                </w:p>
              </w:tc>
              <w:tc>
                <w:tcPr>
                  <w:tcW w:w="3289" w:type="dxa"/>
                </w:tcPr>
                <w:p w14:paraId="0A8EABD9" w14:textId="77777777" w:rsidR="003B304A" w:rsidRDefault="003B304A" w:rsidP="003B304A">
                  <w:pPr>
                    <w:pStyle w:val="TableBody"/>
                    <w:rPr>
                      <w:u w:val="single"/>
                    </w:rPr>
                  </w:pPr>
                  <w:r>
                    <w:rPr>
                      <w:lang w:eastAsia="zh-CN"/>
                    </w:rPr>
                    <w:t>LTE Band 4 (1700 MHz)</w:t>
                  </w:r>
                </w:p>
              </w:tc>
            </w:tr>
            <w:tr w:rsidR="003B304A" w14:paraId="178D46E4" w14:textId="77777777" w:rsidTr="00334447">
              <w:tc>
                <w:tcPr>
                  <w:tcW w:w="3289" w:type="dxa"/>
                </w:tcPr>
                <w:p w14:paraId="6241D894" w14:textId="77777777" w:rsidR="003B304A" w:rsidRDefault="003B304A" w:rsidP="003B304A">
                  <w:pPr>
                    <w:pStyle w:val="TableBody"/>
                    <w:rPr>
                      <w:u w:val="single"/>
                    </w:rPr>
                  </w:pPr>
                  <w:r>
                    <w:rPr>
                      <w:lang w:eastAsia="zh-CN"/>
                    </w:rPr>
                    <w:t xml:space="preserve">0000 00000000 </w:t>
                  </w:r>
                  <w:r w:rsidRPr="001F0630">
                    <w:rPr>
                      <w:lang w:eastAsia="zh-CN"/>
                    </w:rPr>
                    <w:t>000000</w:t>
                  </w:r>
                  <w:r>
                    <w:rPr>
                      <w:lang w:eastAsia="zh-CN"/>
                    </w:rPr>
                    <w:t>10</w:t>
                  </w:r>
                </w:p>
              </w:tc>
              <w:tc>
                <w:tcPr>
                  <w:tcW w:w="3289" w:type="dxa"/>
                </w:tcPr>
                <w:p w14:paraId="131E96D6" w14:textId="77777777" w:rsidR="003B304A" w:rsidRDefault="003B304A" w:rsidP="003B304A">
                  <w:pPr>
                    <w:pStyle w:val="TableBody"/>
                    <w:rPr>
                      <w:u w:val="single"/>
                    </w:rPr>
                  </w:pPr>
                  <w:r>
                    <w:rPr>
                      <w:lang w:eastAsia="zh-CN"/>
                    </w:rPr>
                    <w:t>LTE Band 5 (850 MHz)</w:t>
                  </w:r>
                </w:p>
              </w:tc>
            </w:tr>
            <w:tr w:rsidR="003B304A" w14:paraId="5136A5A1" w14:textId="77777777" w:rsidTr="00334447">
              <w:tc>
                <w:tcPr>
                  <w:tcW w:w="3289" w:type="dxa"/>
                </w:tcPr>
                <w:p w14:paraId="21E566AE" w14:textId="77777777" w:rsidR="003B304A" w:rsidRPr="001F0630" w:rsidRDefault="003B304A" w:rsidP="003B304A">
                  <w:pPr>
                    <w:pStyle w:val="TableBody"/>
                    <w:keepNext/>
                    <w:rPr>
                      <w:lang w:eastAsia="zh-CN"/>
                    </w:rPr>
                  </w:pPr>
                  <w:r>
                    <w:rPr>
                      <w:lang w:eastAsia="zh-CN"/>
                    </w:rPr>
                    <w:t>0000 00000000 00000080</w:t>
                  </w:r>
                </w:p>
              </w:tc>
              <w:tc>
                <w:tcPr>
                  <w:tcW w:w="3289" w:type="dxa"/>
                </w:tcPr>
                <w:p w14:paraId="78A0F07B" w14:textId="77777777" w:rsidR="003B304A" w:rsidRPr="00621B8A" w:rsidRDefault="003B304A" w:rsidP="003B304A">
                  <w:pPr>
                    <w:pStyle w:val="TableBody"/>
                    <w:keepNext/>
                    <w:rPr>
                      <w:lang w:eastAsia="zh-CN"/>
                    </w:rPr>
                  </w:pPr>
                  <w:r>
                    <w:rPr>
                      <w:lang w:eastAsia="zh-CN"/>
                    </w:rPr>
                    <w:t>LTE Band 8 (900MHz)</w:t>
                  </w:r>
                </w:p>
              </w:tc>
            </w:tr>
            <w:tr w:rsidR="003B304A" w14:paraId="48934A2C" w14:textId="77777777" w:rsidTr="00334447">
              <w:tc>
                <w:tcPr>
                  <w:tcW w:w="3289" w:type="dxa"/>
                </w:tcPr>
                <w:p w14:paraId="387CF093" w14:textId="77777777" w:rsidR="003B304A" w:rsidRPr="001F0630" w:rsidRDefault="003B304A" w:rsidP="003B304A">
                  <w:pPr>
                    <w:pStyle w:val="TableBody"/>
                    <w:keepNext/>
                    <w:rPr>
                      <w:lang w:eastAsia="zh-CN"/>
                    </w:rPr>
                  </w:pPr>
                  <w:r>
                    <w:rPr>
                      <w:lang w:eastAsia="zh-CN"/>
                    </w:rPr>
                    <w:t>0000 00000000 00000800</w:t>
                  </w:r>
                </w:p>
              </w:tc>
              <w:tc>
                <w:tcPr>
                  <w:tcW w:w="3289" w:type="dxa"/>
                </w:tcPr>
                <w:p w14:paraId="2C25FE23" w14:textId="77777777" w:rsidR="003B304A" w:rsidRPr="00621B8A" w:rsidRDefault="003B304A" w:rsidP="003B304A">
                  <w:pPr>
                    <w:pStyle w:val="TableBody"/>
                    <w:keepNext/>
                    <w:rPr>
                      <w:lang w:eastAsia="zh-CN"/>
                    </w:rPr>
                  </w:pPr>
                  <w:r>
                    <w:rPr>
                      <w:lang w:eastAsia="zh-CN"/>
                    </w:rPr>
                    <w:t>LTE Band 12 (700 MHz)</w:t>
                  </w:r>
                </w:p>
              </w:tc>
            </w:tr>
            <w:tr w:rsidR="003B304A" w14:paraId="78E1CD38" w14:textId="77777777" w:rsidTr="00334447">
              <w:tc>
                <w:tcPr>
                  <w:tcW w:w="3289" w:type="dxa"/>
                </w:tcPr>
                <w:p w14:paraId="5591626F" w14:textId="77777777" w:rsidR="003B304A" w:rsidRDefault="003B304A" w:rsidP="003B304A">
                  <w:pPr>
                    <w:pStyle w:val="TableBody"/>
                    <w:rPr>
                      <w:u w:val="single"/>
                    </w:rPr>
                  </w:pPr>
                  <w:r>
                    <w:rPr>
                      <w:lang w:eastAsia="zh-CN"/>
                    </w:rPr>
                    <w:t xml:space="preserve">0000 00000000 </w:t>
                  </w:r>
                  <w:r w:rsidRPr="001F0630">
                    <w:rPr>
                      <w:lang w:eastAsia="zh-CN"/>
                    </w:rPr>
                    <w:t>0000</w:t>
                  </w:r>
                  <w:r>
                    <w:rPr>
                      <w:lang w:eastAsia="zh-CN"/>
                    </w:rPr>
                    <w:t>10</w:t>
                  </w:r>
                  <w:r w:rsidRPr="001F0630">
                    <w:rPr>
                      <w:lang w:eastAsia="zh-CN"/>
                    </w:rPr>
                    <w:t>00</w:t>
                  </w:r>
                </w:p>
              </w:tc>
              <w:tc>
                <w:tcPr>
                  <w:tcW w:w="3289" w:type="dxa"/>
                </w:tcPr>
                <w:p w14:paraId="457A1E1B" w14:textId="77777777" w:rsidR="003B304A" w:rsidRDefault="003B304A" w:rsidP="003B304A">
                  <w:pPr>
                    <w:pStyle w:val="TableBody"/>
                    <w:rPr>
                      <w:u w:val="single"/>
                    </w:rPr>
                  </w:pPr>
                  <w:r>
                    <w:rPr>
                      <w:lang w:eastAsia="zh-CN"/>
                    </w:rPr>
                    <w:t>LTE Band 13 (700 MHz)</w:t>
                  </w:r>
                </w:p>
              </w:tc>
            </w:tr>
            <w:tr w:rsidR="003B304A" w14:paraId="00C759FA" w14:textId="77777777" w:rsidTr="00334447">
              <w:tc>
                <w:tcPr>
                  <w:tcW w:w="3289" w:type="dxa"/>
                </w:tcPr>
                <w:p w14:paraId="098ACE44" w14:textId="77777777" w:rsidR="003B304A" w:rsidRPr="001F0630" w:rsidRDefault="003B304A" w:rsidP="003B304A">
                  <w:pPr>
                    <w:pStyle w:val="TableBody"/>
                    <w:keepNext/>
                    <w:rPr>
                      <w:lang w:eastAsia="zh-CN"/>
                    </w:rPr>
                  </w:pPr>
                  <w:r>
                    <w:rPr>
                      <w:lang w:eastAsia="zh-CN"/>
                    </w:rPr>
                    <w:t>0000 00000000 00020000</w:t>
                  </w:r>
                </w:p>
              </w:tc>
              <w:tc>
                <w:tcPr>
                  <w:tcW w:w="3289" w:type="dxa"/>
                </w:tcPr>
                <w:p w14:paraId="2D17AFFD" w14:textId="77777777" w:rsidR="003B304A" w:rsidRPr="00621B8A" w:rsidRDefault="003B304A" w:rsidP="003B304A">
                  <w:pPr>
                    <w:pStyle w:val="TableBody"/>
                    <w:keepNext/>
                    <w:rPr>
                      <w:lang w:eastAsia="zh-CN"/>
                    </w:rPr>
                  </w:pPr>
                  <w:r>
                    <w:rPr>
                      <w:lang w:eastAsia="zh-CN"/>
                    </w:rPr>
                    <w:t>LTE Band 18 (800MHz)</w:t>
                  </w:r>
                </w:p>
              </w:tc>
            </w:tr>
            <w:tr w:rsidR="003B304A" w14:paraId="23E9719C" w14:textId="77777777" w:rsidTr="00334447">
              <w:tc>
                <w:tcPr>
                  <w:tcW w:w="3289" w:type="dxa"/>
                </w:tcPr>
                <w:p w14:paraId="7AD36FDC" w14:textId="77777777" w:rsidR="003B304A" w:rsidRPr="001F0630" w:rsidRDefault="003B304A" w:rsidP="003B304A">
                  <w:pPr>
                    <w:pStyle w:val="TableBody"/>
                    <w:keepNext/>
                    <w:rPr>
                      <w:lang w:eastAsia="zh-CN"/>
                    </w:rPr>
                  </w:pPr>
                  <w:r>
                    <w:rPr>
                      <w:lang w:eastAsia="zh-CN"/>
                    </w:rPr>
                    <w:t>0000 00000000 00040000</w:t>
                  </w:r>
                </w:p>
              </w:tc>
              <w:tc>
                <w:tcPr>
                  <w:tcW w:w="3289" w:type="dxa"/>
                </w:tcPr>
                <w:p w14:paraId="1C7732ED" w14:textId="77777777" w:rsidR="003B304A" w:rsidRPr="00621B8A" w:rsidRDefault="003B304A" w:rsidP="003B304A">
                  <w:pPr>
                    <w:pStyle w:val="TableBody"/>
                    <w:keepNext/>
                    <w:rPr>
                      <w:lang w:eastAsia="zh-CN"/>
                    </w:rPr>
                  </w:pPr>
                  <w:r>
                    <w:rPr>
                      <w:lang w:eastAsia="zh-CN"/>
                    </w:rPr>
                    <w:t>LTE Band 19 (800MHz)</w:t>
                  </w:r>
                </w:p>
              </w:tc>
            </w:tr>
            <w:tr w:rsidR="003B304A" w:rsidRPr="00621B8A" w14:paraId="6FEB06DC" w14:textId="77777777" w:rsidTr="00334447">
              <w:tc>
                <w:tcPr>
                  <w:tcW w:w="3289" w:type="dxa"/>
                </w:tcPr>
                <w:p w14:paraId="4DB83A66" w14:textId="77777777" w:rsidR="003B304A" w:rsidRPr="001F0630" w:rsidRDefault="003B304A" w:rsidP="003B304A">
                  <w:pPr>
                    <w:pStyle w:val="TableBody"/>
                    <w:keepNext/>
                    <w:rPr>
                      <w:lang w:eastAsia="zh-CN"/>
                    </w:rPr>
                  </w:pPr>
                  <w:r>
                    <w:rPr>
                      <w:lang w:eastAsia="zh-CN"/>
                    </w:rPr>
                    <w:t>0000 00000000 00080000</w:t>
                  </w:r>
                </w:p>
              </w:tc>
              <w:tc>
                <w:tcPr>
                  <w:tcW w:w="3289" w:type="dxa"/>
                </w:tcPr>
                <w:p w14:paraId="2FA534E5" w14:textId="77777777" w:rsidR="003B304A" w:rsidRPr="00621B8A" w:rsidRDefault="003B304A" w:rsidP="003B304A">
                  <w:pPr>
                    <w:pStyle w:val="TableBody"/>
                    <w:keepNext/>
                    <w:rPr>
                      <w:lang w:eastAsia="zh-CN"/>
                    </w:rPr>
                  </w:pPr>
                  <w:r>
                    <w:rPr>
                      <w:lang w:eastAsia="zh-CN"/>
                    </w:rPr>
                    <w:t>LTE Band 20 (800MHz)</w:t>
                  </w:r>
                </w:p>
              </w:tc>
            </w:tr>
            <w:tr w:rsidR="003B304A" w14:paraId="059F8088" w14:textId="77777777" w:rsidTr="00334447">
              <w:tc>
                <w:tcPr>
                  <w:tcW w:w="3289" w:type="dxa"/>
                </w:tcPr>
                <w:p w14:paraId="267325AD" w14:textId="77777777" w:rsidR="003B304A" w:rsidRDefault="003B304A" w:rsidP="003B304A">
                  <w:pPr>
                    <w:pStyle w:val="TableBody"/>
                    <w:rPr>
                      <w:u w:val="single"/>
                    </w:rPr>
                  </w:pPr>
                  <w:r>
                    <w:rPr>
                      <w:lang w:eastAsia="zh-CN"/>
                    </w:rPr>
                    <w:t xml:space="preserve">0000 00000000 </w:t>
                  </w:r>
                  <w:r w:rsidRPr="001F0630">
                    <w:rPr>
                      <w:lang w:eastAsia="zh-CN"/>
                    </w:rPr>
                    <w:t>0</w:t>
                  </w:r>
                  <w:r>
                    <w:rPr>
                      <w:lang w:eastAsia="zh-CN"/>
                    </w:rPr>
                    <w:t>20</w:t>
                  </w:r>
                  <w:r w:rsidRPr="001F0630">
                    <w:rPr>
                      <w:lang w:eastAsia="zh-CN"/>
                    </w:rPr>
                    <w:t>0</w:t>
                  </w:r>
                  <w:r>
                    <w:rPr>
                      <w:lang w:eastAsia="zh-CN"/>
                    </w:rPr>
                    <w:t>0</w:t>
                  </w:r>
                  <w:r w:rsidRPr="001F0630">
                    <w:rPr>
                      <w:lang w:eastAsia="zh-CN"/>
                    </w:rPr>
                    <w:t>000</w:t>
                  </w:r>
                </w:p>
              </w:tc>
              <w:tc>
                <w:tcPr>
                  <w:tcW w:w="3289" w:type="dxa"/>
                </w:tcPr>
                <w:p w14:paraId="2A792C26" w14:textId="77777777" w:rsidR="003B304A" w:rsidRPr="00621B8A" w:rsidRDefault="003B304A" w:rsidP="003B304A">
                  <w:pPr>
                    <w:pStyle w:val="TableBody"/>
                    <w:rPr>
                      <w:lang w:eastAsia="zh-CN"/>
                    </w:rPr>
                  </w:pPr>
                  <w:r>
                    <w:rPr>
                      <w:lang w:eastAsia="zh-CN"/>
                    </w:rPr>
                    <w:t>LTE Band 26 (800 MHz)</w:t>
                  </w:r>
                </w:p>
              </w:tc>
            </w:tr>
            <w:tr w:rsidR="003B304A" w:rsidRPr="00621B8A" w14:paraId="63F1068F" w14:textId="77777777" w:rsidTr="00334447">
              <w:tc>
                <w:tcPr>
                  <w:tcW w:w="3289" w:type="dxa"/>
                </w:tcPr>
                <w:p w14:paraId="531282E6" w14:textId="77777777" w:rsidR="003B304A" w:rsidRPr="001F0630" w:rsidRDefault="003B304A" w:rsidP="003B304A">
                  <w:pPr>
                    <w:pStyle w:val="TableBody"/>
                    <w:keepNext/>
                    <w:rPr>
                      <w:lang w:eastAsia="zh-CN"/>
                    </w:rPr>
                  </w:pPr>
                  <w:r>
                    <w:rPr>
                      <w:lang w:eastAsia="zh-CN"/>
                    </w:rPr>
                    <w:t>0000 00000000 08000000</w:t>
                  </w:r>
                </w:p>
              </w:tc>
              <w:tc>
                <w:tcPr>
                  <w:tcW w:w="3289" w:type="dxa"/>
                </w:tcPr>
                <w:p w14:paraId="083492D1" w14:textId="77777777" w:rsidR="003B304A" w:rsidRPr="00621B8A" w:rsidRDefault="003B304A" w:rsidP="003B304A">
                  <w:pPr>
                    <w:pStyle w:val="TableBody"/>
                    <w:keepNext/>
                    <w:rPr>
                      <w:lang w:eastAsia="zh-CN"/>
                    </w:rPr>
                  </w:pPr>
                  <w:r>
                    <w:rPr>
                      <w:lang w:eastAsia="zh-CN"/>
                    </w:rPr>
                    <w:t>LTE Band 28 (700MHz)</w:t>
                  </w:r>
                </w:p>
              </w:tc>
            </w:tr>
            <w:tr w:rsidR="003B304A" w:rsidRPr="00621B8A" w14:paraId="1EA308B0" w14:textId="77777777" w:rsidTr="00334447">
              <w:tc>
                <w:tcPr>
                  <w:tcW w:w="3289" w:type="dxa"/>
                </w:tcPr>
                <w:p w14:paraId="3095835A" w14:textId="77777777" w:rsidR="003B304A" w:rsidRPr="001F0630" w:rsidRDefault="003B304A" w:rsidP="003B304A">
                  <w:pPr>
                    <w:pStyle w:val="TableBody"/>
                    <w:keepNext/>
                    <w:rPr>
                      <w:lang w:eastAsia="zh-CN"/>
                    </w:rPr>
                  </w:pPr>
                  <w:r>
                    <w:rPr>
                      <w:lang w:eastAsia="zh-CN"/>
                    </w:rPr>
                    <w:t>0002 00000000 00000000</w:t>
                  </w:r>
                </w:p>
              </w:tc>
              <w:tc>
                <w:tcPr>
                  <w:tcW w:w="3289" w:type="dxa"/>
                </w:tcPr>
                <w:p w14:paraId="4BA9951F" w14:textId="77777777" w:rsidR="003B304A" w:rsidRDefault="003B304A" w:rsidP="003B304A">
                  <w:pPr>
                    <w:pStyle w:val="TableBody"/>
                    <w:keepNext/>
                    <w:rPr>
                      <w:ins w:id="15" w:author="Jean-Michel Chauvet" w:date="2018-01-16T14:04:00Z"/>
                      <w:lang w:eastAsia="zh-CN"/>
                    </w:rPr>
                  </w:pPr>
                  <w:r>
                    <w:rPr>
                      <w:lang w:eastAsia="zh-CN"/>
                    </w:rPr>
                    <w:t>LTE Band 66 (1800MHz)</w:t>
                  </w:r>
                </w:p>
                <w:p w14:paraId="72DCE0A5" w14:textId="1E7362FF" w:rsidR="003B304A" w:rsidRPr="00621B8A" w:rsidRDefault="003B304A" w:rsidP="003B304A">
                  <w:pPr>
                    <w:pStyle w:val="TableBody"/>
                    <w:keepNext/>
                    <w:rPr>
                      <w:lang w:eastAsia="zh-CN"/>
                    </w:rPr>
                  </w:pPr>
                </w:p>
              </w:tc>
            </w:tr>
          </w:tbl>
          <w:p w14:paraId="53BF63F1" w14:textId="259133EB" w:rsidR="004042FA" w:rsidRPr="00C41274" w:rsidRDefault="004042FA" w:rsidP="00A05A6F">
            <w:pPr>
              <w:pStyle w:val="TableBody"/>
            </w:pPr>
          </w:p>
        </w:tc>
      </w:tr>
      <w:tr w:rsidR="004042FA" w:rsidRPr="00744632" w14:paraId="7A80E549" w14:textId="77777777" w:rsidTr="004042FA">
        <w:trPr>
          <w:trHeight w:val="389"/>
        </w:trPr>
        <w:tc>
          <w:tcPr>
            <w:tcW w:w="2265" w:type="dxa"/>
          </w:tcPr>
          <w:p w14:paraId="15BFB3F5" w14:textId="77777777" w:rsidR="004042FA" w:rsidRPr="00C41274" w:rsidRDefault="004042FA" w:rsidP="007173BB">
            <w:pPr>
              <w:pStyle w:val="TableBody"/>
              <w:rPr>
                <w:i/>
              </w:rPr>
            </w:pPr>
            <w:r w:rsidRPr="00C41274">
              <w:rPr>
                <w:i/>
              </w:rPr>
              <w:t>Unsolicited Notification</w:t>
            </w:r>
          </w:p>
        </w:tc>
        <w:tc>
          <w:tcPr>
            <w:tcW w:w="6804" w:type="dxa"/>
          </w:tcPr>
          <w:p w14:paraId="7A53C386" w14:textId="5C82940C" w:rsidR="004042FA" w:rsidRPr="00744632" w:rsidRDefault="00431E75" w:rsidP="007173BB">
            <w:pPr>
              <w:pStyle w:val="TableBody"/>
              <w:rPr>
                <w:u w:val="single"/>
              </w:rPr>
            </w:pPr>
            <w:r>
              <w:rPr>
                <w:u w:val="single"/>
              </w:rPr>
              <w:t>None</w:t>
            </w:r>
          </w:p>
        </w:tc>
      </w:tr>
      <w:tr w:rsidR="004042FA" w14:paraId="4B121690" w14:textId="77777777" w:rsidTr="004042FA">
        <w:trPr>
          <w:cantSplit w:val="0"/>
          <w:trHeight w:val="815"/>
        </w:trPr>
        <w:tc>
          <w:tcPr>
            <w:tcW w:w="2265" w:type="dxa"/>
          </w:tcPr>
          <w:p w14:paraId="3DE91A3B" w14:textId="77777777" w:rsidR="004042FA" w:rsidRPr="00137AA5" w:rsidRDefault="004042FA" w:rsidP="007173BB">
            <w:pPr>
              <w:pStyle w:val="TableBody"/>
              <w:rPr>
                <w:i/>
              </w:rPr>
            </w:pPr>
            <w:r w:rsidRPr="0077536E">
              <w:rPr>
                <w:u w:val="single"/>
              </w:rPr>
              <w:t>Examples</w:t>
            </w:r>
          </w:p>
        </w:tc>
        <w:tc>
          <w:tcPr>
            <w:tcW w:w="6804" w:type="dxa"/>
          </w:tcPr>
          <w:p w14:paraId="4DBCBB72" w14:textId="77777777" w:rsidR="003B4A73" w:rsidRDefault="003B4A73" w:rsidP="00431E75">
            <w:pPr>
              <w:pStyle w:val="TableBody"/>
              <w:rPr>
                <w:b/>
              </w:rPr>
            </w:pPr>
          </w:p>
          <w:p w14:paraId="0C438CBC" w14:textId="76405A93" w:rsidR="003B4A73" w:rsidRDefault="003B4A73" w:rsidP="003B4A73">
            <w:pPr>
              <w:pStyle w:val="TableBody"/>
              <w:rPr>
                <w:b/>
              </w:rPr>
            </w:pPr>
            <w:r>
              <w:rPr>
                <w:b/>
              </w:rPr>
              <w:t xml:space="preserve">AT+KBND?                 </w:t>
            </w:r>
            <w:r w:rsidRPr="00287172">
              <w:rPr>
                <w:lang w:eastAsia="zh-CN"/>
              </w:rPr>
              <w:t xml:space="preserve">// </w:t>
            </w:r>
            <w:r>
              <w:rPr>
                <w:lang w:eastAsia="zh-CN"/>
              </w:rPr>
              <w:t xml:space="preserve">Get </w:t>
            </w:r>
            <w:r w:rsidR="009953DC">
              <w:rPr>
                <w:lang w:eastAsia="zh-CN"/>
              </w:rPr>
              <w:t xml:space="preserve">the </w:t>
            </w:r>
            <w:r>
              <w:rPr>
                <w:lang w:eastAsia="zh-CN"/>
              </w:rPr>
              <w:t>activated network b</w:t>
            </w:r>
            <w:r w:rsidRPr="00287172">
              <w:rPr>
                <w:lang w:eastAsia="zh-CN"/>
              </w:rPr>
              <w:t>and</w:t>
            </w:r>
            <w:r>
              <w:rPr>
                <w:lang w:eastAsia="zh-CN"/>
              </w:rPr>
              <w:t>: LTE band 66 for CAT-M1</w:t>
            </w:r>
          </w:p>
          <w:p w14:paraId="167AB495" w14:textId="3ED7F077" w:rsidR="003B4A73" w:rsidRDefault="003B4A73" w:rsidP="003B4A73">
            <w:pPr>
              <w:pStyle w:val="TableBody"/>
              <w:rPr>
                <w:b/>
              </w:rPr>
            </w:pPr>
            <w:r>
              <w:rPr>
                <w:b/>
              </w:rPr>
              <w:t>+KBND</w:t>
            </w:r>
            <w:r w:rsidRPr="00E0531E">
              <w:t xml:space="preserve">: </w:t>
            </w:r>
            <w:r w:rsidR="004444C7">
              <w:rPr>
                <w:b/>
              </w:rPr>
              <w:t>0,</w:t>
            </w:r>
            <w:r w:rsidRPr="009C1684">
              <w:rPr>
                <w:b/>
                <w:lang w:eastAsia="zh-CN"/>
              </w:rPr>
              <w:t>000</w:t>
            </w:r>
            <w:r w:rsidR="005723D9">
              <w:rPr>
                <w:b/>
                <w:lang w:eastAsia="zh-CN"/>
              </w:rPr>
              <w:t>2</w:t>
            </w:r>
            <w:r w:rsidRPr="009C1684">
              <w:rPr>
                <w:b/>
                <w:lang w:eastAsia="zh-CN"/>
              </w:rPr>
              <w:t>000000000000000</w:t>
            </w:r>
          </w:p>
          <w:p w14:paraId="7C6E8484" w14:textId="77777777" w:rsidR="003B4A73" w:rsidRDefault="003B4A73" w:rsidP="003B4A73">
            <w:pPr>
              <w:pStyle w:val="TableBody"/>
              <w:rPr>
                <w:b/>
              </w:rPr>
            </w:pPr>
            <w:r>
              <w:rPr>
                <w:b/>
              </w:rPr>
              <w:t>OK</w:t>
            </w:r>
          </w:p>
          <w:p w14:paraId="06BE3C0B" w14:textId="5064779F" w:rsidR="00AF73F5" w:rsidRPr="00350070" w:rsidRDefault="00AF73F5" w:rsidP="00C5002E">
            <w:pPr>
              <w:pStyle w:val="TableBody"/>
              <w:rPr>
                <w:b/>
              </w:rPr>
            </w:pPr>
          </w:p>
        </w:tc>
      </w:tr>
      <w:tr w:rsidR="004042FA" w:rsidRPr="00316EB9" w14:paraId="5A69EEDC" w14:textId="77777777" w:rsidTr="004042FA">
        <w:trPr>
          <w:cantSplit w:val="0"/>
          <w:trHeight w:val="815"/>
        </w:trPr>
        <w:tc>
          <w:tcPr>
            <w:tcW w:w="2265" w:type="dxa"/>
          </w:tcPr>
          <w:p w14:paraId="0FF85E5E" w14:textId="77777777" w:rsidR="004042FA" w:rsidRPr="00C41274" w:rsidRDefault="004042FA" w:rsidP="007173BB">
            <w:pPr>
              <w:pStyle w:val="TableBody"/>
              <w:rPr>
                <w:szCs w:val="18"/>
              </w:rPr>
            </w:pPr>
            <w:r w:rsidRPr="00C41274">
              <w:rPr>
                <w:szCs w:val="18"/>
                <w:u w:val="single"/>
              </w:rPr>
              <w:t>Reference</w:t>
            </w:r>
          </w:p>
          <w:p w14:paraId="4648FDA3" w14:textId="77777777" w:rsidR="004042FA" w:rsidRPr="00C41274" w:rsidRDefault="004042FA" w:rsidP="007173BB">
            <w:pPr>
              <w:pStyle w:val="TableBody"/>
              <w:rPr>
                <w:i/>
                <w:lang w:val="fr-FR"/>
              </w:rPr>
            </w:pPr>
            <w:r w:rsidRPr="00C41274">
              <w:rPr>
                <w:szCs w:val="18"/>
              </w:rPr>
              <w:t>Sierra Wireless Proprietary</w:t>
            </w:r>
          </w:p>
        </w:tc>
        <w:tc>
          <w:tcPr>
            <w:tcW w:w="6804" w:type="dxa"/>
          </w:tcPr>
          <w:p w14:paraId="7937269C" w14:textId="77777777" w:rsidR="004042FA" w:rsidRPr="00C41274" w:rsidRDefault="004042FA" w:rsidP="007173BB">
            <w:pPr>
              <w:pStyle w:val="TableBody"/>
              <w:rPr>
                <w:szCs w:val="18"/>
                <w:lang w:eastAsia="zh-CN"/>
              </w:rPr>
            </w:pPr>
            <w:r w:rsidRPr="00C41274">
              <w:rPr>
                <w:szCs w:val="18"/>
                <w:u w:val="single"/>
              </w:rPr>
              <w:t>Notes</w:t>
            </w:r>
          </w:p>
          <w:p w14:paraId="2175300A" w14:textId="05B792C8" w:rsidR="00447128" w:rsidRDefault="00447128" w:rsidP="00447128">
            <w:pPr>
              <w:pStyle w:val="TableBody"/>
              <w:numPr>
                <w:ilvl w:val="0"/>
                <w:numId w:val="13"/>
              </w:numPr>
            </w:pPr>
            <w:r>
              <w:t>This comman</w:t>
            </w:r>
            <w:r w:rsidR="00C46774">
              <w:t xml:space="preserve">d returns the </w:t>
            </w:r>
            <w:r>
              <w:t>LTE</w:t>
            </w:r>
            <w:r w:rsidR="00E41C1B">
              <w:t xml:space="preserve"> </w:t>
            </w:r>
            <w:r>
              <w:t>band tha</w:t>
            </w:r>
            <w:r w:rsidR="00C46774">
              <w:t>t the module</w:t>
            </w:r>
            <w:r w:rsidR="00A20E87">
              <w:t xml:space="preserve"> is currently using </w:t>
            </w:r>
            <w:r w:rsidR="00E3020A">
              <w:t xml:space="preserve">and the corresponding RAT </w:t>
            </w:r>
            <w:r w:rsidR="00A20E87">
              <w:t>in case of R</w:t>
            </w:r>
            <w:r w:rsidR="00C46774">
              <w:t xml:space="preserve">ead </w:t>
            </w:r>
            <w:r w:rsidR="00A20E87">
              <w:t>C</w:t>
            </w:r>
            <w:r w:rsidR="00C46774">
              <w:t>ommand.</w:t>
            </w:r>
          </w:p>
          <w:p w14:paraId="4BDFA2F8" w14:textId="77777777" w:rsidR="00171AA0" w:rsidRDefault="00171AA0" w:rsidP="00171AA0">
            <w:pPr>
              <w:pStyle w:val="TableBulleted"/>
              <w:numPr>
                <w:ilvl w:val="0"/>
                <w:numId w:val="13"/>
              </w:numPr>
            </w:pPr>
            <w:r>
              <w:t>Techno value 0 for CAT-M1 is the only RAT available for this release.</w:t>
            </w:r>
          </w:p>
          <w:p w14:paraId="5D7BE0C7" w14:textId="77777777" w:rsidR="00171AA0" w:rsidRDefault="00171AA0" w:rsidP="00171AA0">
            <w:pPr>
              <w:pStyle w:val="TableBulleted"/>
              <w:numPr>
                <w:ilvl w:val="0"/>
                <w:numId w:val="13"/>
              </w:numPr>
            </w:pPr>
            <w:r>
              <w:t>Techno value 1 for NB1 will be used in future release</w:t>
            </w:r>
          </w:p>
          <w:p w14:paraId="746B2694" w14:textId="77777777" w:rsidR="00171AA0" w:rsidRDefault="00171AA0" w:rsidP="00171AA0">
            <w:pPr>
              <w:pStyle w:val="TableBulleted"/>
              <w:numPr>
                <w:ilvl w:val="0"/>
                <w:numId w:val="13"/>
              </w:numPr>
            </w:pPr>
            <w:r>
              <w:t>Techno value 2 for GSM will be used only for HL7802 Airprime.</w:t>
            </w:r>
          </w:p>
          <w:p w14:paraId="7BDB88C9" w14:textId="28F2E45F" w:rsidR="004042FA" w:rsidRDefault="00431E75" w:rsidP="00447128">
            <w:pPr>
              <w:pStyle w:val="TableBulleted"/>
              <w:numPr>
                <w:ilvl w:val="0"/>
                <w:numId w:val="13"/>
              </w:numPr>
            </w:pPr>
            <w:r>
              <w:t>This command cannot be used without a SIM.</w:t>
            </w:r>
          </w:p>
          <w:p w14:paraId="1F3E7074" w14:textId="77777777" w:rsidR="004F0B77" w:rsidRDefault="004F0B77" w:rsidP="004F0B77">
            <w:pPr>
              <w:pStyle w:val="TableBody"/>
              <w:numPr>
                <w:ilvl w:val="0"/>
                <w:numId w:val="13"/>
              </w:numPr>
            </w:pPr>
            <w:r>
              <w:t>&lt;bnd bitmap&gt; is Band bitmap field and is the logical representation of    1&lt;&lt;( BandNumber -1)</w:t>
            </w:r>
          </w:p>
          <w:p w14:paraId="2EE26935" w14:textId="6FB085CF" w:rsidR="00483079" w:rsidRDefault="00483079" w:rsidP="00447128">
            <w:pPr>
              <w:pStyle w:val="TableBulleted"/>
              <w:numPr>
                <w:ilvl w:val="0"/>
                <w:numId w:val="13"/>
              </w:numPr>
            </w:pPr>
            <w:r>
              <w:rPr>
                <w:color w:val="auto"/>
              </w:rPr>
              <w:t>The prefix 0x has been removed from the bi</w:t>
            </w:r>
            <w:r w:rsidR="00CB6294">
              <w:rPr>
                <w:color w:val="auto"/>
              </w:rPr>
              <w:t>t</w:t>
            </w:r>
            <w:r>
              <w:rPr>
                <w:color w:val="auto"/>
              </w:rPr>
              <w:t>map value.</w:t>
            </w:r>
          </w:p>
          <w:p w14:paraId="1A26B7E8" w14:textId="7C882981" w:rsidR="00CC1C1C" w:rsidRPr="00316EB9" w:rsidRDefault="00CC1C1C" w:rsidP="00447128">
            <w:pPr>
              <w:pStyle w:val="TableBulleted"/>
              <w:numPr>
                <w:ilvl w:val="0"/>
                <w:numId w:val="0"/>
              </w:numPr>
              <w:ind w:left="360"/>
            </w:pPr>
          </w:p>
        </w:tc>
      </w:tr>
    </w:tbl>
    <w:p w14:paraId="622EF578" w14:textId="77777777" w:rsidR="004042FA" w:rsidRDefault="004042FA" w:rsidP="008467AF">
      <w:pPr>
        <w:rPr>
          <w:lang w:eastAsia="zh-CN"/>
        </w:rPr>
      </w:pPr>
    </w:p>
    <w:p w14:paraId="1F3AE0EF" w14:textId="16E03651" w:rsidR="00220046" w:rsidRDefault="00220046" w:rsidP="00220046">
      <w:pPr>
        <w:pStyle w:val="Heading1"/>
        <w:sectPr w:rsidR="00220046" w:rsidSect="00E67EFB">
          <w:headerReference w:type="even" r:id="rId16"/>
          <w:headerReference w:type="default" r:id="rId17"/>
          <w:footerReference w:type="default" r:id="rId18"/>
          <w:headerReference w:type="first" r:id="rId19"/>
          <w:footerReference w:type="first" r:id="rId20"/>
          <w:pgSz w:w="11909" w:h="16834" w:code="9"/>
          <w:pgMar w:top="1440" w:right="1440" w:bottom="1440" w:left="1440" w:header="691" w:footer="800" w:gutter="0"/>
          <w:cols w:space="720"/>
          <w:titlePg/>
          <w:docGrid w:linePitch="360"/>
        </w:sectPr>
      </w:pPr>
      <w:bookmarkStart w:id="16" w:name="_Toc345081237"/>
    </w:p>
    <w:p w14:paraId="51B66FDB" w14:textId="12BD0907" w:rsidR="00220046" w:rsidRDefault="00220046" w:rsidP="00220046">
      <w:pPr>
        <w:pStyle w:val="Heading1"/>
      </w:pPr>
      <w:bookmarkStart w:id="17" w:name="_Toc503877156"/>
      <w:r>
        <w:lastRenderedPageBreak/>
        <w:t>Development notes</w:t>
      </w:r>
      <w:bookmarkEnd w:id="17"/>
    </w:p>
    <w:p w14:paraId="7BD29AC9" w14:textId="693061A7" w:rsidR="005B6470" w:rsidRDefault="00220046" w:rsidP="00220046">
      <w:pPr>
        <w:pStyle w:val="Heading2"/>
      </w:pPr>
      <w:bookmarkStart w:id="18" w:name="_Toc503877157"/>
      <w:bookmarkEnd w:id="6"/>
      <w:bookmarkEnd w:id="7"/>
      <w:bookmarkEnd w:id="8"/>
      <w:bookmarkEnd w:id="9"/>
      <w:bookmarkEnd w:id="10"/>
      <w:bookmarkEnd w:id="16"/>
      <w:r>
        <w:t>References</w:t>
      </w:r>
      <w:bookmarkEnd w:id="18"/>
    </w:p>
    <w:p w14:paraId="001F4479" w14:textId="031F6C8C" w:rsidR="00220046" w:rsidRDefault="007359A5" w:rsidP="00220046">
      <w:pPr>
        <w:jc w:val="both"/>
        <w:rPr>
          <w:lang w:eastAsia="zh-CN"/>
        </w:rPr>
      </w:pPr>
      <w:r>
        <w:rPr>
          <w:lang w:eastAsia="zh-CN"/>
        </w:rPr>
        <w:t>The AT command development is based on HL76 - AT Commands Interface Guide – Rev7.0).</w:t>
      </w:r>
    </w:p>
    <w:p w14:paraId="28B910B7" w14:textId="51AA2775" w:rsidR="00220046" w:rsidRDefault="00220046" w:rsidP="00220046">
      <w:pPr>
        <w:pStyle w:val="Heading2"/>
      </w:pPr>
      <w:bookmarkStart w:id="19" w:name="_Toc503877158"/>
      <w:r>
        <w:t>Applicability</w:t>
      </w:r>
      <w:bookmarkEnd w:id="19"/>
    </w:p>
    <w:p w14:paraId="3C5A14A0" w14:textId="73EA24FA" w:rsidR="001811C4" w:rsidRDefault="001811C4" w:rsidP="001811C4">
      <w:pPr>
        <w:pStyle w:val="TableBody"/>
      </w:pPr>
      <w:r w:rsidRPr="001811C4">
        <w:rPr>
          <w:rFonts w:ascii="Helvetica" w:hAnsi="Helvetica" w:cs="Times New Roman"/>
          <w:sz w:val="20"/>
          <w:lang w:eastAsia="zh-CN"/>
        </w:rPr>
        <w:t xml:space="preserve">This command </w:t>
      </w:r>
      <w:r w:rsidR="00A47289">
        <w:rPr>
          <w:rFonts w:ascii="Helvetica" w:hAnsi="Helvetica" w:cs="Times New Roman"/>
          <w:sz w:val="20"/>
          <w:lang w:eastAsia="zh-CN"/>
        </w:rPr>
        <w:t>returns</w:t>
      </w:r>
      <w:r w:rsidR="00447128">
        <w:rPr>
          <w:rFonts w:ascii="Helvetica" w:hAnsi="Helvetica" w:cs="Times New Roman"/>
          <w:sz w:val="20"/>
          <w:lang w:eastAsia="zh-CN"/>
        </w:rPr>
        <w:t xml:space="preserve"> the </w:t>
      </w:r>
      <w:r w:rsidRPr="001811C4">
        <w:rPr>
          <w:rFonts w:ascii="Helvetica" w:hAnsi="Helvetica" w:cs="Times New Roman"/>
          <w:sz w:val="20"/>
          <w:lang w:eastAsia="zh-CN"/>
        </w:rPr>
        <w:t xml:space="preserve">LTE band that the module is currently </w:t>
      </w:r>
      <w:r w:rsidR="00A47289">
        <w:rPr>
          <w:rFonts w:ascii="Helvetica" w:hAnsi="Helvetica" w:cs="Times New Roman"/>
          <w:sz w:val="20"/>
          <w:lang w:eastAsia="zh-CN"/>
        </w:rPr>
        <w:t>using</w:t>
      </w:r>
      <w:r w:rsidR="00447128">
        <w:rPr>
          <w:rFonts w:ascii="Helvetica" w:hAnsi="Helvetica" w:cs="Times New Roman"/>
          <w:sz w:val="20"/>
          <w:lang w:eastAsia="zh-CN"/>
        </w:rPr>
        <w:t xml:space="preserve"> </w:t>
      </w:r>
      <w:r w:rsidR="00A47289">
        <w:rPr>
          <w:rFonts w:ascii="Helvetica" w:hAnsi="Helvetica" w:cs="Times New Roman"/>
          <w:sz w:val="20"/>
          <w:lang w:eastAsia="zh-CN"/>
        </w:rPr>
        <w:t xml:space="preserve">for CAT-M1 </w:t>
      </w:r>
      <w:r w:rsidR="0021017B">
        <w:rPr>
          <w:rFonts w:ascii="Helvetica" w:hAnsi="Helvetica" w:cs="Times New Roman"/>
          <w:sz w:val="20"/>
          <w:lang w:eastAsia="zh-CN"/>
        </w:rPr>
        <w:t>or</w:t>
      </w:r>
      <w:r w:rsidR="00A47289">
        <w:rPr>
          <w:rFonts w:ascii="Helvetica" w:hAnsi="Helvetica" w:cs="Times New Roman"/>
          <w:sz w:val="20"/>
          <w:lang w:eastAsia="zh-CN"/>
        </w:rPr>
        <w:t xml:space="preserve"> NB1</w:t>
      </w:r>
      <w:r w:rsidR="00447128">
        <w:rPr>
          <w:rFonts w:ascii="Helvetica" w:hAnsi="Helvetica" w:cs="Times New Roman"/>
          <w:sz w:val="20"/>
          <w:lang w:eastAsia="zh-CN"/>
        </w:rPr>
        <w:t xml:space="preserve"> LTE category.</w:t>
      </w:r>
      <w:r w:rsidR="00260CD6">
        <w:rPr>
          <w:rFonts w:ascii="Helvetica" w:hAnsi="Helvetica" w:cs="Times New Roman"/>
          <w:sz w:val="20"/>
          <w:lang w:eastAsia="zh-CN"/>
        </w:rPr>
        <w:t xml:space="preserve"> NB1 LTE category will be available in future release.</w:t>
      </w:r>
    </w:p>
    <w:p w14:paraId="5CB020F1" w14:textId="77777777" w:rsidR="00157A5C" w:rsidRDefault="00157A5C" w:rsidP="00157A5C">
      <w:pPr>
        <w:jc w:val="both"/>
        <w:rPr>
          <w:lang w:eastAsia="zh-CN"/>
        </w:rPr>
      </w:pPr>
      <w:r>
        <w:rPr>
          <w:lang w:eastAsia="zh-CN"/>
        </w:rPr>
        <w:t>The band in +KBND is available depending on supported network bands by AirPrime HL7800.</w:t>
      </w:r>
    </w:p>
    <w:p w14:paraId="153D7289" w14:textId="1ECAC299" w:rsidR="002965B7" w:rsidRDefault="002965B7" w:rsidP="00220046">
      <w:pPr>
        <w:jc w:val="both"/>
        <w:rPr>
          <w:lang w:eastAsia="zh-CN"/>
        </w:rPr>
      </w:pPr>
      <w:r>
        <w:rPr>
          <w:lang w:eastAsia="zh-CN"/>
        </w:rPr>
        <w:t xml:space="preserve">See </w:t>
      </w:r>
      <w:r w:rsidR="000B5166">
        <w:rPr>
          <w:lang w:eastAsia="zh-CN"/>
        </w:rPr>
        <w:t xml:space="preserve">HL7800 </w:t>
      </w:r>
      <w:r>
        <w:rPr>
          <w:lang w:eastAsia="zh-CN"/>
        </w:rPr>
        <w:t>P</w:t>
      </w:r>
      <w:r w:rsidR="000B5166">
        <w:rPr>
          <w:lang w:eastAsia="zh-CN"/>
        </w:rPr>
        <w:t xml:space="preserve">roduct </w:t>
      </w:r>
      <w:r>
        <w:rPr>
          <w:lang w:eastAsia="zh-CN"/>
        </w:rPr>
        <w:t>T</w:t>
      </w:r>
      <w:r w:rsidR="000B5166">
        <w:rPr>
          <w:lang w:eastAsia="zh-CN"/>
        </w:rPr>
        <w:t xml:space="preserve">echnical </w:t>
      </w:r>
      <w:r>
        <w:rPr>
          <w:lang w:eastAsia="zh-CN"/>
        </w:rPr>
        <w:t>S</w:t>
      </w:r>
      <w:r w:rsidR="000B5166">
        <w:rPr>
          <w:lang w:eastAsia="zh-CN"/>
        </w:rPr>
        <w:t>pecification</w:t>
      </w:r>
      <w:r>
        <w:rPr>
          <w:lang w:eastAsia="zh-CN"/>
        </w:rPr>
        <w:t xml:space="preserve"> document for </w:t>
      </w:r>
      <w:r w:rsidR="000B5166">
        <w:rPr>
          <w:lang w:eastAsia="zh-CN"/>
        </w:rPr>
        <w:t xml:space="preserve">bands </w:t>
      </w:r>
      <w:r>
        <w:rPr>
          <w:lang w:eastAsia="zh-CN"/>
        </w:rPr>
        <w:t>details</w:t>
      </w:r>
      <w:r w:rsidR="000B5166">
        <w:rPr>
          <w:lang w:eastAsia="zh-CN"/>
        </w:rPr>
        <w:t>.</w:t>
      </w:r>
    </w:p>
    <w:p w14:paraId="2787758F" w14:textId="7BEECBF9" w:rsidR="004D4103" w:rsidRDefault="004D4103" w:rsidP="00582817">
      <w:pPr>
        <w:jc w:val="both"/>
        <w:rPr>
          <w:lang w:eastAsia="zh-CN"/>
        </w:rPr>
      </w:pPr>
      <w:r>
        <w:rPr>
          <w:lang w:eastAsia="zh-CN"/>
        </w:rPr>
        <w:t>The</w:t>
      </w:r>
      <w:r w:rsidR="00582817">
        <w:rPr>
          <w:lang w:eastAsia="zh-CN"/>
        </w:rPr>
        <w:t xml:space="preserve"> list of</w:t>
      </w:r>
      <w:r>
        <w:rPr>
          <w:lang w:eastAsia="zh-CN"/>
        </w:rPr>
        <w:t xml:space="preserve"> </w:t>
      </w:r>
      <w:r w:rsidR="00582817">
        <w:rPr>
          <w:lang w:eastAsia="zh-CN"/>
        </w:rPr>
        <w:t xml:space="preserve">following </w:t>
      </w:r>
      <w:r>
        <w:rPr>
          <w:lang w:eastAsia="zh-CN"/>
        </w:rPr>
        <w:t xml:space="preserve">supported bands </w:t>
      </w:r>
      <w:r w:rsidR="00582817">
        <w:rPr>
          <w:lang w:eastAsia="zh-CN"/>
        </w:rPr>
        <w:t xml:space="preserve">compatible to </w:t>
      </w:r>
      <w:r>
        <w:rPr>
          <w:lang w:eastAsia="zh-CN"/>
        </w:rPr>
        <w:t>Release 14.02 from ETSI 136</w:t>
      </w:r>
      <w:r w:rsidR="000277CE">
        <w:rPr>
          <w:lang w:eastAsia="zh-CN"/>
        </w:rPr>
        <w:t> </w:t>
      </w:r>
      <w:r>
        <w:rPr>
          <w:lang w:eastAsia="zh-CN"/>
        </w:rPr>
        <w:t>521</w:t>
      </w:r>
      <w:r w:rsidR="000277CE">
        <w:rPr>
          <w:lang w:eastAsia="zh-CN"/>
        </w:rPr>
        <w:t xml:space="preserve"> are </w:t>
      </w:r>
      <w:r w:rsidR="00582817">
        <w:rPr>
          <w:lang w:eastAsia="zh-CN"/>
        </w:rPr>
        <w:t>:</w:t>
      </w:r>
    </w:p>
    <w:p w14:paraId="79964C3C" w14:textId="3889EF05" w:rsidR="00582817" w:rsidRDefault="00582817" w:rsidP="00582817">
      <w:pPr>
        <w:pStyle w:val="ListParagraph"/>
        <w:numPr>
          <w:ilvl w:val="0"/>
          <w:numId w:val="15"/>
        </w:numPr>
        <w:jc w:val="both"/>
        <w:rPr>
          <w:lang w:eastAsia="zh-CN"/>
        </w:rPr>
      </w:pPr>
      <w:r>
        <w:rPr>
          <w:lang w:eastAsia="zh-CN"/>
        </w:rPr>
        <w:t>Operating bands for UE category CAT-M1 :</w:t>
      </w:r>
    </w:p>
    <w:p w14:paraId="3FD64D3B" w14:textId="05752197" w:rsidR="00582817" w:rsidRDefault="00582817" w:rsidP="00582817">
      <w:pPr>
        <w:pStyle w:val="ListParagraph"/>
        <w:numPr>
          <w:ilvl w:val="1"/>
          <w:numId w:val="15"/>
        </w:numPr>
        <w:jc w:val="both"/>
        <w:rPr>
          <w:lang w:eastAsia="zh-CN"/>
        </w:rPr>
      </w:pPr>
      <w:r>
        <w:rPr>
          <w:lang w:eastAsia="zh-CN"/>
        </w:rPr>
        <w:t xml:space="preserve"> bands 1, 2, 3, 4, 5, 7, 8, 11, 12, 13, 18, 19, 20, 21, 26, 27, 28, 31, 39, 41 </w:t>
      </w:r>
    </w:p>
    <w:p w14:paraId="4E217A3E" w14:textId="621BFECF" w:rsidR="00582817" w:rsidRDefault="00582817" w:rsidP="00582817">
      <w:pPr>
        <w:pStyle w:val="ListParagraph"/>
        <w:numPr>
          <w:ilvl w:val="0"/>
          <w:numId w:val="15"/>
        </w:numPr>
        <w:jc w:val="both"/>
        <w:rPr>
          <w:lang w:eastAsia="zh-CN"/>
        </w:rPr>
      </w:pPr>
      <w:r>
        <w:rPr>
          <w:lang w:eastAsia="zh-CN"/>
        </w:rPr>
        <w:t xml:space="preserve">Operating bands for UE category NB1 : </w:t>
      </w:r>
    </w:p>
    <w:p w14:paraId="5DF192F9" w14:textId="34FC4CF7" w:rsidR="001811C4" w:rsidRDefault="00582817" w:rsidP="00582817">
      <w:pPr>
        <w:pStyle w:val="ListParagraph"/>
        <w:numPr>
          <w:ilvl w:val="1"/>
          <w:numId w:val="15"/>
        </w:numPr>
        <w:jc w:val="both"/>
        <w:rPr>
          <w:lang w:eastAsia="zh-CN"/>
        </w:rPr>
      </w:pPr>
      <w:r>
        <w:rPr>
          <w:lang w:eastAsia="zh-CN"/>
        </w:rPr>
        <w:t xml:space="preserve">bands </w:t>
      </w:r>
      <w:r>
        <w:t>1, 2, 3, 5, 8, 12, 13, 17, 18, 19, 20, 26, 28, 66</w:t>
      </w:r>
    </w:p>
    <w:p w14:paraId="70A7ABC8" w14:textId="2D55BB0C" w:rsidR="00220046" w:rsidRDefault="00220046" w:rsidP="00220046">
      <w:pPr>
        <w:pStyle w:val="Heading2"/>
      </w:pPr>
      <w:bookmarkStart w:id="20" w:name="_Toc503877159"/>
      <w:r>
        <w:t>Other</w:t>
      </w:r>
      <w:bookmarkEnd w:id="20"/>
    </w:p>
    <w:p w14:paraId="15F6D463" w14:textId="7D878698" w:rsidR="00E41C1B" w:rsidRDefault="00E41C1B" w:rsidP="00A47289">
      <w:pPr>
        <w:jc w:val="both"/>
        <w:rPr>
          <w:lang w:eastAsia="zh-CN"/>
        </w:rPr>
      </w:pPr>
      <w:r>
        <w:rPr>
          <w:lang w:eastAsia="zh-CN"/>
        </w:rPr>
        <w:t>The CAT-M1 RAT is the only available technology for this release.</w:t>
      </w:r>
    </w:p>
    <w:p w14:paraId="7F1B098A" w14:textId="37CFD556" w:rsidR="0021017B" w:rsidRDefault="0021017B" w:rsidP="00A47289">
      <w:pPr>
        <w:jc w:val="both"/>
        <w:rPr>
          <w:lang w:eastAsia="zh-CN"/>
        </w:rPr>
      </w:pPr>
      <w:r>
        <w:rPr>
          <w:lang w:eastAsia="zh-CN"/>
        </w:rPr>
        <w:t xml:space="preserve">The NB1 RAT will be available </w:t>
      </w:r>
      <w:r w:rsidR="00E41C1B">
        <w:rPr>
          <w:lang w:eastAsia="zh-CN"/>
        </w:rPr>
        <w:t>in</w:t>
      </w:r>
      <w:r>
        <w:rPr>
          <w:lang w:eastAsia="zh-CN"/>
        </w:rPr>
        <w:t xml:space="preserve"> fut</w:t>
      </w:r>
      <w:r w:rsidR="00E41C1B">
        <w:rPr>
          <w:lang w:eastAsia="zh-CN"/>
        </w:rPr>
        <w:t>u</w:t>
      </w:r>
      <w:r>
        <w:rPr>
          <w:lang w:eastAsia="zh-CN"/>
        </w:rPr>
        <w:t>re release which might impact this IFS document.</w:t>
      </w:r>
    </w:p>
    <w:p w14:paraId="22F2DA50" w14:textId="24DFC4F1" w:rsidR="00E41C1B" w:rsidRDefault="00E41C1B" w:rsidP="00E41C1B">
      <w:pPr>
        <w:jc w:val="both"/>
        <w:rPr>
          <w:lang w:eastAsia="zh-CN"/>
        </w:rPr>
      </w:pPr>
      <w:r>
        <w:rPr>
          <w:lang w:eastAsia="zh-CN"/>
        </w:rPr>
        <w:t>The GSM RAT will only be available on Airprime HL7802. It will impact this IFS document.</w:t>
      </w:r>
    </w:p>
    <w:p w14:paraId="353F53D6" w14:textId="77777777" w:rsidR="00E41C1B" w:rsidRDefault="00E41C1B" w:rsidP="0056113C">
      <w:pPr>
        <w:jc w:val="both"/>
      </w:pPr>
    </w:p>
    <w:p w14:paraId="4CF57A39" w14:textId="6387B990" w:rsidR="00220046" w:rsidRDefault="004B3911" w:rsidP="0056113C">
      <w:pPr>
        <w:jc w:val="both"/>
      </w:pPr>
      <w:r>
        <w:t xml:space="preserve">To </w:t>
      </w:r>
      <w:r w:rsidR="00E41C1B">
        <w:t>configure</w:t>
      </w:r>
      <w:r w:rsidR="00A47289">
        <w:t xml:space="preserve"> some</w:t>
      </w:r>
      <w:r w:rsidR="00FD3A39">
        <w:t xml:space="preserve"> or all</w:t>
      </w:r>
      <w:r w:rsidR="00A47289">
        <w:t xml:space="preserve"> the bands</w:t>
      </w:r>
      <w:r w:rsidR="0021017B">
        <w:t xml:space="preserve"> depending on RAT technology</w:t>
      </w:r>
      <w:r w:rsidR="00A47289">
        <w:t xml:space="preserve">, </w:t>
      </w:r>
      <w:r>
        <w:t>use AT+KBND</w:t>
      </w:r>
      <w:r w:rsidR="0021017B">
        <w:t>CFG</w:t>
      </w:r>
      <w:r w:rsidR="00A47289">
        <w:t xml:space="preserve"> </w:t>
      </w:r>
      <w:r w:rsidR="00A20E87">
        <w:t>E</w:t>
      </w:r>
      <w:r w:rsidR="004164D9">
        <w:t>xecute</w:t>
      </w:r>
      <w:r>
        <w:t xml:space="preserve"> </w:t>
      </w:r>
      <w:r w:rsidR="00A20E87">
        <w:t>C</w:t>
      </w:r>
      <w:r>
        <w:t>ommand.</w:t>
      </w:r>
    </w:p>
    <w:p w14:paraId="211F5DD3" w14:textId="3E29BF73" w:rsidR="00E41C1B" w:rsidRDefault="00E41C1B" w:rsidP="00A47289">
      <w:pPr>
        <w:jc w:val="both"/>
      </w:pPr>
      <w:r>
        <w:t>All</w:t>
      </w:r>
      <w:r w:rsidR="00A47289">
        <w:t xml:space="preserve"> </w:t>
      </w:r>
      <w:r>
        <w:t>configured</w:t>
      </w:r>
      <w:r w:rsidR="00A47289">
        <w:t xml:space="preserve"> band</w:t>
      </w:r>
      <w:r w:rsidR="001263AF">
        <w:t>(</w:t>
      </w:r>
      <w:r>
        <w:t>s</w:t>
      </w:r>
      <w:r w:rsidR="001263AF">
        <w:t>)</w:t>
      </w:r>
      <w:r w:rsidR="00A47289">
        <w:t xml:space="preserve"> </w:t>
      </w:r>
      <w:r w:rsidR="001263AF">
        <w:t>are</w:t>
      </w:r>
      <w:r w:rsidR="00A47289">
        <w:t xml:space="preserve"> saved in </w:t>
      </w:r>
      <w:r>
        <w:t>M</w:t>
      </w:r>
      <w:r w:rsidR="00A47289">
        <w:t>DOP file</w:t>
      </w:r>
      <w:r>
        <w:t xml:space="preserve">. </w:t>
      </w:r>
    </w:p>
    <w:p w14:paraId="1575D350" w14:textId="710868C1" w:rsidR="00A47289" w:rsidRPr="00220046" w:rsidRDefault="00E41C1B" w:rsidP="00A47289">
      <w:pPr>
        <w:jc w:val="both"/>
        <w:rPr>
          <w:lang w:eastAsia="zh-CN"/>
        </w:rPr>
      </w:pPr>
      <w:r>
        <w:t xml:space="preserve">In future release, all configured bands will be saved </w:t>
      </w:r>
      <w:r w:rsidR="0021017B">
        <w:t>according to RAT technology</w:t>
      </w:r>
      <w:r>
        <w:t xml:space="preserve"> in MDOP file</w:t>
      </w:r>
      <w:r w:rsidR="00A47289">
        <w:t>.</w:t>
      </w:r>
    </w:p>
    <w:p w14:paraId="73D300AA" w14:textId="3F4E08D4" w:rsidR="00A47289" w:rsidRDefault="00A47289" w:rsidP="0056113C">
      <w:pPr>
        <w:jc w:val="both"/>
      </w:pPr>
      <w:r>
        <w:t>T</w:t>
      </w:r>
      <w:r w:rsidR="00E41C1B">
        <w:t>o read the configured bands, use</w:t>
      </w:r>
      <w:r w:rsidR="00A20E87">
        <w:t xml:space="preserve"> AT+KBND</w:t>
      </w:r>
      <w:r w:rsidR="006C5CE4">
        <w:t>CFG</w:t>
      </w:r>
      <w:r w:rsidR="00A20E87">
        <w:t xml:space="preserve"> R</w:t>
      </w:r>
      <w:r>
        <w:t xml:space="preserve">ead </w:t>
      </w:r>
      <w:r w:rsidR="00A20E87">
        <w:t>C</w:t>
      </w:r>
      <w:r>
        <w:t>ommand.</w:t>
      </w:r>
    </w:p>
    <w:p w14:paraId="535A954F" w14:textId="77777777" w:rsidR="00E41C1B" w:rsidRDefault="00E41C1B" w:rsidP="00E41C1B">
      <w:pPr>
        <w:jc w:val="both"/>
        <w:rPr>
          <w:lang w:eastAsia="zh-CN"/>
        </w:rPr>
      </w:pPr>
    </w:p>
    <w:p w14:paraId="4325801E" w14:textId="77777777" w:rsidR="00E41C1B" w:rsidRDefault="00E41C1B" w:rsidP="00E41C1B">
      <w:pPr>
        <w:jc w:val="both"/>
      </w:pPr>
      <w:r>
        <w:t xml:space="preserve">The supported bands are saved in bandbpsup file in CONFIGFS. It is a read only file. </w:t>
      </w:r>
    </w:p>
    <w:p w14:paraId="10B0DF8F" w14:textId="15451E23" w:rsidR="00E41C1B" w:rsidRDefault="00E41C1B" w:rsidP="00E41C1B">
      <w:pPr>
        <w:jc w:val="both"/>
      </w:pPr>
      <w:r>
        <w:t xml:space="preserve">To read them use AT+KBNDCFG </w:t>
      </w:r>
      <w:r w:rsidR="00A20E87">
        <w:t>T</w:t>
      </w:r>
      <w:r>
        <w:t>est Command.</w:t>
      </w:r>
    </w:p>
    <w:p w14:paraId="2F9CF93B" w14:textId="77777777" w:rsidR="009F3DAE" w:rsidRDefault="009F3DAE" w:rsidP="0056113C">
      <w:pPr>
        <w:jc w:val="both"/>
      </w:pPr>
    </w:p>
    <w:sectPr w:rsidR="009F3DAE" w:rsidSect="00E67EFB">
      <w:pgSz w:w="11909" w:h="16834" w:code="9"/>
      <w:pgMar w:top="1440" w:right="1440" w:bottom="1440" w:left="1440" w:header="691" w:footer="8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BD52F0" w14:textId="77777777" w:rsidR="007173BB" w:rsidRDefault="007173BB" w:rsidP="0094718A">
      <w:r>
        <w:separator/>
      </w:r>
    </w:p>
    <w:p w14:paraId="4E239CC0" w14:textId="77777777" w:rsidR="007173BB" w:rsidRDefault="007173BB" w:rsidP="0094718A"/>
  </w:endnote>
  <w:endnote w:type="continuationSeparator" w:id="0">
    <w:p w14:paraId="2EC9F3DB" w14:textId="77777777" w:rsidR="007173BB" w:rsidRDefault="007173BB" w:rsidP="0094718A">
      <w:r>
        <w:continuationSeparator/>
      </w:r>
    </w:p>
    <w:p w14:paraId="149CEF67" w14:textId="77777777" w:rsidR="007173BB" w:rsidRDefault="007173BB"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othic720 BT">
    <w:altName w:val="Arial"/>
    <w:charset w:val="00"/>
    <w:family w:val="swiss"/>
    <w:pitch w:val="variable"/>
    <w:sig w:usb0="00000001" w:usb1="00000000" w:usb2="00000000" w:usb3="00000000" w:csb0="0000001B"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01CA5" w14:textId="3055DC1E" w:rsidR="007173BB" w:rsidRPr="00213991" w:rsidRDefault="007173BB"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430F3B">
      <w:t>[No FH number]</w:t>
    </w:r>
    <w:r>
      <w:fldChar w:fldCharType="end"/>
    </w:r>
    <w:r w:rsidRPr="0015218C">
      <w:tab/>
      <w:t xml:space="preserve">Rev </w:t>
    </w:r>
    <w:r>
      <w:fldChar w:fldCharType="begin"/>
    </w:r>
    <w:r>
      <w:instrText xml:space="preserve"> REF Revision \h  \* MERGEFORMAT </w:instrText>
    </w:r>
    <w:r>
      <w:fldChar w:fldCharType="separate"/>
    </w:r>
    <w:r w:rsidR="00BE5FAE">
      <w:t>[R01.02]</w:t>
    </w:r>
    <w:r>
      <w:fldChar w:fldCharType="end"/>
    </w:r>
    <w:r w:rsidRPr="0015218C">
      <w:tab/>
    </w:r>
    <w:r>
      <w:fldChar w:fldCharType="begin"/>
    </w:r>
    <w:r>
      <w:instrText xml:space="preserve"> DATE  \@ "MMMM d, yyyy" </w:instrText>
    </w:r>
    <w:r>
      <w:fldChar w:fldCharType="separate"/>
    </w:r>
    <w:r w:rsidR="00076CC6">
      <w:rPr>
        <w:noProof/>
      </w:rPr>
      <w:t>January 15, 2018</w:t>
    </w:r>
    <w:r>
      <w:fldChar w:fldCharType="end"/>
    </w:r>
    <w:r>
      <w:t xml:space="preserve">         </w:t>
    </w:r>
    <w:r>
      <w:fldChar w:fldCharType="begin"/>
    </w:r>
    <w:r>
      <w:instrText xml:space="preserve"> PAGE </w:instrText>
    </w:r>
    <w:r>
      <w:fldChar w:fldCharType="separate"/>
    </w:r>
    <w:r w:rsidR="007A4E0A">
      <w:rPr>
        <w:noProof/>
      </w:rPr>
      <w:t>7</w:t>
    </w:r>
    <w:r>
      <w:rPr>
        <w:noProof/>
      </w:rPr>
      <w:fldChar w:fldCharType="end"/>
    </w:r>
  </w:p>
  <w:p w14:paraId="00D7CF85" w14:textId="77777777" w:rsidR="007173BB" w:rsidRDefault="007173B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4F906D" w14:textId="338589B2" w:rsidR="007173BB" w:rsidRPr="00213991" w:rsidRDefault="007173BB"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BE5FAE">
      <w:t>[No FH number]</w:t>
    </w:r>
    <w:r>
      <w:fldChar w:fldCharType="end"/>
    </w:r>
    <w:r w:rsidRPr="0015218C">
      <w:tab/>
      <w:t xml:space="preserve">Rev </w:t>
    </w:r>
    <w:r>
      <w:fldChar w:fldCharType="begin"/>
    </w:r>
    <w:r>
      <w:instrText xml:space="preserve"> REF Revision \h  \* MERGEFORMAT </w:instrText>
    </w:r>
    <w:r>
      <w:fldChar w:fldCharType="separate"/>
    </w:r>
    <w:r w:rsidR="00BE5FAE">
      <w:t>[R01.02]</w:t>
    </w:r>
    <w:r>
      <w:fldChar w:fldCharType="end"/>
    </w:r>
    <w:r w:rsidRPr="0015218C">
      <w:tab/>
    </w:r>
    <w:r>
      <w:fldChar w:fldCharType="begin"/>
    </w:r>
    <w:r>
      <w:instrText xml:space="preserve"> DATE  \@ "MMMM d, yyyy" </w:instrText>
    </w:r>
    <w:r>
      <w:fldChar w:fldCharType="separate"/>
    </w:r>
    <w:r w:rsidR="00BE5FAE">
      <w:rPr>
        <w:noProof/>
      </w:rPr>
      <w:t>January 15, 2018</w:t>
    </w:r>
    <w:r>
      <w:fldChar w:fldCharType="end"/>
    </w:r>
    <w:r>
      <w:tab/>
    </w:r>
    <w:r>
      <w:fldChar w:fldCharType="begin"/>
    </w:r>
    <w:r>
      <w:instrText xml:space="preserve"> PAGE </w:instrText>
    </w:r>
    <w:r>
      <w:fldChar w:fldCharType="separate"/>
    </w:r>
    <w:r w:rsidR="007A4E0A">
      <w:rPr>
        <w:noProof/>
      </w:rPr>
      <w:t>8</w:t>
    </w:r>
    <w:r>
      <w:rPr>
        <w:noProof/>
      </w:rPr>
      <w:fldChar w:fldCharType="end"/>
    </w:r>
  </w:p>
  <w:p w14:paraId="60646091" w14:textId="77777777" w:rsidR="007173BB" w:rsidRDefault="007173B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863815" w14:textId="77777777" w:rsidR="007173BB" w:rsidRDefault="007173BB" w:rsidP="0094718A">
      <w:r>
        <w:separator/>
      </w:r>
    </w:p>
    <w:p w14:paraId="28223D2B" w14:textId="77777777" w:rsidR="007173BB" w:rsidRDefault="007173BB" w:rsidP="0094718A"/>
  </w:footnote>
  <w:footnote w:type="continuationSeparator" w:id="0">
    <w:p w14:paraId="1B5BA279" w14:textId="77777777" w:rsidR="007173BB" w:rsidRDefault="007173BB" w:rsidP="0094718A">
      <w:r>
        <w:continuationSeparator/>
      </w:r>
    </w:p>
    <w:p w14:paraId="2574B9C6" w14:textId="77777777" w:rsidR="007173BB" w:rsidRDefault="007173BB" w:rsidP="009471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66B7E8" w14:textId="77777777" w:rsidR="007173BB" w:rsidRDefault="007173B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ACC1C9" w14:textId="03A246AB" w:rsidR="007173BB" w:rsidRPr="00187A24" w:rsidRDefault="007173BB" w:rsidP="009E6AC1">
    <w:pPr>
      <w:pStyle w:val="Header"/>
      <w:tabs>
        <w:tab w:val="center" w:pos="4514"/>
        <w:tab w:val="left" w:pos="5040"/>
        <w:tab w:val="right" w:pos="9029"/>
      </w:tabs>
      <w:jc w:val="left"/>
    </w:pPr>
    <w:r>
      <w:tab/>
    </w:r>
    <w:r>
      <w:tab/>
    </w:r>
    <w:r>
      <w:tab/>
    </w:r>
    <w:r>
      <w:rPr>
        <w:lang w:val="en-US" w:eastAsia="en-US"/>
      </w:rP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7544E957" w:rsidR="007173BB" w:rsidRPr="00220046" w:rsidRDefault="007173BB" w:rsidP="006939A4">
                            <w:pPr>
                              <w:pStyle w:val="HeaderLeft"/>
                              <w:rPr>
                                <w:lang w:val="en-US"/>
                              </w:rPr>
                            </w:pPr>
                            <w:r>
                              <w:t xml:space="preserve">+KBND AT Command </w:t>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7478EFD5" w:rsidR="007173BB" w:rsidRPr="00CC1C1C" w:rsidRDefault="007173BB" w:rsidP="006939A4">
                            <w:pPr>
                              <w:pStyle w:val="HeaderRight"/>
                              <w:rPr>
                                <w:lang w:val="en-US"/>
                              </w:rPr>
                            </w:pPr>
                            <w:r>
                              <w:fldChar w:fldCharType="begin"/>
                            </w:r>
                            <w:r w:rsidRPr="00CC1C1C">
                              <w:rPr>
                                <w:lang w:val="en-US"/>
                              </w:rPr>
                              <w:instrText xml:space="preserve"> STYLEREF  "Heading 1"  \* MERGEFORMAT </w:instrText>
                            </w:r>
                            <w:r>
                              <w:fldChar w:fldCharType="separate"/>
                            </w:r>
                            <w:r w:rsidR="007A4E0A">
                              <w:rPr>
                                <w:lang w:val="en-US"/>
                              </w:rPr>
                              <w:t>Group of AT Commands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" stroked="f">
                <v:textbox>
                  <w:txbxContent>
                    <w:p w14:paraId="5A2F2083" w14:textId="7544E957" w:rsidR="007173BB" w:rsidRPr="00220046" w:rsidRDefault="007173BB" w:rsidP="006939A4">
                      <w:pPr>
                        <w:pStyle w:val="HeaderLeft"/>
                        <w:rPr>
                          <w:lang w:val="en-US"/>
                        </w:rPr>
                      </w:pPr>
                      <w:r>
                        <w:t xml:space="preserve">+KBND AT Command </w:t>
                      </w:r>
                    </w:p>
                  </w:txbxContent>
                </v:textbox>
              </v:shape>
              <v:shape id="Text Box 258" o:spid="_x0000_s1039" type="#_x0000_t202" style="position:absolute;left:7078;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" stroked="f">
                <v:textbox>
                  <w:txbxContent>
                    <w:p w14:paraId="42F44651" w14:textId="7478EFD5" w:rsidR="007173BB" w:rsidRPr="00CC1C1C" w:rsidRDefault="007173BB" w:rsidP="006939A4">
                      <w:pPr>
                        <w:pStyle w:val="HeaderRight"/>
                        <w:rPr>
                          <w:lang w:val="en-US"/>
                        </w:rPr>
                      </w:pPr>
                      <w:r>
                        <w:fldChar w:fldCharType="begin"/>
                      </w:r>
                      <w:r w:rsidRPr="00CC1C1C">
                        <w:rPr>
                          <w:lang w:val="en-US"/>
                        </w:rPr>
                        <w:instrText xml:space="preserve"> STYLEREF  "Heading 1"  \* MERGEFORMAT </w:instrText>
                      </w:r>
                      <w:r>
                        <w:fldChar w:fldCharType="separate"/>
                      </w:r>
                      <w:r w:rsidR="007A4E0A">
                        <w:rPr>
                          <w:lang w:val="en-US"/>
                        </w:rPr>
                        <w:t>Group of AT Commands</w:t>
                      </w:r>
                      <w:r>
                        <w:fldChar w:fldCharType="end"/>
                      </w:r>
                    </w:p>
                  </w:txbxContent>
                </v:textbox>
              </v:shape>
              <v:line id="Line 259" o:spid="_x0000_s1040" style="position:absolute;visibility:visible;mso-wrap-style:square" from="1050,1216" to="10858,1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" strokecolor="#ccc" strokeweight="1.5pt"/>
            </v:group>
          </w:pict>
        </mc:Fallback>
      </mc:AlternateContent>
    </w:r>
  </w:p>
  <w:p w14:paraId="2D9341B1" w14:textId="77777777" w:rsidR="007173BB" w:rsidRPr="00E23B31" w:rsidRDefault="007173BB" w:rsidP="00E23B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CBA5F2" w14:textId="77777777" w:rsidR="007173BB" w:rsidRPr="004760E1" w:rsidRDefault="007173BB" w:rsidP="004760E1">
    <w:pPr>
      <w:pStyle w:val="Header"/>
    </w:pPr>
    <w:r>
      <w:rPr>
        <w:lang w:val="en-US" w:eastAsia="en-US"/>
      </w:rP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681D28"/>
    <w:multiLevelType w:val="hybridMultilevel"/>
    <w:tmpl w:val="52B0848E"/>
    <w:lvl w:ilvl="0" w:tplc="3962B034">
      <w:start w:val="1"/>
      <w:numFmt w:val="decimal"/>
      <w:lvlText w:val="%1"/>
      <w:lvlJc w:val="left"/>
      <w:pPr>
        <w:ind w:left="1155" w:hanging="1050"/>
      </w:pPr>
      <w:rPr>
        <w:rFonts w:hint="default"/>
      </w:rPr>
    </w:lvl>
    <w:lvl w:ilvl="1" w:tplc="040C0019" w:tentative="1">
      <w:start w:val="1"/>
      <w:numFmt w:val="lowerLetter"/>
      <w:lvlText w:val="%2."/>
      <w:lvlJc w:val="left"/>
      <w:pPr>
        <w:ind w:left="1185" w:hanging="360"/>
      </w:pPr>
    </w:lvl>
    <w:lvl w:ilvl="2" w:tplc="040C001B" w:tentative="1">
      <w:start w:val="1"/>
      <w:numFmt w:val="lowerRoman"/>
      <w:lvlText w:val="%3."/>
      <w:lvlJc w:val="right"/>
      <w:pPr>
        <w:ind w:left="1905" w:hanging="180"/>
      </w:pPr>
    </w:lvl>
    <w:lvl w:ilvl="3" w:tplc="040C000F" w:tentative="1">
      <w:start w:val="1"/>
      <w:numFmt w:val="decimal"/>
      <w:lvlText w:val="%4."/>
      <w:lvlJc w:val="left"/>
      <w:pPr>
        <w:ind w:left="2625" w:hanging="360"/>
      </w:pPr>
    </w:lvl>
    <w:lvl w:ilvl="4" w:tplc="040C0019" w:tentative="1">
      <w:start w:val="1"/>
      <w:numFmt w:val="lowerLetter"/>
      <w:lvlText w:val="%5."/>
      <w:lvlJc w:val="left"/>
      <w:pPr>
        <w:ind w:left="3345" w:hanging="360"/>
      </w:pPr>
    </w:lvl>
    <w:lvl w:ilvl="5" w:tplc="040C001B" w:tentative="1">
      <w:start w:val="1"/>
      <w:numFmt w:val="lowerRoman"/>
      <w:lvlText w:val="%6."/>
      <w:lvlJc w:val="right"/>
      <w:pPr>
        <w:ind w:left="4065" w:hanging="180"/>
      </w:pPr>
    </w:lvl>
    <w:lvl w:ilvl="6" w:tplc="040C000F" w:tentative="1">
      <w:start w:val="1"/>
      <w:numFmt w:val="decimal"/>
      <w:lvlText w:val="%7."/>
      <w:lvlJc w:val="left"/>
      <w:pPr>
        <w:ind w:left="4785" w:hanging="360"/>
      </w:pPr>
    </w:lvl>
    <w:lvl w:ilvl="7" w:tplc="040C0019" w:tentative="1">
      <w:start w:val="1"/>
      <w:numFmt w:val="lowerLetter"/>
      <w:lvlText w:val="%8."/>
      <w:lvlJc w:val="left"/>
      <w:pPr>
        <w:ind w:left="5505" w:hanging="360"/>
      </w:pPr>
    </w:lvl>
    <w:lvl w:ilvl="8" w:tplc="040C001B" w:tentative="1">
      <w:start w:val="1"/>
      <w:numFmt w:val="lowerRoman"/>
      <w:lvlText w:val="%9."/>
      <w:lvlJc w:val="right"/>
      <w:pPr>
        <w:ind w:left="6225" w:hanging="180"/>
      </w:pPr>
    </w:lvl>
  </w:abstractNum>
  <w:abstractNum w:abstractNumId="5" w15:restartNumberingAfterBreak="0">
    <w:nsid w:val="1C3C6E44"/>
    <w:multiLevelType w:val="hybridMultilevel"/>
    <w:tmpl w:val="EE0244BE"/>
    <w:lvl w:ilvl="0" w:tplc="566E5298">
      <w:start w:val="8"/>
      <w:numFmt w:val="bullet"/>
      <w:lvlText w:val="-"/>
      <w:lvlJc w:val="left"/>
      <w:pPr>
        <w:ind w:left="720" w:hanging="360"/>
      </w:pPr>
      <w:rPr>
        <w:rFonts w:ascii="Helvetica" w:eastAsia="Times New Roman" w:hAnsi="Helvetica" w:cs="Helvetica"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7" w15:restartNumberingAfterBreak="0">
    <w:nsid w:val="28D47A7A"/>
    <w:multiLevelType w:val="hybridMultilevel"/>
    <w:tmpl w:val="9CDAF82C"/>
    <w:lvl w:ilvl="0" w:tplc="D1B25134">
      <w:start w:val="8"/>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1" w15:restartNumberingAfterBreak="0">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4"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3"/>
  </w:num>
  <w:num w:numId="2">
    <w:abstractNumId w:val="14"/>
  </w:num>
  <w:num w:numId="3">
    <w:abstractNumId w:val="6"/>
  </w:num>
  <w:num w:numId="4">
    <w:abstractNumId w:val="15"/>
  </w:num>
  <w:num w:numId="5">
    <w:abstractNumId w:val="8"/>
  </w:num>
  <w:num w:numId="6">
    <w:abstractNumId w:val="9"/>
  </w:num>
  <w:num w:numId="7">
    <w:abstractNumId w:val="2"/>
  </w:num>
  <w:num w:numId="8">
    <w:abstractNumId w:val="10"/>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12"/>
  </w:num>
  <w:num w:numId="12">
    <w:abstractNumId w:val="0"/>
  </w:num>
  <w:num w:numId="13">
    <w:abstractNumId w:val="11"/>
  </w:num>
  <w:num w:numId="14">
    <w:abstractNumId w:val="7"/>
  </w:num>
  <w:num w:numId="15">
    <w:abstractNumId w:val="5"/>
  </w:num>
  <w:num w:numId="16">
    <w:abstractNumId w:val="4"/>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ean-Michel Chauvet">
    <w15:presenceInfo w15:providerId="AD" w15:userId="S-1-5-21-1144071785-1927479445-1234779376-303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562"/>
  <w:hyphenationZone w:val="425"/>
  <w:drawingGridHorizontalSpacing w:val="100"/>
  <w:drawingGridVerticalSpacing w:val="187"/>
  <w:displayHorizontalDrawingGridEvery w:val="2"/>
  <w:characterSpacingControl w:val="doNotCompress"/>
  <w:hdrShapeDefaults>
    <o:shapedefaults v:ext="edit" spidmax="24577">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7CE"/>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579ED"/>
    <w:rsid w:val="00061F85"/>
    <w:rsid w:val="0006489B"/>
    <w:rsid w:val="00064BB7"/>
    <w:rsid w:val="00064E35"/>
    <w:rsid w:val="000652C7"/>
    <w:rsid w:val="000707E3"/>
    <w:rsid w:val="00070F90"/>
    <w:rsid w:val="00071DF2"/>
    <w:rsid w:val="00072883"/>
    <w:rsid w:val="00073663"/>
    <w:rsid w:val="00075035"/>
    <w:rsid w:val="00076CC6"/>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166"/>
    <w:rsid w:val="000B53A4"/>
    <w:rsid w:val="000B7BA6"/>
    <w:rsid w:val="000C16EA"/>
    <w:rsid w:val="000C1EB1"/>
    <w:rsid w:val="000C34C5"/>
    <w:rsid w:val="000C5969"/>
    <w:rsid w:val="000C65DB"/>
    <w:rsid w:val="000C7955"/>
    <w:rsid w:val="000D0973"/>
    <w:rsid w:val="000D0B48"/>
    <w:rsid w:val="000D3315"/>
    <w:rsid w:val="000D332C"/>
    <w:rsid w:val="000D3428"/>
    <w:rsid w:val="000D4630"/>
    <w:rsid w:val="000D5C6C"/>
    <w:rsid w:val="000D732B"/>
    <w:rsid w:val="000D7B18"/>
    <w:rsid w:val="000E0130"/>
    <w:rsid w:val="000E0919"/>
    <w:rsid w:val="000E197C"/>
    <w:rsid w:val="000E1FE0"/>
    <w:rsid w:val="000E2EEF"/>
    <w:rsid w:val="000E35C0"/>
    <w:rsid w:val="000E58D3"/>
    <w:rsid w:val="000E7674"/>
    <w:rsid w:val="000F0B7D"/>
    <w:rsid w:val="000F16B4"/>
    <w:rsid w:val="000F1B15"/>
    <w:rsid w:val="000F353F"/>
    <w:rsid w:val="000F3840"/>
    <w:rsid w:val="000F4EDA"/>
    <w:rsid w:val="000F721A"/>
    <w:rsid w:val="000F7E02"/>
    <w:rsid w:val="001002FF"/>
    <w:rsid w:val="00103381"/>
    <w:rsid w:val="00103D81"/>
    <w:rsid w:val="001058A8"/>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63AF"/>
    <w:rsid w:val="00127391"/>
    <w:rsid w:val="001276BC"/>
    <w:rsid w:val="001315C8"/>
    <w:rsid w:val="00131833"/>
    <w:rsid w:val="0013237E"/>
    <w:rsid w:val="001324BB"/>
    <w:rsid w:val="0013296A"/>
    <w:rsid w:val="001329F1"/>
    <w:rsid w:val="0013340F"/>
    <w:rsid w:val="001341A2"/>
    <w:rsid w:val="00135D45"/>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01E"/>
    <w:rsid w:val="00157324"/>
    <w:rsid w:val="001577F8"/>
    <w:rsid w:val="00157A5C"/>
    <w:rsid w:val="001606F3"/>
    <w:rsid w:val="00161889"/>
    <w:rsid w:val="0016330D"/>
    <w:rsid w:val="001649C3"/>
    <w:rsid w:val="00164AC1"/>
    <w:rsid w:val="00164BA6"/>
    <w:rsid w:val="00165D2B"/>
    <w:rsid w:val="00165DF1"/>
    <w:rsid w:val="0016676C"/>
    <w:rsid w:val="00167F0E"/>
    <w:rsid w:val="0017176F"/>
    <w:rsid w:val="00171AA0"/>
    <w:rsid w:val="00171B53"/>
    <w:rsid w:val="00173421"/>
    <w:rsid w:val="001735DB"/>
    <w:rsid w:val="00174C0C"/>
    <w:rsid w:val="001750DC"/>
    <w:rsid w:val="00176C8A"/>
    <w:rsid w:val="001811C4"/>
    <w:rsid w:val="001828EB"/>
    <w:rsid w:val="00182C62"/>
    <w:rsid w:val="00183492"/>
    <w:rsid w:val="00183B67"/>
    <w:rsid w:val="00187A24"/>
    <w:rsid w:val="00194B5D"/>
    <w:rsid w:val="001975DA"/>
    <w:rsid w:val="00197F52"/>
    <w:rsid w:val="001A0B3C"/>
    <w:rsid w:val="001A0DFC"/>
    <w:rsid w:val="001A1A85"/>
    <w:rsid w:val="001A347F"/>
    <w:rsid w:val="001A5124"/>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7D7D"/>
    <w:rsid w:val="001F06A4"/>
    <w:rsid w:val="001F148D"/>
    <w:rsid w:val="001F2946"/>
    <w:rsid w:val="001F2DEB"/>
    <w:rsid w:val="001F346D"/>
    <w:rsid w:val="001F6360"/>
    <w:rsid w:val="001F6AB3"/>
    <w:rsid w:val="001F72C8"/>
    <w:rsid w:val="00200178"/>
    <w:rsid w:val="002011FE"/>
    <w:rsid w:val="002037FF"/>
    <w:rsid w:val="00204151"/>
    <w:rsid w:val="00204F5E"/>
    <w:rsid w:val="00204FE8"/>
    <w:rsid w:val="0021017B"/>
    <w:rsid w:val="00212247"/>
    <w:rsid w:val="00212AA0"/>
    <w:rsid w:val="00212F06"/>
    <w:rsid w:val="00213947"/>
    <w:rsid w:val="00213991"/>
    <w:rsid w:val="00215C1E"/>
    <w:rsid w:val="002172C4"/>
    <w:rsid w:val="00220046"/>
    <w:rsid w:val="0022076D"/>
    <w:rsid w:val="00220AB3"/>
    <w:rsid w:val="0022183A"/>
    <w:rsid w:val="00222F4C"/>
    <w:rsid w:val="00224B0E"/>
    <w:rsid w:val="00227BEB"/>
    <w:rsid w:val="00227C10"/>
    <w:rsid w:val="00230EFB"/>
    <w:rsid w:val="00231735"/>
    <w:rsid w:val="0023238C"/>
    <w:rsid w:val="0023240E"/>
    <w:rsid w:val="00232572"/>
    <w:rsid w:val="00234900"/>
    <w:rsid w:val="00234A05"/>
    <w:rsid w:val="00235AD6"/>
    <w:rsid w:val="00240FF8"/>
    <w:rsid w:val="00244309"/>
    <w:rsid w:val="0024436E"/>
    <w:rsid w:val="00245028"/>
    <w:rsid w:val="00245AD8"/>
    <w:rsid w:val="00247830"/>
    <w:rsid w:val="00247D59"/>
    <w:rsid w:val="0025052B"/>
    <w:rsid w:val="00250700"/>
    <w:rsid w:val="00250E10"/>
    <w:rsid w:val="00251FC8"/>
    <w:rsid w:val="00253F7E"/>
    <w:rsid w:val="00254973"/>
    <w:rsid w:val="00254F1E"/>
    <w:rsid w:val="002567E4"/>
    <w:rsid w:val="002568EB"/>
    <w:rsid w:val="002577BA"/>
    <w:rsid w:val="0026097F"/>
    <w:rsid w:val="00260CD6"/>
    <w:rsid w:val="0026170D"/>
    <w:rsid w:val="00261D14"/>
    <w:rsid w:val="00264519"/>
    <w:rsid w:val="00265C2B"/>
    <w:rsid w:val="002664E0"/>
    <w:rsid w:val="00270544"/>
    <w:rsid w:val="00270AAD"/>
    <w:rsid w:val="00271FE1"/>
    <w:rsid w:val="00273711"/>
    <w:rsid w:val="002755BA"/>
    <w:rsid w:val="00277A30"/>
    <w:rsid w:val="00277AED"/>
    <w:rsid w:val="00280D72"/>
    <w:rsid w:val="0028118B"/>
    <w:rsid w:val="002812E0"/>
    <w:rsid w:val="00281906"/>
    <w:rsid w:val="00281D73"/>
    <w:rsid w:val="002823B2"/>
    <w:rsid w:val="00282C19"/>
    <w:rsid w:val="00283F10"/>
    <w:rsid w:val="00284F51"/>
    <w:rsid w:val="00285333"/>
    <w:rsid w:val="0029147A"/>
    <w:rsid w:val="0029151F"/>
    <w:rsid w:val="00295B4D"/>
    <w:rsid w:val="002965B7"/>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1A7"/>
    <w:rsid w:val="002C4415"/>
    <w:rsid w:val="002C5499"/>
    <w:rsid w:val="002C7214"/>
    <w:rsid w:val="002D6CBF"/>
    <w:rsid w:val="002D7BF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4CF0"/>
    <w:rsid w:val="002F6635"/>
    <w:rsid w:val="002F6F5A"/>
    <w:rsid w:val="002F72AA"/>
    <w:rsid w:val="00300E51"/>
    <w:rsid w:val="00301EE1"/>
    <w:rsid w:val="003061C7"/>
    <w:rsid w:val="00311B74"/>
    <w:rsid w:val="003132B5"/>
    <w:rsid w:val="00313974"/>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46FD9"/>
    <w:rsid w:val="00350070"/>
    <w:rsid w:val="0035059D"/>
    <w:rsid w:val="003508AF"/>
    <w:rsid w:val="00350DE4"/>
    <w:rsid w:val="0035195D"/>
    <w:rsid w:val="0035294D"/>
    <w:rsid w:val="0035503B"/>
    <w:rsid w:val="00356477"/>
    <w:rsid w:val="00361691"/>
    <w:rsid w:val="00361AA2"/>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3116"/>
    <w:rsid w:val="00394BAC"/>
    <w:rsid w:val="00394D57"/>
    <w:rsid w:val="00394E30"/>
    <w:rsid w:val="0039644F"/>
    <w:rsid w:val="003A0AD0"/>
    <w:rsid w:val="003A12D5"/>
    <w:rsid w:val="003A2C01"/>
    <w:rsid w:val="003A2F62"/>
    <w:rsid w:val="003A4F47"/>
    <w:rsid w:val="003A57AB"/>
    <w:rsid w:val="003A6F81"/>
    <w:rsid w:val="003B2463"/>
    <w:rsid w:val="003B304A"/>
    <w:rsid w:val="003B39FA"/>
    <w:rsid w:val="003B4A73"/>
    <w:rsid w:val="003B6BF6"/>
    <w:rsid w:val="003B6D4E"/>
    <w:rsid w:val="003C06C5"/>
    <w:rsid w:val="003C0F82"/>
    <w:rsid w:val="003C12BB"/>
    <w:rsid w:val="003C304C"/>
    <w:rsid w:val="003C476F"/>
    <w:rsid w:val="003C50E6"/>
    <w:rsid w:val="003C60B9"/>
    <w:rsid w:val="003C7801"/>
    <w:rsid w:val="003D0A2E"/>
    <w:rsid w:val="003D2B17"/>
    <w:rsid w:val="003D477E"/>
    <w:rsid w:val="003D4F15"/>
    <w:rsid w:val="003D6322"/>
    <w:rsid w:val="003E0813"/>
    <w:rsid w:val="003E187C"/>
    <w:rsid w:val="003E2359"/>
    <w:rsid w:val="003E2462"/>
    <w:rsid w:val="003E2536"/>
    <w:rsid w:val="003E2721"/>
    <w:rsid w:val="003E2B05"/>
    <w:rsid w:val="003E3315"/>
    <w:rsid w:val="003E46B3"/>
    <w:rsid w:val="003E4E0A"/>
    <w:rsid w:val="003E6A71"/>
    <w:rsid w:val="003F1142"/>
    <w:rsid w:val="003F1339"/>
    <w:rsid w:val="003F2656"/>
    <w:rsid w:val="003F2EEF"/>
    <w:rsid w:val="003F62E9"/>
    <w:rsid w:val="003F77FA"/>
    <w:rsid w:val="00400767"/>
    <w:rsid w:val="004042FA"/>
    <w:rsid w:val="004048F3"/>
    <w:rsid w:val="0040516D"/>
    <w:rsid w:val="004110B8"/>
    <w:rsid w:val="0041114E"/>
    <w:rsid w:val="00413DD8"/>
    <w:rsid w:val="00413F85"/>
    <w:rsid w:val="00414494"/>
    <w:rsid w:val="004161D2"/>
    <w:rsid w:val="004164BE"/>
    <w:rsid w:val="004164D9"/>
    <w:rsid w:val="004168CF"/>
    <w:rsid w:val="004172A1"/>
    <w:rsid w:val="004202B5"/>
    <w:rsid w:val="004203C5"/>
    <w:rsid w:val="004203C7"/>
    <w:rsid w:val="00420BCA"/>
    <w:rsid w:val="00421215"/>
    <w:rsid w:val="0042156B"/>
    <w:rsid w:val="00422CCC"/>
    <w:rsid w:val="0042338C"/>
    <w:rsid w:val="00424426"/>
    <w:rsid w:val="00424A62"/>
    <w:rsid w:val="00424DA1"/>
    <w:rsid w:val="00426140"/>
    <w:rsid w:val="004261E6"/>
    <w:rsid w:val="004276C7"/>
    <w:rsid w:val="004302D1"/>
    <w:rsid w:val="00430E5F"/>
    <w:rsid w:val="00430F3B"/>
    <w:rsid w:val="0043199E"/>
    <w:rsid w:val="00431E75"/>
    <w:rsid w:val="00433941"/>
    <w:rsid w:val="00433DAD"/>
    <w:rsid w:val="00433E67"/>
    <w:rsid w:val="00435237"/>
    <w:rsid w:val="00436417"/>
    <w:rsid w:val="00437359"/>
    <w:rsid w:val="004374B4"/>
    <w:rsid w:val="00440E30"/>
    <w:rsid w:val="004421F9"/>
    <w:rsid w:val="00442373"/>
    <w:rsid w:val="004444C7"/>
    <w:rsid w:val="00446D8C"/>
    <w:rsid w:val="00447128"/>
    <w:rsid w:val="00447CDA"/>
    <w:rsid w:val="0045097A"/>
    <w:rsid w:val="004539EB"/>
    <w:rsid w:val="00453B1A"/>
    <w:rsid w:val="00453DD6"/>
    <w:rsid w:val="0045431C"/>
    <w:rsid w:val="004546C1"/>
    <w:rsid w:val="004548DC"/>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BB3"/>
    <w:rsid w:val="00476C67"/>
    <w:rsid w:val="00476C6B"/>
    <w:rsid w:val="00480037"/>
    <w:rsid w:val="00483079"/>
    <w:rsid w:val="0048313B"/>
    <w:rsid w:val="004835B1"/>
    <w:rsid w:val="004851FF"/>
    <w:rsid w:val="004853AF"/>
    <w:rsid w:val="00485C1A"/>
    <w:rsid w:val="004866F4"/>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024"/>
    <w:rsid w:val="004B2498"/>
    <w:rsid w:val="004B3911"/>
    <w:rsid w:val="004B52C4"/>
    <w:rsid w:val="004B5821"/>
    <w:rsid w:val="004B660F"/>
    <w:rsid w:val="004B726D"/>
    <w:rsid w:val="004B7A4D"/>
    <w:rsid w:val="004C0BE7"/>
    <w:rsid w:val="004C0D3D"/>
    <w:rsid w:val="004C1B71"/>
    <w:rsid w:val="004C28E1"/>
    <w:rsid w:val="004C3AF8"/>
    <w:rsid w:val="004C3CD4"/>
    <w:rsid w:val="004C4AF1"/>
    <w:rsid w:val="004C4DE0"/>
    <w:rsid w:val="004C77C5"/>
    <w:rsid w:val="004C7ED4"/>
    <w:rsid w:val="004C7F6A"/>
    <w:rsid w:val="004D0A0F"/>
    <w:rsid w:val="004D1247"/>
    <w:rsid w:val="004D12EB"/>
    <w:rsid w:val="004D21E7"/>
    <w:rsid w:val="004D4103"/>
    <w:rsid w:val="004D4B3D"/>
    <w:rsid w:val="004E1BAF"/>
    <w:rsid w:val="004E2757"/>
    <w:rsid w:val="004E2EB7"/>
    <w:rsid w:val="004E5825"/>
    <w:rsid w:val="004E648B"/>
    <w:rsid w:val="004E6969"/>
    <w:rsid w:val="004E7447"/>
    <w:rsid w:val="004E7BB0"/>
    <w:rsid w:val="004E7E58"/>
    <w:rsid w:val="004F0B77"/>
    <w:rsid w:val="004F15FE"/>
    <w:rsid w:val="004F1DDD"/>
    <w:rsid w:val="004F2DE0"/>
    <w:rsid w:val="004F42B8"/>
    <w:rsid w:val="004F4864"/>
    <w:rsid w:val="004F561F"/>
    <w:rsid w:val="004F5A66"/>
    <w:rsid w:val="004F6477"/>
    <w:rsid w:val="004F667F"/>
    <w:rsid w:val="004F7B12"/>
    <w:rsid w:val="00500487"/>
    <w:rsid w:val="00500C37"/>
    <w:rsid w:val="00500F0E"/>
    <w:rsid w:val="005018B0"/>
    <w:rsid w:val="00501C63"/>
    <w:rsid w:val="005023E8"/>
    <w:rsid w:val="005048AD"/>
    <w:rsid w:val="00504DCE"/>
    <w:rsid w:val="0050572C"/>
    <w:rsid w:val="005078CD"/>
    <w:rsid w:val="005078E1"/>
    <w:rsid w:val="00511BAD"/>
    <w:rsid w:val="00513B6D"/>
    <w:rsid w:val="0051409A"/>
    <w:rsid w:val="00514FAA"/>
    <w:rsid w:val="005155CF"/>
    <w:rsid w:val="005167B0"/>
    <w:rsid w:val="00517BBB"/>
    <w:rsid w:val="0052028F"/>
    <w:rsid w:val="00520D1D"/>
    <w:rsid w:val="00521A17"/>
    <w:rsid w:val="00524627"/>
    <w:rsid w:val="00524AC4"/>
    <w:rsid w:val="00525D0B"/>
    <w:rsid w:val="005265A1"/>
    <w:rsid w:val="005266E0"/>
    <w:rsid w:val="00526B7F"/>
    <w:rsid w:val="00526BB6"/>
    <w:rsid w:val="00526C12"/>
    <w:rsid w:val="005277B9"/>
    <w:rsid w:val="0053088B"/>
    <w:rsid w:val="00531DB4"/>
    <w:rsid w:val="00532FC0"/>
    <w:rsid w:val="00535177"/>
    <w:rsid w:val="005362F3"/>
    <w:rsid w:val="00536A9D"/>
    <w:rsid w:val="00536F75"/>
    <w:rsid w:val="0053724A"/>
    <w:rsid w:val="0054017C"/>
    <w:rsid w:val="0054305B"/>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23D9"/>
    <w:rsid w:val="00576024"/>
    <w:rsid w:val="00577804"/>
    <w:rsid w:val="00580356"/>
    <w:rsid w:val="00581DA8"/>
    <w:rsid w:val="00582817"/>
    <w:rsid w:val="00582CA2"/>
    <w:rsid w:val="005830CE"/>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BB9"/>
    <w:rsid w:val="005C02CB"/>
    <w:rsid w:val="005C24F4"/>
    <w:rsid w:val="005C35F5"/>
    <w:rsid w:val="005C37B3"/>
    <w:rsid w:val="005C389C"/>
    <w:rsid w:val="005C3A0B"/>
    <w:rsid w:val="005C46C2"/>
    <w:rsid w:val="005C5DDA"/>
    <w:rsid w:val="005C65E8"/>
    <w:rsid w:val="005C69A6"/>
    <w:rsid w:val="005C72B8"/>
    <w:rsid w:val="005D144A"/>
    <w:rsid w:val="005D172C"/>
    <w:rsid w:val="005D200A"/>
    <w:rsid w:val="005D3D1C"/>
    <w:rsid w:val="005D3D9F"/>
    <w:rsid w:val="005D6EE8"/>
    <w:rsid w:val="005E0221"/>
    <w:rsid w:val="005E0EE7"/>
    <w:rsid w:val="005E2049"/>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57BA"/>
    <w:rsid w:val="00626756"/>
    <w:rsid w:val="00626B43"/>
    <w:rsid w:val="00630324"/>
    <w:rsid w:val="00634BBE"/>
    <w:rsid w:val="00636B9E"/>
    <w:rsid w:val="00637932"/>
    <w:rsid w:val="0064027C"/>
    <w:rsid w:val="00641739"/>
    <w:rsid w:val="00642402"/>
    <w:rsid w:val="00645FDD"/>
    <w:rsid w:val="00646ACC"/>
    <w:rsid w:val="00646EC3"/>
    <w:rsid w:val="006476D1"/>
    <w:rsid w:val="006501C0"/>
    <w:rsid w:val="00650BB0"/>
    <w:rsid w:val="006533B1"/>
    <w:rsid w:val="006552BF"/>
    <w:rsid w:val="0065716A"/>
    <w:rsid w:val="00657A4A"/>
    <w:rsid w:val="00657D08"/>
    <w:rsid w:val="00660143"/>
    <w:rsid w:val="00665B04"/>
    <w:rsid w:val="00666FBE"/>
    <w:rsid w:val="00667252"/>
    <w:rsid w:val="00667CFA"/>
    <w:rsid w:val="006704A7"/>
    <w:rsid w:val="00670D36"/>
    <w:rsid w:val="00672A93"/>
    <w:rsid w:val="00673264"/>
    <w:rsid w:val="00673C05"/>
    <w:rsid w:val="00675983"/>
    <w:rsid w:val="00676BC8"/>
    <w:rsid w:val="0067714A"/>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525"/>
    <w:rsid w:val="006A4848"/>
    <w:rsid w:val="006A6921"/>
    <w:rsid w:val="006B086D"/>
    <w:rsid w:val="006B1314"/>
    <w:rsid w:val="006B33EE"/>
    <w:rsid w:val="006B3EE1"/>
    <w:rsid w:val="006B5871"/>
    <w:rsid w:val="006B596A"/>
    <w:rsid w:val="006B5AC3"/>
    <w:rsid w:val="006B6DB2"/>
    <w:rsid w:val="006B6DC4"/>
    <w:rsid w:val="006C0060"/>
    <w:rsid w:val="006C123B"/>
    <w:rsid w:val="006C129B"/>
    <w:rsid w:val="006C2E8C"/>
    <w:rsid w:val="006C307C"/>
    <w:rsid w:val="006C42AA"/>
    <w:rsid w:val="006C4FB7"/>
    <w:rsid w:val="006C5308"/>
    <w:rsid w:val="006C560F"/>
    <w:rsid w:val="006C5BCC"/>
    <w:rsid w:val="006C5CE4"/>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29F"/>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15A0A"/>
    <w:rsid w:val="007173BB"/>
    <w:rsid w:val="00720EB5"/>
    <w:rsid w:val="00721CFB"/>
    <w:rsid w:val="00722EC9"/>
    <w:rsid w:val="00725A7A"/>
    <w:rsid w:val="0073031A"/>
    <w:rsid w:val="00730AA3"/>
    <w:rsid w:val="007314FB"/>
    <w:rsid w:val="0073445D"/>
    <w:rsid w:val="00734F49"/>
    <w:rsid w:val="00735029"/>
    <w:rsid w:val="0073545E"/>
    <w:rsid w:val="00735686"/>
    <w:rsid w:val="007359A5"/>
    <w:rsid w:val="00735BCD"/>
    <w:rsid w:val="007374E6"/>
    <w:rsid w:val="00737CB2"/>
    <w:rsid w:val="007408BF"/>
    <w:rsid w:val="00740AF2"/>
    <w:rsid w:val="00740D78"/>
    <w:rsid w:val="00741B92"/>
    <w:rsid w:val="00742AD1"/>
    <w:rsid w:val="00742BB5"/>
    <w:rsid w:val="00743971"/>
    <w:rsid w:val="00743AF6"/>
    <w:rsid w:val="00744728"/>
    <w:rsid w:val="00745369"/>
    <w:rsid w:val="00745448"/>
    <w:rsid w:val="007463FA"/>
    <w:rsid w:val="00747146"/>
    <w:rsid w:val="00747651"/>
    <w:rsid w:val="00747FE0"/>
    <w:rsid w:val="00751456"/>
    <w:rsid w:val="0075154E"/>
    <w:rsid w:val="007521FD"/>
    <w:rsid w:val="00752E23"/>
    <w:rsid w:val="00753613"/>
    <w:rsid w:val="00753921"/>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4E0A"/>
    <w:rsid w:val="007A5ED5"/>
    <w:rsid w:val="007A730E"/>
    <w:rsid w:val="007A7814"/>
    <w:rsid w:val="007B0823"/>
    <w:rsid w:val="007B0BCB"/>
    <w:rsid w:val="007B1E61"/>
    <w:rsid w:val="007B210B"/>
    <w:rsid w:val="007B2272"/>
    <w:rsid w:val="007B2C2E"/>
    <w:rsid w:val="007B3779"/>
    <w:rsid w:val="007B3B5C"/>
    <w:rsid w:val="007B3BB8"/>
    <w:rsid w:val="007B417E"/>
    <w:rsid w:val="007B48ED"/>
    <w:rsid w:val="007B4D0B"/>
    <w:rsid w:val="007B50E1"/>
    <w:rsid w:val="007B66C7"/>
    <w:rsid w:val="007B6EE8"/>
    <w:rsid w:val="007C0F9F"/>
    <w:rsid w:val="007C2C0D"/>
    <w:rsid w:val="007C6FCE"/>
    <w:rsid w:val="007D1776"/>
    <w:rsid w:val="007D2C71"/>
    <w:rsid w:val="007D44C2"/>
    <w:rsid w:val="007D72A7"/>
    <w:rsid w:val="007D74B6"/>
    <w:rsid w:val="007E045E"/>
    <w:rsid w:val="007E2E5B"/>
    <w:rsid w:val="007E3185"/>
    <w:rsid w:val="007E394E"/>
    <w:rsid w:val="007E4449"/>
    <w:rsid w:val="007E4C8C"/>
    <w:rsid w:val="007E4E95"/>
    <w:rsid w:val="007E60B3"/>
    <w:rsid w:val="007E6AC2"/>
    <w:rsid w:val="007E714F"/>
    <w:rsid w:val="007E76D9"/>
    <w:rsid w:val="007F1C51"/>
    <w:rsid w:val="007F276B"/>
    <w:rsid w:val="007F4793"/>
    <w:rsid w:val="007F4A7D"/>
    <w:rsid w:val="007F4E4F"/>
    <w:rsid w:val="007F5366"/>
    <w:rsid w:val="007F76BD"/>
    <w:rsid w:val="0080075B"/>
    <w:rsid w:val="00800ABB"/>
    <w:rsid w:val="008011EB"/>
    <w:rsid w:val="008012AD"/>
    <w:rsid w:val="0080151D"/>
    <w:rsid w:val="0080318E"/>
    <w:rsid w:val="00804515"/>
    <w:rsid w:val="008047FE"/>
    <w:rsid w:val="00804FC1"/>
    <w:rsid w:val="008050DD"/>
    <w:rsid w:val="008054A6"/>
    <w:rsid w:val="008058E3"/>
    <w:rsid w:val="008109F9"/>
    <w:rsid w:val="00813480"/>
    <w:rsid w:val="00813691"/>
    <w:rsid w:val="00815BA0"/>
    <w:rsid w:val="008167B9"/>
    <w:rsid w:val="00816EB1"/>
    <w:rsid w:val="00820A20"/>
    <w:rsid w:val="008216F5"/>
    <w:rsid w:val="00821D57"/>
    <w:rsid w:val="00822AEC"/>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3914"/>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370E"/>
    <w:rsid w:val="008A60A9"/>
    <w:rsid w:val="008A671A"/>
    <w:rsid w:val="008A700F"/>
    <w:rsid w:val="008B0968"/>
    <w:rsid w:val="008B1B9C"/>
    <w:rsid w:val="008B2345"/>
    <w:rsid w:val="008B2C35"/>
    <w:rsid w:val="008B3244"/>
    <w:rsid w:val="008C0DF9"/>
    <w:rsid w:val="008C0EC6"/>
    <w:rsid w:val="008C2278"/>
    <w:rsid w:val="008C2A68"/>
    <w:rsid w:val="008C4517"/>
    <w:rsid w:val="008C4997"/>
    <w:rsid w:val="008C51EC"/>
    <w:rsid w:val="008C611E"/>
    <w:rsid w:val="008C69A5"/>
    <w:rsid w:val="008C6E1A"/>
    <w:rsid w:val="008C7BBA"/>
    <w:rsid w:val="008D0919"/>
    <w:rsid w:val="008D16A9"/>
    <w:rsid w:val="008D466C"/>
    <w:rsid w:val="008D47A1"/>
    <w:rsid w:val="008D4C88"/>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2A49"/>
    <w:rsid w:val="00904333"/>
    <w:rsid w:val="0090486D"/>
    <w:rsid w:val="0090555F"/>
    <w:rsid w:val="00906B1B"/>
    <w:rsid w:val="00910FE9"/>
    <w:rsid w:val="0091147A"/>
    <w:rsid w:val="009135CD"/>
    <w:rsid w:val="00913692"/>
    <w:rsid w:val="0091397B"/>
    <w:rsid w:val="0091546D"/>
    <w:rsid w:val="009165B0"/>
    <w:rsid w:val="00917352"/>
    <w:rsid w:val="009207F1"/>
    <w:rsid w:val="00923493"/>
    <w:rsid w:val="00923ABF"/>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68BC"/>
    <w:rsid w:val="009572DC"/>
    <w:rsid w:val="00957377"/>
    <w:rsid w:val="00957E87"/>
    <w:rsid w:val="00960CB0"/>
    <w:rsid w:val="00961415"/>
    <w:rsid w:val="00963151"/>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53DC"/>
    <w:rsid w:val="00995FF8"/>
    <w:rsid w:val="00997D5F"/>
    <w:rsid w:val="009A0318"/>
    <w:rsid w:val="009A196C"/>
    <w:rsid w:val="009A1A66"/>
    <w:rsid w:val="009A21C4"/>
    <w:rsid w:val="009A474F"/>
    <w:rsid w:val="009A4B5A"/>
    <w:rsid w:val="009A4CDB"/>
    <w:rsid w:val="009A7616"/>
    <w:rsid w:val="009B0186"/>
    <w:rsid w:val="009B186F"/>
    <w:rsid w:val="009B18FD"/>
    <w:rsid w:val="009B1E24"/>
    <w:rsid w:val="009B34AE"/>
    <w:rsid w:val="009B37ED"/>
    <w:rsid w:val="009B3BAE"/>
    <w:rsid w:val="009B7028"/>
    <w:rsid w:val="009B723D"/>
    <w:rsid w:val="009B7771"/>
    <w:rsid w:val="009B7A07"/>
    <w:rsid w:val="009B7B3F"/>
    <w:rsid w:val="009C0021"/>
    <w:rsid w:val="009C0BF3"/>
    <w:rsid w:val="009C1684"/>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AC1"/>
    <w:rsid w:val="009E6C9F"/>
    <w:rsid w:val="009E76D7"/>
    <w:rsid w:val="009E7BC7"/>
    <w:rsid w:val="009E7CCD"/>
    <w:rsid w:val="009E7FEB"/>
    <w:rsid w:val="009F055D"/>
    <w:rsid w:val="009F0D13"/>
    <w:rsid w:val="009F16E0"/>
    <w:rsid w:val="009F2773"/>
    <w:rsid w:val="009F299D"/>
    <w:rsid w:val="009F31A5"/>
    <w:rsid w:val="009F320F"/>
    <w:rsid w:val="009F3614"/>
    <w:rsid w:val="009F3BE5"/>
    <w:rsid w:val="009F3DAE"/>
    <w:rsid w:val="009F3E2D"/>
    <w:rsid w:val="009F4055"/>
    <w:rsid w:val="009F5A83"/>
    <w:rsid w:val="009F5B06"/>
    <w:rsid w:val="009F67D2"/>
    <w:rsid w:val="009F6CF4"/>
    <w:rsid w:val="009F739E"/>
    <w:rsid w:val="00A03861"/>
    <w:rsid w:val="00A0408E"/>
    <w:rsid w:val="00A05573"/>
    <w:rsid w:val="00A05A6F"/>
    <w:rsid w:val="00A05FE8"/>
    <w:rsid w:val="00A060FA"/>
    <w:rsid w:val="00A06EAD"/>
    <w:rsid w:val="00A07491"/>
    <w:rsid w:val="00A1006F"/>
    <w:rsid w:val="00A1064F"/>
    <w:rsid w:val="00A10D81"/>
    <w:rsid w:val="00A1122B"/>
    <w:rsid w:val="00A1192F"/>
    <w:rsid w:val="00A16FC1"/>
    <w:rsid w:val="00A20E87"/>
    <w:rsid w:val="00A2144E"/>
    <w:rsid w:val="00A2160B"/>
    <w:rsid w:val="00A22533"/>
    <w:rsid w:val="00A226CF"/>
    <w:rsid w:val="00A249A6"/>
    <w:rsid w:val="00A2633D"/>
    <w:rsid w:val="00A2712D"/>
    <w:rsid w:val="00A2779A"/>
    <w:rsid w:val="00A27D30"/>
    <w:rsid w:val="00A27FCD"/>
    <w:rsid w:val="00A31124"/>
    <w:rsid w:val="00A32C46"/>
    <w:rsid w:val="00A33C7C"/>
    <w:rsid w:val="00A34AC9"/>
    <w:rsid w:val="00A352A6"/>
    <w:rsid w:val="00A36541"/>
    <w:rsid w:val="00A36845"/>
    <w:rsid w:val="00A3762A"/>
    <w:rsid w:val="00A40191"/>
    <w:rsid w:val="00A4026C"/>
    <w:rsid w:val="00A403BC"/>
    <w:rsid w:val="00A41CE2"/>
    <w:rsid w:val="00A44152"/>
    <w:rsid w:val="00A4454D"/>
    <w:rsid w:val="00A44E98"/>
    <w:rsid w:val="00A4656B"/>
    <w:rsid w:val="00A47289"/>
    <w:rsid w:val="00A50B0F"/>
    <w:rsid w:val="00A51BA9"/>
    <w:rsid w:val="00A55432"/>
    <w:rsid w:val="00A55A23"/>
    <w:rsid w:val="00A5692B"/>
    <w:rsid w:val="00A60EDE"/>
    <w:rsid w:val="00A612A4"/>
    <w:rsid w:val="00A62EDC"/>
    <w:rsid w:val="00A62FF1"/>
    <w:rsid w:val="00A64A36"/>
    <w:rsid w:val="00A64B40"/>
    <w:rsid w:val="00A67D72"/>
    <w:rsid w:val="00A7007D"/>
    <w:rsid w:val="00A718FE"/>
    <w:rsid w:val="00A71B9B"/>
    <w:rsid w:val="00A73E38"/>
    <w:rsid w:val="00A7534A"/>
    <w:rsid w:val="00A76182"/>
    <w:rsid w:val="00A76DF1"/>
    <w:rsid w:val="00A7743F"/>
    <w:rsid w:val="00A80555"/>
    <w:rsid w:val="00A80C07"/>
    <w:rsid w:val="00A81895"/>
    <w:rsid w:val="00A81C43"/>
    <w:rsid w:val="00A82F90"/>
    <w:rsid w:val="00A85487"/>
    <w:rsid w:val="00A85AF6"/>
    <w:rsid w:val="00A874EA"/>
    <w:rsid w:val="00A92B31"/>
    <w:rsid w:val="00A937B3"/>
    <w:rsid w:val="00A94438"/>
    <w:rsid w:val="00A964DC"/>
    <w:rsid w:val="00A97036"/>
    <w:rsid w:val="00AA0E5A"/>
    <w:rsid w:val="00AA1645"/>
    <w:rsid w:val="00AA2A55"/>
    <w:rsid w:val="00AA2C86"/>
    <w:rsid w:val="00AA2D27"/>
    <w:rsid w:val="00AA5B11"/>
    <w:rsid w:val="00AA5D87"/>
    <w:rsid w:val="00AA661D"/>
    <w:rsid w:val="00AB09F7"/>
    <w:rsid w:val="00AB14E7"/>
    <w:rsid w:val="00AB1ABD"/>
    <w:rsid w:val="00AB1F22"/>
    <w:rsid w:val="00AB5CAF"/>
    <w:rsid w:val="00AB60C3"/>
    <w:rsid w:val="00AB6A92"/>
    <w:rsid w:val="00AC07D3"/>
    <w:rsid w:val="00AC1806"/>
    <w:rsid w:val="00AC2256"/>
    <w:rsid w:val="00AC2F29"/>
    <w:rsid w:val="00AC4713"/>
    <w:rsid w:val="00AC57F7"/>
    <w:rsid w:val="00AC6143"/>
    <w:rsid w:val="00AC7137"/>
    <w:rsid w:val="00AD28A9"/>
    <w:rsid w:val="00AD2DE1"/>
    <w:rsid w:val="00AD5E0B"/>
    <w:rsid w:val="00AD61D2"/>
    <w:rsid w:val="00AD70E4"/>
    <w:rsid w:val="00AD7B56"/>
    <w:rsid w:val="00AE1106"/>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AF73F5"/>
    <w:rsid w:val="00B01542"/>
    <w:rsid w:val="00B01EB3"/>
    <w:rsid w:val="00B051CB"/>
    <w:rsid w:val="00B11CC6"/>
    <w:rsid w:val="00B13459"/>
    <w:rsid w:val="00B136D3"/>
    <w:rsid w:val="00B1509D"/>
    <w:rsid w:val="00B20A4B"/>
    <w:rsid w:val="00B21A8C"/>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CD9"/>
    <w:rsid w:val="00B36038"/>
    <w:rsid w:val="00B3668C"/>
    <w:rsid w:val="00B400F4"/>
    <w:rsid w:val="00B412E3"/>
    <w:rsid w:val="00B4147E"/>
    <w:rsid w:val="00B41BEF"/>
    <w:rsid w:val="00B44287"/>
    <w:rsid w:val="00B475A1"/>
    <w:rsid w:val="00B47912"/>
    <w:rsid w:val="00B47E45"/>
    <w:rsid w:val="00B50B69"/>
    <w:rsid w:val="00B51910"/>
    <w:rsid w:val="00B5256A"/>
    <w:rsid w:val="00B526BE"/>
    <w:rsid w:val="00B53135"/>
    <w:rsid w:val="00B53FBC"/>
    <w:rsid w:val="00B54179"/>
    <w:rsid w:val="00B544C1"/>
    <w:rsid w:val="00B566A2"/>
    <w:rsid w:val="00B61366"/>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19AD"/>
    <w:rsid w:val="00B94DF1"/>
    <w:rsid w:val="00B96645"/>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354F"/>
    <w:rsid w:val="00BB36EC"/>
    <w:rsid w:val="00BB3A2B"/>
    <w:rsid w:val="00BB5EFE"/>
    <w:rsid w:val="00BC04F0"/>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4C3F"/>
    <w:rsid w:val="00BE5FAE"/>
    <w:rsid w:val="00BE68C7"/>
    <w:rsid w:val="00BF0E2B"/>
    <w:rsid w:val="00BF1182"/>
    <w:rsid w:val="00BF12A7"/>
    <w:rsid w:val="00BF38AE"/>
    <w:rsid w:val="00BF5CBF"/>
    <w:rsid w:val="00BF5E1C"/>
    <w:rsid w:val="00BF7627"/>
    <w:rsid w:val="00BF79CD"/>
    <w:rsid w:val="00C00D56"/>
    <w:rsid w:val="00C01199"/>
    <w:rsid w:val="00C02839"/>
    <w:rsid w:val="00C04A77"/>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D5F"/>
    <w:rsid w:val="00C37FA6"/>
    <w:rsid w:val="00C40C83"/>
    <w:rsid w:val="00C41FB8"/>
    <w:rsid w:val="00C41FE2"/>
    <w:rsid w:val="00C42AFF"/>
    <w:rsid w:val="00C43A86"/>
    <w:rsid w:val="00C43D50"/>
    <w:rsid w:val="00C446B3"/>
    <w:rsid w:val="00C452FF"/>
    <w:rsid w:val="00C46774"/>
    <w:rsid w:val="00C46D38"/>
    <w:rsid w:val="00C46ED3"/>
    <w:rsid w:val="00C4707E"/>
    <w:rsid w:val="00C5002E"/>
    <w:rsid w:val="00C50502"/>
    <w:rsid w:val="00C5257D"/>
    <w:rsid w:val="00C525BF"/>
    <w:rsid w:val="00C547AD"/>
    <w:rsid w:val="00C61BCE"/>
    <w:rsid w:val="00C61C25"/>
    <w:rsid w:val="00C62E58"/>
    <w:rsid w:val="00C63B2A"/>
    <w:rsid w:val="00C64FA4"/>
    <w:rsid w:val="00C65387"/>
    <w:rsid w:val="00C66E2C"/>
    <w:rsid w:val="00C674E2"/>
    <w:rsid w:val="00C702A3"/>
    <w:rsid w:val="00C7170C"/>
    <w:rsid w:val="00C7186C"/>
    <w:rsid w:val="00C71EBC"/>
    <w:rsid w:val="00C74C3F"/>
    <w:rsid w:val="00C7548F"/>
    <w:rsid w:val="00C75849"/>
    <w:rsid w:val="00C779CF"/>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294"/>
    <w:rsid w:val="00CB64BB"/>
    <w:rsid w:val="00CB7BD0"/>
    <w:rsid w:val="00CC1C1C"/>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D76AB"/>
    <w:rsid w:val="00CE09E3"/>
    <w:rsid w:val="00CE180B"/>
    <w:rsid w:val="00CE1D6C"/>
    <w:rsid w:val="00CE21AA"/>
    <w:rsid w:val="00CE2B26"/>
    <w:rsid w:val="00CE4B11"/>
    <w:rsid w:val="00CE659F"/>
    <w:rsid w:val="00CF0B0A"/>
    <w:rsid w:val="00CF15B4"/>
    <w:rsid w:val="00CF25D7"/>
    <w:rsid w:val="00CF2C1D"/>
    <w:rsid w:val="00CF35A5"/>
    <w:rsid w:val="00CF3E3F"/>
    <w:rsid w:val="00CF7D96"/>
    <w:rsid w:val="00D0215A"/>
    <w:rsid w:val="00D03B0B"/>
    <w:rsid w:val="00D0403E"/>
    <w:rsid w:val="00D058D7"/>
    <w:rsid w:val="00D0616C"/>
    <w:rsid w:val="00D061B2"/>
    <w:rsid w:val="00D12D53"/>
    <w:rsid w:val="00D176A9"/>
    <w:rsid w:val="00D21BB7"/>
    <w:rsid w:val="00D2313C"/>
    <w:rsid w:val="00D24D22"/>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3346"/>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995"/>
    <w:rsid w:val="00D86BC0"/>
    <w:rsid w:val="00D90E3F"/>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3F00"/>
    <w:rsid w:val="00DC6738"/>
    <w:rsid w:val="00DC7408"/>
    <w:rsid w:val="00DC76F5"/>
    <w:rsid w:val="00DC7971"/>
    <w:rsid w:val="00DD0095"/>
    <w:rsid w:val="00DD2125"/>
    <w:rsid w:val="00DD23E4"/>
    <w:rsid w:val="00DD38D5"/>
    <w:rsid w:val="00DD43C6"/>
    <w:rsid w:val="00DD51A6"/>
    <w:rsid w:val="00DD715F"/>
    <w:rsid w:val="00DE000C"/>
    <w:rsid w:val="00DE0742"/>
    <w:rsid w:val="00DE231A"/>
    <w:rsid w:val="00DE2A0C"/>
    <w:rsid w:val="00DE3CF5"/>
    <w:rsid w:val="00DE47E1"/>
    <w:rsid w:val="00DE5930"/>
    <w:rsid w:val="00DE5A43"/>
    <w:rsid w:val="00DE5CE5"/>
    <w:rsid w:val="00DE6094"/>
    <w:rsid w:val="00DE72DE"/>
    <w:rsid w:val="00DE7CDE"/>
    <w:rsid w:val="00DF36B8"/>
    <w:rsid w:val="00DF3E06"/>
    <w:rsid w:val="00DF3E50"/>
    <w:rsid w:val="00DF621E"/>
    <w:rsid w:val="00E00EC0"/>
    <w:rsid w:val="00E015A8"/>
    <w:rsid w:val="00E02F4A"/>
    <w:rsid w:val="00E0458D"/>
    <w:rsid w:val="00E0531E"/>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20A"/>
    <w:rsid w:val="00E304FF"/>
    <w:rsid w:val="00E30ABD"/>
    <w:rsid w:val="00E31B06"/>
    <w:rsid w:val="00E3219F"/>
    <w:rsid w:val="00E33138"/>
    <w:rsid w:val="00E3359B"/>
    <w:rsid w:val="00E33898"/>
    <w:rsid w:val="00E3394E"/>
    <w:rsid w:val="00E33A2A"/>
    <w:rsid w:val="00E375DA"/>
    <w:rsid w:val="00E37759"/>
    <w:rsid w:val="00E41371"/>
    <w:rsid w:val="00E4164C"/>
    <w:rsid w:val="00E41C1B"/>
    <w:rsid w:val="00E423D5"/>
    <w:rsid w:val="00E42806"/>
    <w:rsid w:val="00E444FF"/>
    <w:rsid w:val="00E448A0"/>
    <w:rsid w:val="00E4705C"/>
    <w:rsid w:val="00E504C4"/>
    <w:rsid w:val="00E50F1C"/>
    <w:rsid w:val="00E51249"/>
    <w:rsid w:val="00E55228"/>
    <w:rsid w:val="00E57429"/>
    <w:rsid w:val="00E57FCB"/>
    <w:rsid w:val="00E6153E"/>
    <w:rsid w:val="00E632D5"/>
    <w:rsid w:val="00E633AD"/>
    <w:rsid w:val="00E64A2A"/>
    <w:rsid w:val="00E65159"/>
    <w:rsid w:val="00E652D9"/>
    <w:rsid w:val="00E65C07"/>
    <w:rsid w:val="00E6672D"/>
    <w:rsid w:val="00E67EFB"/>
    <w:rsid w:val="00E7110F"/>
    <w:rsid w:val="00E71B1C"/>
    <w:rsid w:val="00E74B97"/>
    <w:rsid w:val="00E74D89"/>
    <w:rsid w:val="00E74F9B"/>
    <w:rsid w:val="00E77AAC"/>
    <w:rsid w:val="00E77DCC"/>
    <w:rsid w:val="00E8034B"/>
    <w:rsid w:val="00E81482"/>
    <w:rsid w:val="00E83028"/>
    <w:rsid w:val="00E83C3A"/>
    <w:rsid w:val="00E841E8"/>
    <w:rsid w:val="00E861BB"/>
    <w:rsid w:val="00E90BC3"/>
    <w:rsid w:val="00E9195A"/>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1B76"/>
    <w:rsid w:val="00EC2BA9"/>
    <w:rsid w:val="00EC4296"/>
    <w:rsid w:val="00EC4C5A"/>
    <w:rsid w:val="00EC4EEB"/>
    <w:rsid w:val="00EC5C10"/>
    <w:rsid w:val="00EC5E58"/>
    <w:rsid w:val="00EC68F9"/>
    <w:rsid w:val="00EC6AF1"/>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EF64C5"/>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4286"/>
    <w:rsid w:val="00F2723F"/>
    <w:rsid w:val="00F31881"/>
    <w:rsid w:val="00F31B90"/>
    <w:rsid w:val="00F31D00"/>
    <w:rsid w:val="00F325A2"/>
    <w:rsid w:val="00F35497"/>
    <w:rsid w:val="00F35BD2"/>
    <w:rsid w:val="00F37CA2"/>
    <w:rsid w:val="00F40301"/>
    <w:rsid w:val="00F411B2"/>
    <w:rsid w:val="00F414AB"/>
    <w:rsid w:val="00F43297"/>
    <w:rsid w:val="00F438D2"/>
    <w:rsid w:val="00F43956"/>
    <w:rsid w:val="00F4401E"/>
    <w:rsid w:val="00F445D9"/>
    <w:rsid w:val="00F44F8A"/>
    <w:rsid w:val="00F459BB"/>
    <w:rsid w:val="00F45EB5"/>
    <w:rsid w:val="00F46053"/>
    <w:rsid w:val="00F4674B"/>
    <w:rsid w:val="00F470CB"/>
    <w:rsid w:val="00F50F06"/>
    <w:rsid w:val="00F52226"/>
    <w:rsid w:val="00F5444D"/>
    <w:rsid w:val="00F5480E"/>
    <w:rsid w:val="00F56123"/>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803E4"/>
    <w:rsid w:val="00F8045A"/>
    <w:rsid w:val="00F813D3"/>
    <w:rsid w:val="00F81FC0"/>
    <w:rsid w:val="00F82023"/>
    <w:rsid w:val="00F824D4"/>
    <w:rsid w:val="00F82AC8"/>
    <w:rsid w:val="00F82C7C"/>
    <w:rsid w:val="00F82EBA"/>
    <w:rsid w:val="00F83265"/>
    <w:rsid w:val="00F84989"/>
    <w:rsid w:val="00F84D3C"/>
    <w:rsid w:val="00F850AF"/>
    <w:rsid w:val="00F861D1"/>
    <w:rsid w:val="00F8696A"/>
    <w:rsid w:val="00F86CB1"/>
    <w:rsid w:val="00F9096D"/>
    <w:rsid w:val="00F9172F"/>
    <w:rsid w:val="00F955E8"/>
    <w:rsid w:val="00F96703"/>
    <w:rsid w:val="00F96872"/>
    <w:rsid w:val="00F96A52"/>
    <w:rsid w:val="00F96FF1"/>
    <w:rsid w:val="00F97397"/>
    <w:rsid w:val="00FA2B8D"/>
    <w:rsid w:val="00FA3FF4"/>
    <w:rsid w:val="00FA51AE"/>
    <w:rsid w:val="00FA62CB"/>
    <w:rsid w:val="00FA7048"/>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3A39"/>
    <w:rsid w:val="00FD4DEC"/>
    <w:rsid w:val="00FD6BA7"/>
    <w:rsid w:val="00FD7C40"/>
    <w:rsid w:val="00FE071A"/>
    <w:rsid w:val="00FE07A7"/>
    <w:rsid w:val="00FE43EA"/>
    <w:rsid w:val="00FE4439"/>
    <w:rsid w:val="00FE4754"/>
    <w:rsid w:val="00FE5B42"/>
    <w:rsid w:val="00FF0206"/>
    <w:rsid w:val="00FF401C"/>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7">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 w:type="character" w:styleId="HTMLTypewriter">
    <w:name w:val="HTML Typewriter"/>
    <w:basedOn w:val="DefaultParagraphFont"/>
    <w:uiPriority w:val="99"/>
    <w:semiHidden/>
    <w:unhideWhenUsed/>
    <w:rsid w:val="00AF73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347034">
      <w:bodyDiv w:val="1"/>
      <w:marLeft w:val="0"/>
      <w:marRight w:val="0"/>
      <w:marTop w:val="0"/>
      <w:marBottom w:val="0"/>
      <w:divBdr>
        <w:top w:val="none" w:sz="0" w:space="0" w:color="auto"/>
        <w:left w:val="none" w:sz="0" w:space="0" w:color="auto"/>
        <w:bottom w:val="none" w:sz="0" w:space="0" w:color="auto"/>
        <w:right w:val="none" w:sz="0" w:space="0" w:color="auto"/>
      </w:divBdr>
    </w:div>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207378331">
      <w:bodyDiv w:val="1"/>
      <w:marLeft w:val="0"/>
      <w:marRight w:val="0"/>
      <w:marTop w:val="0"/>
      <w:marBottom w:val="0"/>
      <w:divBdr>
        <w:top w:val="none" w:sz="0" w:space="0" w:color="auto"/>
        <w:left w:val="none" w:sz="0" w:space="0" w:color="auto"/>
        <w:bottom w:val="none" w:sz="0" w:space="0" w:color="auto"/>
        <w:right w:val="none" w:sz="0" w:space="0" w:color="auto"/>
      </w:divBdr>
    </w:div>
    <w:div w:id="507016910">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1196499533">
      <w:bodyDiv w:val="1"/>
      <w:marLeft w:val="0"/>
      <w:marRight w:val="0"/>
      <w:marTop w:val="0"/>
      <w:marBottom w:val="0"/>
      <w:divBdr>
        <w:top w:val="none" w:sz="0" w:space="0" w:color="auto"/>
        <w:left w:val="none" w:sz="0" w:space="0" w:color="auto"/>
        <w:bottom w:val="none" w:sz="0" w:space="0" w:color="auto"/>
        <w:right w:val="none" w:sz="0" w:space="0" w:color="auto"/>
      </w:divBdr>
    </w:div>
    <w:div w:id="1275331156">
      <w:bodyDiv w:val="1"/>
      <w:marLeft w:val="0"/>
      <w:marRight w:val="0"/>
      <w:marTop w:val="0"/>
      <w:marBottom w:val="0"/>
      <w:divBdr>
        <w:top w:val="none" w:sz="0" w:space="0" w:color="auto"/>
        <w:left w:val="none" w:sz="0" w:space="0" w:color="auto"/>
        <w:bottom w:val="none" w:sz="0" w:space="0" w:color="auto"/>
        <w:right w:val="none" w:sz="0" w:space="0" w:color="auto"/>
      </w:divBdr>
    </w:div>
    <w:div w:id="1650018646">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5" Type="http://schemas.openxmlformats.org/officeDocument/2006/relationships/webSettings" Target="webSettings.xml"/><Relationship Id="rId15" Type="http://schemas.openxmlformats.org/officeDocument/2006/relationships/hyperlink" Target="http://www.sierrawireless.com" TargetMode="External"/><Relationship Id="rId23"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microsoft.com/office/2011/relationships/people" Target="people.xml"/></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A0C822-F3AC-46A6-A6E3-DFB44CCBB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928</TotalTime>
  <Pages>8</Pages>
  <Words>1372</Words>
  <Characters>8067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+KBND AT Command</vt:lpstr>
    </vt:vector>
  </TitlesOfParts>
  <Manager>ssirapian@sierrawireless.com</Manager>
  <Company>Sierra Wireless</Company>
  <LinksUpToDate>false</LinksUpToDate>
  <CharactersWithSpaces>9421</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+KBND AT Command</dc:title>
  <dc:creator>jchauvet@sierrawireless.com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Jean-Michel Chauvet</cp:lastModifiedBy>
  <cp:revision>16</cp:revision>
  <cp:lastPrinted>2017-12-14T15:02:00Z</cp:lastPrinted>
  <dcterms:created xsi:type="dcterms:W3CDTF">2018-01-15T15:58:00Z</dcterms:created>
  <dcterms:modified xsi:type="dcterms:W3CDTF">2018-01-16T13:43:00Z</dcterms:modified>
</cp:coreProperties>
</file>