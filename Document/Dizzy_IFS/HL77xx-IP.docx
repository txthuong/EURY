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850BEC" w:rsidRPr="00782843" w:rsidRDefault="00850BEC"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7D7CCCE2" w:rsidR="00850BEC" w:rsidRDefault="00850BEC" w:rsidP="00213991">
                              <w:pPr>
                                <w:pStyle w:val="REFREVDATE"/>
                              </w:pPr>
                              <w:r w:rsidRPr="00782843">
                                <w:fldChar w:fldCharType="begin"/>
                              </w:r>
                              <w:r>
                                <w:instrText xml:space="preserve"> DOCPROPERTY  Revision  \* MERGEFORMAT </w:instrText>
                              </w:r>
                              <w:r w:rsidRPr="00782843">
                                <w:fldChar w:fldCharType="separate"/>
                              </w:r>
                              <w:r>
                                <w:t>[R01.0</w:t>
                              </w:r>
                              <w:ins w:id="2" w:author="Elwis Ducroux" w:date="2017-04-27T11:08:00Z">
                                <w:r w:rsidR="006A27A0">
                                  <w:t>1</w:t>
                                </w:r>
                              </w:ins>
                              <w:del w:id="3" w:author="Elwis Ducroux" w:date="2017-04-27T11:08:00Z">
                                <w:r w:rsidDel="006A27A0">
                                  <w:delText>0</w:delText>
                                </w:r>
                              </w:del>
                              <w:r>
                                <w:t>]</w:t>
                              </w:r>
                              <w:r w:rsidRPr="00782843">
                                <w:fldChar w:fldCharType="end"/>
                              </w:r>
                              <w:bookmarkEnd w:id="1"/>
                            </w:p>
                            <w:bookmarkStart w:id="4" w:name="Date"/>
                            <w:p w14:paraId="5572A100" w14:textId="093C282D" w:rsidR="00850BEC" w:rsidRDefault="00850BEC" w:rsidP="00213991">
                              <w:pPr>
                                <w:pStyle w:val="REFREVDATE"/>
                              </w:pPr>
                              <w:r w:rsidRPr="00782843">
                                <w:fldChar w:fldCharType="begin"/>
                              </w:r>
                              <w:r>
                                <w:instrText xml:space="preserve"> DOCPROPERTY  Date  \* MERGEFORMAT </w:instrText>
                              </w:r>
                              <w:r w:rsidRPr="00782843">
                                <w:fldChar w:fldCharType="separate"/>
                              </w:r>
                              <w:r>
                                <w:t>[</w:t>
                              </w:r>
                              <w:del w:id="5" w:author="Elwis Ducroux" w:date="2017-04-27T11:08:00Z">
                                <w:r w:rsidDel="006A27A0">
                                  <w:delText>March</w:delText>
                                </w:r>
                              </w:del>
                              <w:ins w:id="6" w:author="Elwis Ducroux" w:date="2017-04-27T11:08:00Z">
                                <w:r w:rsidR="006A27A0">
                                  <w:t>April</w:t>
                                </w:r>
                              </w:ins>
                              <w:r>
                                <w:t xml:space="preserve"> 2</w:t>
                              </w:r>
                              <w:ins w:id="7" w:author="Elwis Ducroux" w:date="2017-04-27T11:08:00Z">
                                <w:r w:rsidR="006A27A0">
                                  <w:t>7</w:t>
                                </w:r>
                              </w:ins>
                              <w:del w:id="8" w:author="Elwis Ducroux" w:date="2017-04-27T11:08:00Z">
                                <w:r w:rsidDel="006A27A0">
                                  <w:delText>2</w:delText>
                                </w:r>
                                <w:r w:rsidDel="006A27A0">
                                  <w:rPr>
                                    <w:vertAlign w:val="superscript"/>
                                  </w:rPr>
                                  <w:delText>n</w:delText>
                                </w:r>
                              </w:del>
                              <w:proofErr w:type="gramStart"/>
                              <w:ins w:id="9" w:author="Elwis Ducroux" w:date="2017-04-27T11:08:00Z">
                                <w:r w:rsidR="006A27A0">
                                  <w:rPr>
                                    <w:vertAlign w:val="superscript"/>
                                  </w:rPr>
                                  <w:t>th</w:t>
                                </w:r>
                              </w:ins>
                              <w:proofErr w:type="gramEnd"/>
                              <w:del w:id="10" w:author="Elwis Ducroux" w:date="2017-04-27T11:08:00Z">
                                <w:r w:rsidDel="006A27A0">
                                  <w:rPr>
                                    <w:vertAlign w:val="superscript"/>
                                  </w:rPr>
                                  <w:delText>d</w:delText>
                                </w:r>
                              </w:del>
                              <w:r>
                                <w:t>, 2017)]</w:t>
                              </w:r>
                              <w:r w:rsidRPr="00782843">
                                <w:fldChar w:fldCharType="end"/>
                              </w:r>
                              <w:bookmarkEnd w:id="4"/>
                            </w:p>
                            <w:p w14:paraId="29976EBE" w14:textId="77777777" w:rsidR="00850BEC" w:rsidRPr="00C41FB8" w:rsidRDefault="00850BEC"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70443CFD" w:rsidR="00850BEC" w:rsidRDefault="00850BEC" w:rsidP="004B2498">
                              <w:pPr>
                                <w:pStyle w:val="Title2"/>
                              </w:pPr>
                              <w:r>
                                <w:t>IP connectivity AT Commands</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850BEC" w:rsidRPr="004B2498" w:rsidRDefault="00850BEC" w:rsidP="004B2498">
                              <w:pPr>
                                <w:pStyle w:val="Titr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11" w:name="Reference"/>
                      <w:p w14:paraId="7CAEFF1C" w14:textId="77777777" w:rsidR="00850BEC" w:rsidRPr="00782843" w:rsidRDefault="00850BEC"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11"/>
                      </w:p>
                      <w:bookmarkStart w:id="12" w:name="Revision"/>
                      <w:p w14:paraId="607DCEC7" w14:textId="7D7CCCE2" w:rsidR="00850BEC" w:rsidRDefault="00850BEC" w:rsidP="00213991">
                        <w:pPr>
                          <w:pStyle w:val="REFREVDATE"/>
                        </w:pPr>
                        <w:r w:rsidRPr="00782843">
                          <w:fldChar w:fldCharType="begin"/>
                        </w:r>
                        <w:r>
                          <w:instrText xml:space="preserve"> DOCPROPERTY  Revision  \* MERGEFORMAT </w:instrText>
                        </w:r>
                        <w:r w:rsidRPr="00782843">
                          <w:fldChar w:fldCharType="separate"/>
                        </w:r>
                        <w:r>
                          <w:t>[R01.0</w:t>
                        </w:r>
                        <w:ins w:id="13" w:author="Elwis Ducroux" w:date="2017-04-27T11:08:00Z">
                          <w:r w:rsidR="006A27A0">
                            <w:t>1</w:t>
                          </w:r>
                        </w:ins>
                        <w:del w:id="14" w:author="Elwis Ducroux" w:date="2017-04-27T11:08:00Z">
                          <w:r w:rsidDel="006A27A0">
                            <w:delText>0</w:delText>
                          </w:r>
                        </w:del>
                        <w:r>
                          <w:t>]</w:t>
                        </w:r>
                        <w:r w:rsidRPr="00782843">
                          <w:fldChar w:fldCharType="end"/>
                        </w:r>
                        <w:bookmarkEnd w:id="12"/>
                      </w:p>
                      <w:bookmarkStart w:id="15" w:name="Date"/>
                      <w:p w14:paraId="5572A100" w14:textId="093C282D" w:rsidR="00850BEC" w:rsidRDefault="00850BEC" w:rsidP="00213991">
                        <w:pPr>
                          <w:pStyle w:val="REFREVDATE"/>
                        </w:pPr>
                        <w:r w:rsidRPr="00782843">
                          <w:fldChar w:fldCharType="begin"/>
                        </w:r>
                        <w:r>
                          <w:instrText xml:space="preserve"> DOCPROPERTY  Date  \* MERGEFORMAT </w:instrText>
                        </w:r>
                        <w:r w:rsidRPr="00782843">
                          <w:fldChar w:fldCharType="separate"/>
                        </w:r>
                        <w:r>
                          <w:t>[</w:t>
                        </w:r>
                        <w:del w:id="16" w:author="Elwis Ducroux" w:date="2017-04-27T11:08:00Z">
                          <w:r w:rsidDel="006A27A0">
                            <w:delText>March</w:delText>
                          </w:r>
                        </w:del>
                        <w:ins w:id="17" w:author="Elwis Ducroux" w:date="2017-04-27T11:08:00Z">
                          <w:r w:rsidR="006A27A0">
                            <w:t>April</w:t>
                          </w:r>
                        </w:ins>
                        <w:r>
                          <w:t xml:space="preserve"> 2</w:t>
                        </w:r>
                        <w:ins w:id="18" w:author="Elwis Ducroux" w:date="2017-04-27T11:08:00Z">
                          <w:r w:rsidR="006A27A0">
                            <w:t>7</w:t>
                          </w:r>
                        </w:ins>
                        <w:del w:id="19" w:author="Elwis Ducroux" w:date="2017-04-27T11:08:00Z">
                          <w:r w:rsidDel="006A27A0">
                            <w:delText>2</w:delText>
                          </w:r>
                          <w:r w:rsidDel="006A27A0">
                            <w:rPr>
                              <w:vertAlign w:val="superscript"/>
                            </w:rPr>
                            <w:delText>n</w:delText>
                          </w:r>
                        </w:del>
                        <w:proofErr w:type="gramStart"/>
                        <w:ins w:id="20" w:author="Elwis Ducroux" w:date="2017-04-27T11:08:00Z">
                          <w:r w:rsidR="006A27A0">
                            <w:rPr>
                              <w:vertAlign w:val="superscript"/>
                            </w:rPr>
                            <w:t>th</w:t>
                          </w:r>
                        </w:ins>
                        <w:proofErr w:type="gramEnd"/>
                        <w:del w:id="21" w:author="Elwis Ducroux" w:date="2017-04-27T11:08:00Z">
                          <w:r w:rsidDel="006A27A0">
                            <w:rPr>
                              <w:vertAlign w:val="superscript"/>
                            </w:rPr>
                            <w:delText>d</w:delText>
                          </w:r>
                        </w:del>
                        <w:r>
                          <w:t>, 2017)]</w:t>
                        </w:r>
                        <w:r w:rsidRPr="00782843">
                          <w:fldChar w:fldCharType="end"/>
                        </w:r>
                        <w:bookmarkEnd w:id="15"/>
                      </w:p>
                      <w:p w14:paraId="29976EBE" w14:textId="77777777" w:rsidR="00850BEC" w:rsidRPr="00C41FB8" w:rsidRDefault="00850BEC"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9"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14:paraId="1FEB69CE" w14:textId="70443CFD" w:rsidR="00850BEC" w:rsidRDefault="00850BEC" w:rsidP="004B2498">
                        <w:pPr>
                          <w:pStyle w:val="Title2"/>
                        </w:pPr>
                        <w:r>
                          <w:t>IP connectivity AT Commands</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850BEC" w:rsidRPr="004B2498" w:rsidRDefault="00850BEC" w:rsidP="004B2498">
                        <w:pPr>
                          <w:pStyle w:val="Titr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11"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w:t>
      </w:r>
      <w:proofErr w:type="spellStart"/>
      <w:r w:rsidRPr="00844859">
        <w:rPr>
          <w:szCs w:val="20"/>
        </w:rPr>
        <w:t>noninfringement</w:t>
      </w:r>
      <w:proofErr w:type="spellEnd"/>
      <w:r w:rsidRPr="00844859">
        <w:rPr>
          <w:szCs w:val="20"/>
        </w:rPr>
        <w:t xml:space="preserve">.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C47E01" w:rsidP="00B44287">
            <w:pPr>
              <w:pStyle w:val="TableBody"/>
            </w:pPr>
            <w:hyperlink r:id="rId11" w:history="1">
              <w:r w:rsidR="00213991" w:rsidRPr="00844859">
                <w:rPr>
                  <w:rStyle w:val="Lienhypertexte"/>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C47E01" w:rsidP="00B44287">
            <w:pPr>
              <w:pStyle w:val="TableBody"/>
            </w:pPr>
            <w:hyperlink r:id="rId12" w:history="1">
              <w:r w:rsidR="00213991">
                <w:rPr>
                  <w:rStyle w:val="Lienhypertexte"/>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C47E01" w:rsidP="00B44287">
            <w:pPr>
              <w:pStyle w:val="TableBody"/>
            </w:pPr>
            <w:hyperlink r:id="rId13" w:history="1">
              <w:r w:rsidR="00213991">
                <w:rPr>
                  <w:rStyle w:val="Lienhypertexte"/>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C47E01" w:rsidP="00B44287">
            <w:pPr>
              <w:pStyle w:val="TableBody"/>
            </w:pPr>
            <w:hyperlink r:id="rId14" w:history="1">
              <w:r w:rsidR="00213991" w:rsidRPr="00844859">
                <w:rPr>
                  <w:rStyle w:val="Lienhypertexte"/>
                </w:rPr>
                <w:t>www.sierrawireless.com</w:t>
              </w:r>
            </w:hyperlink>
          </w:p>
        </w:tc>
      </w:tr>
    </w:tbl>
    <w:p w14:paraId="78336E79" w14:textId="77777777" w:rsidR="00DD0095" w:rsidRPr="00844859" w:rsidRDefault="00DD0095" w:rsidP="004B52C4">
      <w:pPr>
        <w:rPr>
          <w:rStyle w:val="Lienhypertexte"/>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Lienhypertexte"/>
            <w:rFonts w:cs="Arial"/>
          </w:rPr>
          <w:t>www.sierrawireless.com</w:t>
        </w:r>
      </w:hyperlink>
      <w:bookmarkEnd w:id="11"/>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2027"/>
        <w:gridCol w:w="6049"/>
      </w:tblGrid>
      <w:tr w:rsidR="00F63A9C" w:rsidRPr="00844859" w14:paraId="23A2B979" w14:textId="77777777" w:rsidTr="00286BF2">
        <w:trPr>
          <w:cnfStyle w:val="100000000000" w:firstRow="1" w:lastRow="0" w:firstColumn="0" w:lastColumn="0" w:oddVBand="0" w:evenVBand="0" w:oddHBand="0" w:evenHBand="0" w:firstRowFirstColumn="0" w:firstRowLastColumn="0" w:lastRowFirstColumn="0" w:lastRowLastColumn="0"/>
          <w:trHeight w:val="42"/>
        </w:trPr>
        <w:tc>
          <w:tcPr>
            <w:tcW w:w="525" w:type="pct"/>
          </w:tcPr>
          <w:p w14:paraId="3161B02C" w14:textId="77777777" w:rsidR="00F63A9C" w:rsidRPr="00E4164C" w:rsidRDefault="00F63A9C" w:rsidP="00AE4F6B">
            <w:pPr>
              <w:pStyle w:val="TableColumnHead"/>
              <w:spacing w:before="144" w:after="144"/>
            </w:pPr>
            <w:r w:rsidRPr="00E4164C">
              <w:t>Version</w:t>
            </w:r>
          </w:p>
        </w:tc>
        <w:tc>
          <w:tcPr>
            <w:tcW w:w="1123" w:type="pct"/>
          </w:tcPr>
          <w:p w14:paraId="0BB05D2F" w14:textId="77777777" w:rsidR="00F63A9C" w:rsidRPr="00E4164C" w:rsidRDefault="00F63A9C" w:rsidP="00AE4F6B">
            <w:pPr>
              <w:pStyle w:val="TableColumnHead"/>
              <w:spacing w:before="144" w:after="144"/>
            </w:pPr>
            <w:r w:rsidRPr="00E4164C">
              <w:t>Date</w:t>
            </w:r>
          </w:p>
        </w:tc>
        <w:tc>
          <w:tcPr>
            <w:tcW w:w="3352"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286BF2">
        <w:tc>
          <w:tcPr>
            <w:tcW w:w="525" w:type="pct"/>
          </w:tcPr>
          <w:p w14:paraId="34B20E5E" w14:textId="77777777" w:rsidR="00F63A9C" w:rsidRPr="00844859" w:rsidRDefault="00910FE9" w:rsidP="00C9250A">
            <w:pPr>
              <w:pStyle w:val="TableBody"/>
            </w:pPr>
            <w:r>
              <w:t>R01.00</w:t>
            </w:r>
          </w:p>
        </w:tc>
        <w:tc>
          <w:tcPr>
            <w:tcW w:w="1123" w:type="pct"/>
          </w:tcPr>
          <w:p w14:paraId="2DDDFF35" w14:textId="07F18CA4" w:rsidR="00F63A9C" w:rsidRPr="00844859" w:rsidRDefault="00850BEC" w:rsidP="00850BEC">
            <w:pPr>
              <w:pStyle w:val="TableBody"/>
            </w:pPr>
            <w:r>
              <w:t>March</w:t>
            </w:r>
            <w:r w:rsidR="00747FE0">
              <w:t xml:space="preserve"> </w:t>
            </w:r>
            <w:r>
              <w:t>2</w:t>
            </w:r>
            <w:r w:rsidR="00B00C74">
              <w:t>2</w:t>
            </w:r>
            <w:r>
              <w:rPr>
                <w:vertAlign w:val="superscript"/>
              </w:rPr>
              <w:t>nd</w:t>
            </w:r>
            <w:r w:rsidR="005D6EE8">
              <w:t>,</w:t>
            </w:r>
            <w:r w:rsidR="00F63A9C" w:rsidRPr="00844859">
              <w:t xml:space="preserve"> 20</w:t>
            </w:r>
            <w:r w:rsidR="00F31881">
              <w:t>1</w:t>
            </w:r>
            <w:r w:rsidR="007721C9">
              <w:t>7</w:t>
            </w:r>
          </w:p>
        </w:tc>
        <w:tc>
          <w:tcPr>
            <w:tcW w:w="3352" w:type="pct"/>
          </w:tcPr>
          <w:p w14:paraId="38946849" w14:textId="7F7313DB" w:rsidR="00F63A9C" w:rsidRPr="00844859" w:rsidRDefault="00F63A9C" w:rsidP="005C3A0B">
            <w:pPr>
              <w:pStyle w:val="TableBody"/>
            </w:pPr>
            <w:r w:rsidRPr="00844859">
              <w:t>Creation</w:t>
            </w:r>
            <w:r w:rsidR="00202E86">
              <w:t xml:space="preserve"> (EDU)</w:t>
            </w:r>
          </w:p>
        </w:tc>
      </w:tr>
      <w:tr w:rsidR="00F63A9C" w:rsidRPr="00844859" w14:paraId="02A06814" w14:textId="77777777" w:rsidTr="00286BF2">
        <w:tc>
          <w:tcPr>
            <w:tcW w:w="525" w:type="pct"/>
          </w:tcPr>
          <w:p w14:paraId="113DA73B" w14:textId="63DE0D61" w:rsidR="00F63A9C" w:rsidRPr="00844859" w:rsidRDefault="006A27A0" w:rsidP="005C3A0B">
            <w:pPr>
              <w:pStyle w:val="TableBody"/>
            </w:pPr>
            <w:ins w:id="12" w:author="Elwis Ducroux" w:date="2017-04-27T11:08:00Z">
              <w:r>
                <w:t>R01.01</w:t>
              </w:r>
            </w:ins>
          </w:p>
        </w:tc>
        <w:tc>
          <w:tcPr>
            <w:tcW w:w="1123" w:type="pct"/>
          </w:tcPr>
          <w:p w14:paraId="05454A4B" w14:textId="5E66B9A4" w:rsidR="00F63A9C" w:rsidRPr="00844859" w:rsidRDefault="006A27A0" w:rsidP="005C3A0B">
            <w:pPr>
              <w:pStyle w:val="TableBody"/>
            </w:pPr>
            <w:ins w:id="13" w:author="Elwis Ducroux" w:date="2017-04-27T11:09:00Z">
              <w:r>
                <w:t>April 27</w:t>
              </w:r>
              <w:r w:rsidRPr="006A27A0">
                <w:rPr>
                  <w:vertAlign w:val="superscript"/>
                  <w:rPrChange w:id="14" w:author="Elwis Ducroux" w:date="2017-04-27T11:09:00Z">
                    <w:rPr/>
                  </w:rPrChange>
                </w:rPr>
                <w:t>th</w:t>
              </w:r>
              <w:r>
                <w:t>, 2017</w:t>
              </w:r>
            </w:ins>
          </w:p>
        </w:tc>
        <w:tc>
          <w:tcPr>
            <w:tcW w:w="3352" w:type="pct"/>
          </w:tcPr>
          <w:p w14:paraId="4E3FDA24" w14:textId="25ECBC45" w:rsidR="00F63A9C" w:rsidRPr="00844859" w:rsidRDefault="006A27A0" w:rsidP="003B6BF6">
            <w:pPr>
              <w:pStyle w:val="TableBody"/>
            </w:pPr>
            <w:ins w:id="15" w:author="Elwis Ducroux" w:date="2017-04-27T11:09:00Z">
              <w:r>
                <w:t>+++ and ATH updates</w:t>
              </w:r>
            </w:ins>
          </w:p>
        </w:tc>
      </w:tr>
      <w:tr w:rsidR="00E633AD" w:rsidRPr="00844859" w14:paraId="62EE3E4F" w14:textId="77777777" w:rsidTr="00286BF2">
        <w:tc>
          <w:tcPr>
            <w:tcW w:w="525" w:type="pct"/>
          </w:tcPr>
          <w:p w14:paraId="5EC5884D" w14:textId="59780454" w:rsidR="00E633AD" w:rsidRPr="00844859" w:rsidRDefault="00E633AD" w:rsidP="005C3A0B">
            <w:pPr>
              <w:pStyle w:val="TableBody"/>
            </w:pPr>
          </w:p>
        </w:tc>
        <w:tc>
          <w:tcPr>
            <w:tcW w:w="1123" w:type="pct"/>
          </w:tcPr>
          <w:p w14:paraId="5B0AE54A" w14:textId="77777777" w:rsidR="00E633AD" w:rsidRPr="00844859" w:rsidRDefault="00E633AD" w:rsidP="005C3A0B">
            <w:pPr>
              <w:pStyle w:val="TableBody"/>
            </w:pPr>
          </w:p>
        </w:tc>
        <w:tc>
          <w:tcPr>
            <w:tcW w:w="3352" w:type="pct"/>
          </w:tcPr>
          <w:p w14:paraId="4C0B2744" w14:textId="77777777" w:rsidR="00E633AD" w:rsidRPr="00844859" w:rsidRDefault="00E633AD" w:rsidP="001F6AB3">
            <w:pPr>
              <w:pStyle w:val="TableBody"/>
            </w:pPr>
          </w:p>
        </w:tc>
      </w:tr>
      <w:tr w:rsidR="00E633AD" w:rsidRPr="00844859" w14:paraId="42BB606D" w14:textId="77777777" w:rsidTr="00286BF2">
        <w:tc>
          <w:tcPr>
            <w:tcW w:w="525" w:type="pct"/>
          </w:tcPr>
          <w:p w14:paraId="68D93809" w14:textId="77777777" w:rsidR="00E633AD" w:rsidRPr="00844859" w:rsidRDefault="00E633AD" w:rsidP="005C3A0B">
            <w:pPr>
              <w:pStyle w:val="TableBody"/>
            </w:pPr>
          </w:p>
        </w:tc>
        <w:tc>
          <w:tcPr>
            <w:tcW w:w="1123" w:type="pct"/>
          </w:tcPr>
          <w:p w14:paraId="70479B37" w14:textId="77777777" w:rsidR="00E633AD" w:rsidRPr="00844859" w:rsidRDefault="00E633AD" w:rsidP="005C3A0B">
            <w:pPr>
              <w:pStyle w:val="TableBody"/>
            </w:pPr>
          </w:p>
        </w:tc>
        <w:tc>
          <w:tcPr>
            <w:tcW w:w="3352" w:type="pct"/>
          </w:tcPr>
          <w:p w14:paraId="061A870B" w14:textId="77777777" w:rsidR="00E633AD" w:rsidRPr="00844859" w:rsidRDefault="00E633AD" w:rsidP="00BE3748">
            <w:pPr>
              <w:pStyle w:val="TableBody"/>
            </w:pPr>
          </w:p>
        </w:tc>
      </w:tr>
      <w:tr w:rsidR="00E633AD" w:rsidRPr="00844859" w14:paraId="3E70968F" w14:textId="77777777" w:rsidTr="00286BF2">
        <w:tc>
          <w:tcPr>
            <w:tcW w:w="525" w:type="pct"/>
          </w:tcPr>
          <w:p w14:paraId="296F0E9D" w14:textId="77777777" w:rsidR="00E633AD" w:rsidRPr="00844859" w:rsidRDefault="00E633AD" w:rsidP="005C3A0B">
            <w:pPr>
              <w:pStyle w:val="TableBody"/>
            </w:pPr>
          </w:p>
        </w:tc>
        <w:tc>
          <w:tcPr>
            <w:tcW w:w="1123" w:type="pct"/>
          </w:tcPr>
          <w:p w14:paraId="24906EC9" w14:textId="77777777" w:rsidR="00E633AD" w:rsidRPr="00844859" w:rsidRDefault="00E633AD" w:rsidP="0004604B">
            <w:pPr>
              <w:pStyle w:val="TableBody"/>
            </w:pPr>
          </w:p>
        </w:tc>
        <w:tc>
          <w:tcPr>
            <w:tcW w:w="3352" w:type="pct"/>
          </w:tcPr>
          <w:p w14:paraId="53F6CF03" w14:textId="77777777" w:rsidR="00BF7627" w:rsidRPr="00844859" w:rsidRDefault="00BF7627" w:rsidP="00AD2DE1">
            <w:pPr>
              <w:pStyle w:val="TableBody"/>
            </w:pPr>
          </w:p>
        </w:tc>
      </w:tr>
      <w:tr w:rsidR="00117B7A" w:rsidRPr="00844859" w14:paraId="7423A1CE" w14:textId="77777777" w:rsidTr="00286BF2">
        <w:tc>
          <w:tcPr>
            <w:tcW w:w="525" w:type="pct"/>
          </w:tcPr>
          <w:p w14:paraId="004CB815" w14:textId="77777777" w:rsidR="00117B7A" w:rsidRDefault="00117B7A" w:rsidP="005C3A0B">
            <w:pPr>
              <w:pStyle w:val="TableBody"/>
            </w:pPr>
          </w:p>
        </w:tc>
        <w:tc>
          <w:tcPr>
            <w:tcW w:w="1123" w:type="pct"/>
          </w:tcPr>
          <w:p w14:paraId="1A3E9FB9" w14:textId="77777777" w:rsidR="00117B7A" w:rsidRDefault="00117B7A" w:rsidP="005C3A0B">
            <w:pPr>
              <w:pStyle w:val="TableBody"/>
            </w:pPr>
          </w:p>
        </w:tc>
        <w:tc>
          <w:tcPr>
            <w:tcW w:w="3352" w:type="pct"/>
          </w:tcPr>
          <w:p w14:paraId="6F82487C" w14:textId="77777777" w:rsidR="00886F41" w:rsidRDefault="00886F41" w:rsidP="00886F41">
            <w:pPr>
              <w:pStyle w:val="TableBody"/>
            </w:pPr>
          </w:p>
        </w:tc>
      </w:tr>
      <w:tr w:rsidR="00886F41" w:rsidRPr="00844859" w14:paraId="6E23EEFE" w14:textId="77777777" w:rsidTr="00286BF2">
        <w:tc>
          <w:tcPr>
            <w:tcW w:w="525" w:type="pct"/>
          </w:tcPr>
          <w:p w14:paraId="1603494F" w14:textId="77777777" w:rsidR="00886F41" w:rsidRDefault="00886F41" w:rsidP="005C3A0B">
            <w:pPr>
              <w:pStyle w:val="TableBody"/>
            </w:pPr>
          </w:p>
        </w:tc>
        <w:tc>
          <w:tcPr>
            <w:tcW w:w="1123" w:type="pct"/>
          </w:tcPr>
          <w:p w14:paraId="17201DB7" w14:textId="77777777" w:rsidR="00886F41" w:rsidRDefault="00886F41" w:rsidP="005C3A0B">
            <w:pPr>
              <w:pStyle w:val="TableBody"/>
            </w:pPr>
          </w:p>
        </w:tc>
        <w:tc>
          <w:tcPr>
            <w:tcW w:w="3352" w:type="pct"/>
          </w:tcPr>
          <w:p w14:paraId="4620A9EE" w14:textId="77777777" w:rsidR="00957377" w:rsidRDefault="00957377" w:rsidP="004A1885">
            <w:pPr>
              <w:pStyle w:val="TableBody"/>
            </w:pPr>
          </w:p>
        </w:tc>
      </w:tr>
      <w:tr w:rsidR="002172C4" w:rsidRPr="00844859" w14:paraId="5AF36541" w14:textId="77777777" w:rsidTr="00286BF2">
        <w:tc>
          <w:tcPr>
            <w:tcW w:w="525" w:type="pct"/>
          </w:tcPr>
          <w:p w14:paraId="739476D0" w14:textId="77777777" w:rsidR="002172C4" w:rsidRDefault="002172C4" w:rsidP="005C3A0B">
            <w:pPr>
              <w:pStyle w:val="TableBody"/>
            </w:pPr>
          </w:p>
        </w:tc>
        <w:tc>
          <w:tcPr>
            <w:tcW w:w="1123" w:type="pct"/>
          </w:tcPr>
          <w:p w14:paraId="219F032C" w14:textId="77777777" w:rsidR="002172C4" w:rsidRDefault="002172C4" w:rsidP="005C3A0B">
            <w:pPr>
              <w:pStyle w:val="TableBody"/>
            </w:pPr>
          </w:p>
        </w:tc>
        <w:tc>
          <w:tcPr>
            <w:tcW w:w="3352" w:type="pct"/>
          </w:tcPr>
          <w:p w14:paraId="6C498154" w14:textId="77777777" w:rsidR="002172C4" w:rsidRDefault="002172C4" w:rsidP="00886F41">
            <w:pPr>
              <w:pStyle w:val="TableBody"/>
            </w:pPr>
          </w:p>
        </w:tc>
      </w:tr>
      <w:tr w:rsidR="00C8412B" w:rsidRPr="00844859" w14:paraId="6EFB121A" w14:textId="77777777" w:rsidTr="00286BF2">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25" w:type="pct"/>
          </w:tcPr>
          <w:p w14:paraId="468064A0" w14:textId="77777777" w:rsidR="00C8412B" w:rsidRDefault="00C8412B" w:rsidP="005C3A0B">
            <w:pPr>
              <w:pStyle w:val="TableBody"/>
            </w:pPr>
          </w:p>
        </w:tc>
        <w:tc>
          <w:tcPr>
            <w:tcW w:w="112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352"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En-ttedetabledesmatires"/>
          </w:pPr>
          <w:r>
            <w:t>Contents</w:t>
          </w:r>
        </w:p>
        <w:p w14:paraId="6198BFCE" w14:textId="77777777" w:rsidR="007C1B26" w:rsidRDefault="004F42B8">
          <w:pPr>
            <w:pStyle w:val="TM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477945765" w:history="1">
            <w:r w:rsidR="007C1B26" w:rsidRPr="00EB1E3F">
              <w:rPr>
                <w:rStyle w:val="Lienhypertexte"/>
              </w:rPr>
              <w:t>1.</w:t>
            </w:r>
            <w:r w:rsidR="007C1B26">
              <w:rPr>
                <w:rFonts w:asciiTheme="minorHAnsi" w:eastAsiaTheme="minorEastAsia" w:hAnsiTheme="minorHAnsi" w:cstheme="minorBidi"/>
                <w:b w:val="0"/>
                <w:bCs w:val="0"/>
                <w:caps w:val="0"/>
                <w:color w:val="auto"/>
                <w:sz w:val="22"/>
                <w:szCs w:val="22"/>
                <w:lang w:eastAsia="en-US"/>
              </w:rPr>
              <w:tab/>
            </w:r>
            <w:r w:rsidR="007C1B26" w:rsidRPr="00EB1E3F">
              <w:rPr>
                <w:rStyle w:val="Lienhypertexte"/>
              </w:rPr>
              <w:t>V25ter AT Commands</w:t>
            </w:r>
            <w:r w:rsidR="007C1B26">
              <w:rPr>
                <w:webHidden/>
              </w:rPr>
              <w:tab/>
            </w:r>
            <w:r w:rsidR="007C1B26">
              <w:rPr>
                <w:webHidden/>
              </w:rPr>
              <w:fldChar w:fldCharType="begin"/>
            </w:r>
            <w:r w:rsidR="007C1B26">
              <w:rPr>
                <w:webHidden/>
              </w:rPr>
              <w:instrText xml:space="preserve"> PAGEREF _Toc477945765 \h </w:instrText>
            </w:r>
            <w:r w:rsidR="007C1B26">
              <w:rPr>
                <w:webHidden/>
              </w:rPr>
            </w:r>
            <w:r w:rsidR="007C1B26">
              <w:rPr>
                <w:webHidden/>
              </w:rPr>
              <w:fldChar w:fldCharType="separate"/>
            </w:r>
            <w:r w:rsidR="007C1B26">
              <w:rPr>
                <w:webHidden/>
              </w:rPr>
              <w:t>6</w:t>
            </w:r>
            <w:r w:rsidR="007C1B26">
              <w:rPr>
                <w:webHidden/>
              </w:rPr>
              <w:fldChar w:fldCharType="end"/>
            </w:r>
          </w:hyperlink>
        </w:p>
        <w:p w14:paraId="3C0329E9" w14:textId="77777777" w:rsidR="007C1B26" w:rsidRDefault="00C47E01">
          <w:pPr>
            <w:pStyle w:val="TM2"/>
            <w:tabs>
              <w:tab w:val="left" w:pos="1195"/>
            </w:tabs>
            <w:rPr>
              <w:rFonts w:asciiTheme="minorHAnsi" w:eastAsiaTheme="minorEastAsia" w:hAnsiTheme="minorHAnsi" w:cstheme="minorBidi"/>
              <w:color w:val="auto"/>
              <w:sz w:val="22"/>
              <w:szCs w:val="22"/>
              <w:lang w:eastAsia="en-US"/>
            </w:rPr>
          </w:pPr>
          <w:hyperlink w:anchor="_Toc477945766" w:history="1">
            <w:r w:rsidR="007C1B26" w:rsidRPr="00EB1E3F">
              <w:rPr>
                <w:rStyle w:val="Lienhypertexte"/>
              </w:rPr>
              <w:t>1.1.</w:t>
            </w:r>
            <w:r w:rsidR="007C1B26">
              <w:rPr>
                <w:rFonts w:asciiTheme="minorHAnsi" w:eastAsiaTheme="minorEastAsia" w:hAnsiTheme="minorHAnsi" w:cstheme="minorBidi"/>
                <w:color w:val="auto"/>
                <w:sz w:val="22"/>
                <w:szCs w:val="22"/>
                <w:lang w:eastAsia="en-US"/>
              </w:rPr>
              <w:tab/>
            </w:r>
            <w:r w:rsidR="007C1B26" w:rsidRPr="00EB1E3F">
              <w:rPr>
                <w:rStyle w:val="Lienhypertexte"/>
              </w:rPr>
              <w:t>+++ Command: Switch from Data Mode to Command Mode</w:t>
            </w:r>
            <w:r w:rsidR="007C1B26">
              <w:rPr>
                <w:webHidden/>
              </w:rPr>
              <w:tab/>
            </w:r>
            <w:r w:rsidR="007C1B26">
              <w:rPr>
                <w:webHidden/>
              </w:rPr>
              <w:fldChar w:fldCharType="begin"/>
            </w:r>
            <w:r w:rsidR="007C1B26">
              <w:rPr>
                <w:webHidden/>
              </w:rPr>
              <w:instrText xml:space="preserve"> PAGEREF _Toc477945766 \h </w:instrText>
            </w:r>
            <w:r w:rsidR="007C1B26">
              <w:rPr>
                <w:webHidden/>
              </w:rPr>
            </w:r>
            <w:r w:rsidR="007C1B26">
              <w:rPr>
                <w:webHidden/>
              </w:rPr>
              <w:fldChar w:fldCharType="separate"/>
            </w:r>
            <w:r w:rsidR="007C1B26">
              <w:rPr>
                <w:webHidden/>
              </w:rPr>
              <w:t>6</w:t>
            </w:r>
            <w:r w:rsidR="007C1B26">
              <w:rPr>
                <w:webHidden/>
              </w:rPr>
              <w:fldChar w:fldCharType="end"/>
            </w:r>
          </w:hyperlink>
        </w:p>
        <w:p w14:paraId="606BB4F2" w14:textId="77777777" w:rsidR="007C1B26" w:rsidRDefault="00C47E01">
          <w:pPr>
            <w:pStyle w:val="TM2"/>
            <w:tabs>
              <w:tab w:val="left" w:pos="1195"/>
            </w:tabs>
            <w:rPr>
              <w:rFonts w:asciiTheme="minorHAnsi" w:eastAsiaTheme="minorEastAsia" w:hAnsiTheme="minorHAnsi" w:cstheme="minorBidi"/>
              <w:color w:val="auto"/>
              <w:sz w:val="22"/>
              <w:szCs w:val="22"/>
              <w:lang w:eastAsia="en-US"/>
            </w:rPr>
          </w:pPr>
          <w:hyperlink w:anchor="_Toc477945767" w:history="1">
            <w:r w:rsidR="007C1B26" w:rsidRPr="00EB1E3F">
              <w:rPr>
                <w:rStyle w:val="Lienhypertexte"/>
              </w:rPr>
              <w:t>1.2.</w:t>
            </w:r>
            <w:r w:rsidR="007C1B26">
              <w:rPr>
                <w:rFonts w:asciiTheme="minorHAnsi" w:eastAsiaTheme="minorEastAsia" w:hAnsiTheme="minorHAnsi" w:cstheme="minorBidi"/>
                <w:color w:val="auto"/>
                <w:sz w:val="22"/>
                <w:szCs w:val="22"/>
                <w:lang w:eastAsia="en-US"/>
              </w:rPr>
              <w:tab/>
            </w:r>
            <w:r w:rsidR="007C1B26" w:rsidRPr="00EB1E3F">
              <w:rPr>
                <w:rStyle w:val="Lienhypertexte"/>
              </w:rPr>
              <w:t>O Command: Switch from Command Mode to Data Mode</w:t>
            </w:r>
            <w:r w:rsidR="007C1B26">
              <w:rPr>
                <w:webHidden/>
              </w:rPr>
              <w:tab/>
            </w:r>
            <w:r w:rsidR="007C1B26">
              <w:rPr>
                <w:webHidden/>
              </w:rPr>
              <w:fldChar w:fldCharType="begin"/>
            </w:r>
            <w:r w:rsidR="007C1B26">
              <w:rPr>
                <w:webHidden/>
              </w:rPr>
              <w:instrText xml:space="preserve"> PAGEREF _Toc477945767 \h </w:instrText>
            </w:r>
            <w:r w:rsidR="007C1B26">
              <w:rPr>
                <w:webHidden/>
              </w:rPr>
            </w:r>
            <w:r w:rsidR="007C1B26">
              <w:rPr>
                <w:webHidden/>
              </w:rPr>
              <w:fldChar w:fldCharType="separate"/>
            </w:r>
            <w:r w:rsidR="007C1B26">
              <w:rPr>
                <w:webHidden/>
              </w:rPr>
              <w:t>6</w:t>
            </w:r>
            <w:r w:rsidR="007C1B26">
              <w:rPr>
                <w:webHidden/>
              </w:rPr>
              <w:fldChar w:fldCharType="end"/>
            </w:r>
          </w:hyperlink>
        </w:p>
        <w:p w14:paraId="1F0997EF" w14:textId="77777777" w:rsidR="007C1B26" w:rsidRDefault="00C47E01">
          <w:pPr>
            <w:pStyle w:val="TM2"/>
            <w:tabs>
              <w:tab w:val="left" w:pos="1195"/>
            </w:tabs>
            <w:rPr>
              <w:rFonts w:asciiTheme="minorHAnsi" w:eastAsiaTheme="minorEastAsia" w:hAnsiTheme="minorHAnsi" w:cstheme="minorBidi"/>
              <w:color w:val="auto"/>
              <w:sz w:val="22"/>
              <w:szCs w:val="22"/>
              <w:lang w:eastAsia="en-US"/>
            </w:rPr>
          </w:pPr>
          <w:hyperlink w:anchor="_Toc477945768" w:history="1">
            <w:r w:rsidR="007C1B26" w:rsidRPr="00EB1E3F">
              <w:rPr>
                <w:rStyle w:val="Lienhypertexte"/>
              </w:rPr>
              <w:t>1.3.</w:t>
            </w:r>
            <w:r w:rsidR="007C1B26">
              <w:rPr>
                <w:rFonts w:asciiTheme="minorHAnsi" w:eastAsiaTheme="minorEastAsia" w:hAnsiTheme="minorHAnsi" w:cstheme="minorBidi"/>
                <w:color w:val="auto"/>
                <w:sz w:val="22"/>
                <w:szCs w:val="22"/>
                <w:lang w:eastAsia="en-US"/>
              </w:rPr>
              <w:tab/>
            </w:r>
            <w:r w:rsidR="007C1B26" w:rsidRPr="00EB1E3F">
              <w:rPr>
                <w:rStyle w:val="Lienhypertexte"/>
              </w:rPr>
              <w:t>H Command: Disconnect Existing Connection</w:t>
            </w:r>
            <w:r w:rsidR="007C1B26">
              <w:rPr>
                <w:webHidden/>
              </w:rPr>
              <w:tab/>
            </w:r>
            <w:r w:rsidR="007C1B26">
              <w:rPr>
                <w:webHidden/>
              </w:rPr>
              <w:fldChar w:fldCharType="begin"/>
            </w:r>
            <w:r w:rsidR="007C1B26">
              <w:rPr>
                <w:webHidden/>
              </w:rPr>
              <w:instrText xml:space="preserve"> PAGEREF _Toc477945768 \h </w:instrText>
            </w:r>
            <w:r w:rsidR="007C1B26">
              <w:rPr>
                <w:webHidden/>
              </w:rPr>
            </w:r>
            <w:r w:rsidR="007C1B26">
              <w:rPr>
                <w:webHidden/>
              </w:rPr>
              <w:fldChar w:fldCharType="separate"/>
            </w:r>
            <w:r w:rsidR="007C1B26">
              <w:rPr>
                <w:webHidden/>
              </w:rPr>
              <w:t>7</w:t>
            </w:r>
            <w:r w:rsidR="007C1B26">
              <w:rPr>
                <w:webHidden/>
              </w:rPr>
              <w:fldChar w:fldCharType="end"/>
            </w:r>
          </w:hyperlink>
        </w:p>
        <w:p w14:paraId="4E167481" w14:textId="77777777" w:rsidR="007C1B26" w:rsidRDefault="00C47E01">
          <w:pPr>
            <w:pStyle w:val="TM2"/>
            <w:tabs>
              <w:tab w:val="left" w:pos="1195"/>
            </w:tabs>
            <w:rPr>
              <w:rFonts w:asciiTheme="minorHAnsi" w:eastAsiaTheme="minorEastAsia" w:hAnsiTheme="minorHAnsi" w:cstheme="minorBidi"/>
              <w:color w:val="auto"/>
              <w:sz w:val="22"/>
              <w:szCs w:val="22"/>
              <w:lang w:eastAsia="en-US"/>
            </w:rPr>
          </w:pPr>
          <w:hyperlink w:anchor="_Toc477945769" w:history="1">
            <w:r w:rsidR="007C1B26" w:rsidRPr="00EB1E3F">
              <w:rPr>
                <w:rStyle w:val="Lienhypertexte"/>
              </w:rPr>
              <w:t>1.4.</w:t>
            </w:r>
            <w:r w:rsidR="007C1B26">
              <w:rPr>
                <w:rFonts w:asciiTheme="minorHAnsi" w:eastAsiaTheme="minorEastAsia" w:hAnsiTheme="minorHAnsi" w:cstheme="minorBidi"/>
                <w:color w:val="auto"/>
                <w:sz w:val="22"/>
                <w:szCs w:val="22"/>
                <w:lang w:eastAsia="en-US"/>
              </w:rPr>
              <w:tab/>
            </w:r>
            <w:r w:rsidR="007C1B26" w:rsidRPr="00EB1E3F">
              <w:rPr>
                <w:rStyle w:val="Lienhypertexte"/>
              </w:rPr>
              <w:t>D Command: Mobile Originated Call to Dial a Number</w:t>
            </w:r>
            <w:r w:rsidR="007C1B26">
              <w:rPr>
                <w:webHidden/>
              </w:rPr>
              <w:tab/>
            </w:r>
            <w:r w:rsidR="007C1B26">
              <w:rPr>
                <w:webHidden/>
              </w:rPr>
              <w:fldChar w:fldCharType="begin"/>
            </w:r>
            <w:r w:rsidR="007C1B26">
              <w:rPr>
                <w:webHidden/>
              </w:rPr>
              <w:instrText xml:space="preserve"> PAGEREF _Toc477945769 \h </w:instrText>
            </w:r>
            <w:r w:rsidR="007C1B26">
              <w:rPr>
                <w:webHidden/>
              </w:rPr>
            </w:r>
            <w:r w:rsidR="007C1B26">
              <w:rPr>
                <w:webHidden/>
              </w:rPr>
              <w:fldChar w:fldCharType="separate"/>
            </w:r>
            <w:r w:rsidR="007C1B26">
              <w:rPr>
                <w:webHidden/>
              </w:rPr>
              <w:t>7</w:t>
            </w:r>
            <w:r w:rsidR="007C1B26">
              <w:rPr>
                <w:webHidden/>
              </w:rPr>
              <w:fldChar w:fldCharType="end"/>
            </w:r>
          </w:hyperlink>
        </w:p>
        <w:p w14:paraId="4E805A0B" w14:textId="77777777" w:rsidR="007C1B26" w:rsidRDefault="00C47E01">
          <w:pPr>
            <w:pStyle w:val="TM1"/>
            <w:rPr>
              <w:rFonts w:asciiTheme="minorHAnsi" w:eastAsiaTheme="minorEastAsia" w:hAnsiTheme="minorHAnsi" w:cstheme="minorBidi"/>
              <w:b w:val="0"/>
              <w:bCs w:val="0"/>
              <w:caps w:val="0"/>
              <w:color w:val="auto"/>
              <w:sz w:val="22"/>
              <w:szCs w:val="22"/>
              <w:lang w:eastAsia="en-US"/>
            </w:rPr>
          </w:pPr>
          <w:hyperlink w:anchor="_Toc477945770" w:history="1">
            <w:r w:rsidR="007C1B26" w:rsidRPr="00EB1E3F">
              <w:rPr>
                <w:rStyle w:val="Lienhypertexte"/>
              </w:rPr>
              <w:t>2.</w:t>
            </w:r>
            <w:r w:rsidR="007C1B26">
              <w:rPr>
                <w:rFonts w:asciiTheme="minorHAnsi" w:eastAsiaTheme="minorEastAsia" w:hAnsiTheme="minorHAnsi" w:cstheme="minorBidi"/>
                <w:b w:val="0"/>
                <w:bCs w:val="0"/>
                <w:caps w:val="0"/>
                <w:color w:val="auto"/>
                <w:sz w:val="22"/>
                <w:szCs w:val="22"/>
                <w:lang w:eastAsia="en-US"/>
              </w:rPr>
              <w:tab/>
            </w:r>
            <w:r w:rsidR="007C1B26" w:rsidRPr="00EB1E3F">
              <w:rPr>
                <w:rStyle w:val="Lienhypertexte"/>
              </w:rPr>
              <w:t>Development notes</w:t>
            </w:r>
            <w:r w:rsidR="007C1B26">
              <w:rPr>
                <w:webHidden/>
              </w:rPr>
              <w:tab/>
            </w:r>
            <w:r w:rsidR="007C1B26">
              <w:rPr>
                <w:webHidden/>
              </w:rPr>
              <w:fldChar w:fldCharType="begin"/>
            </w:r>
            <w:r w:rsidR="007C1B26">
              <w:rPr>
                <w:webHidden/>
              </w:rPr>
              <w:instrText xml:space="preserve"> PAGEREF _Toc477945770 \h </w:instrText>
            </w:r>
            <w:r w:rsidR="007C1B26">
              <w:rPr>
                <w:webHidden/>
              </w:rPr>
            </w:r>
            <w:r w:rsidR="007C1B26">
              <w:rPr>
                <w:webHidden/>
              </w:rPr>
              <w:fldChar w:fldCharType="separate"/>
            </w:r>
            <w:r w:rsidR="007C1B26">
              <w:rPr>
                <w:webHidden/>
              </w:rPr>
              <w:t>8</w:t>
            </w:r>
            <w:r w:rsidR="007C1B26">
              <w:rPr>
                <w:webHidden/>
              </w:rPr>
              <w:fldChar w:fldCharType="end"/>
            </w:r>
          </w:hyperlink>
        </w:p>
        <w:p w14:paraId="2D0B4864" w14:textId="77777777" w:rsidR="007C1B26" w:rsidRDefault="00C47E01">
          <w:pPr>
            <w:pStyle w:val="TM2"/>
            <w:tabs>
              <w:tab w:val="left" w:pos="1195"/>
            </w:tabs>
            <w:rPr>
              <w:rFonts w:asciiTheme="minorHAnsi" w:eastAsiaTheme="minorEastAsia" w:hAnsiTheme="minorHAnsi" w:cstheme="minorBidi"/>
              <w:color w:val="auto"/>
              <w:sz w:val="22"/>
              <w:szCs w:val="22"/>
              <w:lang w:eastAsia="en-US"/>
            </w:rPr>
          </w:pPr>
          <w:hyperlink w:anchor="_Toc477945771" w:history="1">
            <w:r w:rsidR="007C1B26" w:rsidRPr="00EB1E3F">
              <w:rPr>
                <w:rStyle w:val="Lienhypertexte"/>
              </w:rPr>
              <w:t>2.1.</w:t>
            </w:r>
            <w:r w:rsidR="007C1B26">
              <w:rPr>
                <w:rFonts w:asciiTheme="minorHAnsi" w:eastAsiaTheme="minorEastAsia" w:hAnsiTheme="minorHAnsi" w:cstheme="minorBidi"/>
                <w:color w:val="auto"/>
                <w:sz w:val="22"/>
                <w:szCs w:val="22"/>
                <w:lang w:eastAsia="en-US"/>
              </w:rPr>
              <w:tab/>
            </w:r>
            <w:r w:rsidR="007C1B26" w:rsidRPr="00EB1E3F">
              <w:rPr>
                <w:rStyle w:val="Lienhypertexte"/>
              </w:rPr>
              <w:t>References</w:t>
            </w:r>
            <w:r w:rsidR="007C1B26">
              <w:rPr>
                <w:webHidden/>
              </w:rPr>
              <w:tab/>
            </w:r>
            <w:r w:rsidR="007C1B26">
              <w:rPr>
                <w:webHidden/>
              </w:rPr>
              <w:fldChar w:fldCharType="begin"/>
            </w:r>
            <w:r w:rsidR="007C1B26">
              <w:rPr>
                <w:webHidden/>
              </w:rPr>
              <w:instrText xml:space="preserve"> PAGEREF _Toc477945771 \h </w:instrText>
            </w:r>
            <w:r w:rsidR="007C1B26">
              <w:rPr>
                <w:webHidden/>
              </w:rPr>
            </w:r>
            <w:r w:rsidR="007C1B26">
              <w:rPr>
                <w:webHidden/>
              </w:rPr>
              <w:fldChar w:fldCharType="separate"/>
            </w:r>
            <w:r w:rsidR="007C1B26">
              <w:rPr>
                <w:webHidden/>
              </w:rPr>
              <w:t>8</w:t>
            </w:r>
            <w:r w:rsidR="007C1B26">
              <w:rPr>
                <w:webHidden/>
              </w:rPr>
              <w:fldChar w:fldCharType="end"/>
            </w:r>
          </w:hyperlink>
        </w:p>
        <w:p w14:paraId="24E4E97D" w14:textId="77777777" w:rsidR="007C1B26" w:rsidRDefault="00C47E01">
          <w:pPr>
            <w:pStyle w:val="TM2"/>
            <w:tabs>
              <w:tab w:val="left" w:pos="1195"/>
            </w:tabs>
            <w:rPr>
              <w:rFonts w:asciiTheme="minorHAnsi" w:eastAsiaTheme="minorEastAsia" w:hAnsiTheme="minorHAnsi" w:cstheme="minorBidi"/>
              <w:color w:val="auto"/>
              <w:sz w:val="22"/>
              <w:szCs w:val="22"/>
              <w:lang w:eastAsia="en-US"/>
            </w:rPr>
          </w:pPr>
          <w:hyperlink w:anchor="_Toc477945772" w:history="1">
            <w:r w:rsidR="007C1B26" w:rsidRPr="00EB1E3F">
              <w:rPr>
                <w:rStyle w:val="Lienhypertexte"/>
              </w:rPr>
              <w:t>2.2.</w:t>
            </w:r>
            <w:r w:rsidR="007C1B26">
              <w:rPr>
                <w:rFonts w:asciiTheme="minorHAnsi" w:eastAsiaTheme="minorEastAsia" w:hAnsiTheme="minorHAnsi" w:cstheme="minorBidi"/>
                <w:color w:val="auto"/>
                <w:sz w:val="22"/>
                <w:szCs w:val="22"/>
                <w:lang w:eastAsia="en-US"/>
              </w:rPr>
              <w:tab/>
            </w:r>
            <w:r w:rsidR="007C1B26" w:rsidRPr="00EB1E3F">
              <w:rPr>
                <w:rStyle w:val="Lienhypertexte"/>
              </w:rPr>
              <w:t>Applicability</w:t>
            </w:r>
            <w:r w:rsidR="007C1B26">
              <w:rPr>
                <w:webHidden/>
              </w:rPr>
              <w:tab/>
            </w:r>
            <w:r w:rsidR="007C1B26">
              <w:rPr>
                <w:webHidden/>
              </w:rPr>
              <w:fldChar w:fldCharType="begin"/>
            </w:r>
            <w:r w:rsidR="007C1B26">
              <w:rPr>
                <w:webHidden/>
              </w:rPr>
              <w:instrText xml:space="preserve"> PAGEREF _Toc477945772 \h </w:instrText>
            </w:r>
            <w:r w:rsidR="007C1B26">
              <w:rPr>
                <w:webHidden/>
              </w:rPr>
            </w:r>
            <w:r w:rsidR="007C1B26">
              <w:rPr>
                <w:webHidden/>
              </w:rPr>
              <w:fldChar w:fldCharType="separate"/>
            </w:r>
            <w:r w:rsidR="007C1B26">
              <w:rPr>
                <w:webHidden/>
              </w:rPr>
              <w:t>8</w:t>
            </w:r>
            <w:r w:rsidR="007C1B26">
              <w:rPr>
                <w:webHidden/>
              </w:rPr>
              <w:fldChar w:fldCharType="end"/>
            </w:r>
          </w:hyperlink>
        </w:p>
        <w:p w14:paraId="7CDE2CFC" w14:textId="77777777" w:rsidR="007C1B26" w:rsidRDefault="00C47E01">
          <w:pPr>
            <w:pStyle w:val="TM2"/>
            <w:tabs>
              <w:tab w:val="left" w:pos="1195"/>
            </w:tabs>
            <w:rPr>
              <w:rFonts w:asciiTheme="minorHAnsi" w:eastAsiaTheme="minorEastAsia" w:hAnsiTheme="minorHAnsi" w:cstheme="minorBidi"/>
              <w:color w:val="auto"/>
              <w:sz w:val="22"/>
              <w:szCs w:val="22"/>
              <w:lang w:eastAsia="en-US"/>
            </w:rPr>
          </w:pPr>
          <w:hyperlink w:anchor="_Toc477945773" w:history="1">
            <w:r w:rsidR="007C1B26" w:rsidRPr="00EB1E3F">
              <w:rPr>
                <w:rStyle w:val="Lienhypertexte"/>
              </w:rPr>
              <w:t>2.3.</w:t>
            </w:r>
            <w:r w:rsidR="007C1B26">
              <w:rPr>
                <w:rFonts w:asciiTheme="minorHAnsi" w:eastAsiaTheme="minorEastAsia" w:hAnsiTheme="minorHAnsi" w:cstheme="minorBidi"/>
                <w:color w:val="auto"/>
                <w:sz w:val="22"/>
                <w:szCs w:val="22"/>
                <w:lang w:eastAsia="en-US"/>
              </w:rPr>
              <w:tab/>
            </w:r>
            <w:r w:rsidR="007C1B26" w:rsidRPr="00EB1E3F">
              <w:rPr>
                <w:rStyle w:val="Lienhypertexte"/>
              </w:rPr>
              <w:t>Other</w:t>
            </w:r>
            <w:r w:rsidR="007C1B26">
              <w:rPr>
                <w:webHidden/>
              </w:rPr>
              <w:tab/>
            </w:r>
            <w:r w:rsidR="007C1B26">
              <w:rPr>
                <w:webHidden/>
              </w:rPr>
              <w:fldChar w:fldCharType="begin"/>
            </w:r>
            <w:r w:rsidR="007C1B26">
              <w:rPr>
                <w:webHidden/>
              </w:rPr>
              <w:instrText xml:space="preserve"> PAGEREF _Toc477945773 \h </w:instrText>
            </w:r>
            <w:r w:rsidR="007C1B26">
              <w:rPr>
                <w:webHidden/>
              </w:rPr>
            </w:r>
            <w:r w:rsidR="007C1B26">
              <w:rPr>
                <w:webHidden/>
              </w:rPr>
              <w:fldChar w:fldCharType="separate"/>
            </w:r>
            <w:r w:rsidR="007C1B26">
              <w:rPr>
                <w:webHidden/>
              </w:rPr>
              <w:t>8</w:t>
            </w:r>
            <w:r w:rsidR="007C1B26">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Titre1"/>
        <w:spacing w:before="360"/>
        <w:sectPr w:rsidR="00472E39" w:rsidSect="00B44287">
          <w:pgSz w:w="11909" w:h="16834" w:code="9"/>
          <w:pgMar w:top="1440" w:right="1440" w:bottom="1440" w:left="1440" w:header="691" w:footer="800" w:gutter="0"/>
          <w:cols w:space="720"/>
          <w:titlePg/>
          <w:docGrid w:linePitch="360"/>
        </w:sectPr>
      </w:pPr>
      <w:bookmarkStart w:id="16" w:name="_Toc170125965"/>
      <w:bookmarkStart w:id="17" w:name="_Toc345081451"/>
      <w:bookmarkStart w:id="18" w:name="_Toc349754087"/>
      <w:bookmarkStart w:id="19" w:name="_Toc170125794"/>
      <w:bookmarkStart w:id="20" w:name="_Toc78179754"/>
    </w:p>
    <w:p w14:paraId="2950511B" w14:textId="43132A9D" w:rsidR="00202E86" w:rsidRPr="00AE67EA" w:rsidRDefault="00850BEC" w:rsidP="00202E86">
      <w:pPr>
        <w:pStyle w:val="Titre1"/>
      </w:pPr>
      <w:bookmarkStart w:id="21" w:name="_Toc469062263"/>
      <w:bookmarkStart w:id="22" w:name="_Toc477945765"/>
      <w:bookmarkEnd w:id="16"/>
      <w:bookmarkEnd w:id="17"/>
      <w:bookmarkEnd w:id="18"/>
      <w:bookmarkEnd w:id="19"/>
      <w:bookmarkEnd w:id="20"/>
      <w:r>
        <w:lastRenderedPageBreak/>
        <w:t xml:space="preserve">V25ter </w:t>
      </w:r>
      <w:r w:rsidR="00202E86">
        <w:t>AT Commands</w:t>
      </w:r>
      <w:bookmarkEnd w:id="21"/>
      <w:bookmarkEnd w:id="22"/>
    </w:p>
    <w:p w14:paraId="4D446418" w14:textId="26E9FDF9" w:rsidR="00D002D3" w:rsidRDefault="00D002D3" w:rsidP="00202E86">
      <w:pPr>
        <w:pStyle w:val="Titre2"/>
      </w:pPr>
      <w:bookmarkStart w:id="23" w:name="_Toc477945766"/>
      <w:bookmarkStart w:id="24" w:name="_Toc345081234"/>
      <w:bookmarkStart w:id="25" w:name="_Toc349752981"/>
      <w:bookmarkStart w:id="26" w:name="_Toc349753870"/>
      <w:bookmarkStart w:id="27" w:name="_Ref366743767"/>
      <w:bookmarkStart w:id="28" w:name="_Ref368558981"/>
      <w:bookmarkStart w:id="29" w:name="_Ref368558985"/>
      <w:bookmarkStart w:id="30" w:name="_Ref369079193"/>
      <w:bookmarkStart w:id="31" w:name="_Toc368585938"/>
      <w:bookmarkStart w:id="32" w:name="_Ref387939658"/>
      <w:bookmarkStart w:id="33" w:name="_Ref387939660"/>
      <w:bookmarkStart w:id="34" w:name="_Ref390965324"/>
      <w:bookmarkStart w:id="35" w:name="_Ref390965327"/>
      <w:bookmarkStart w:id="36" w:name="_Ref446421350"/>
      <w:bookmarkStart w:id="37" w:name="_Ref446421353"/>
      <w:bookmarkStart w:id="38" w:name="_Ref448226162"/>
      <w:bookmarkStart w:id="39" w:name="_Ref448226164"/>
      <w:bookmarkStart w:id="40" w:name="_Toc464721466"/>
      <w:bookmarkStart w:id="41" w:name="_Toc469062264"/>
      <w:r w:rsidRPr="00D002D3">
        <w:t>+++ Command: Switch from Data Mode to Command Mode</w:t>
      </w:r>
      <w:bookmarkEnd w:id="23"/>
    </w:p>
    <w:p w14:paraId="0578C19F" w14:textId="77777777" w:rsidR="00D002D3" w:rsidRDefault="00D002D3" w:rsidP="00D002D3">
      <w:pPr>
        <w:rPr>
          <w:lang w:eastAsia="zh-CN"/>
        </w:rPr>
      </w:pPr>
    </w:p>
    <w:tbl>
      <w:tblPr>
        <w:tblStyle w:val="TableSWIleft"/>
        <w:tblW w:w="9069" w:type="dxa"/>
        <w:tblLayout w:type="fixed"/>
        <w:tblLook w:val="04A0" w:firstRow="1" w:lastRow="0" w:firstColumn="1" w:lastColumn="0" w:noHBand="0" w:noVBand="1"/>
      </w:tblPr>
      <w:tblGrid>
        <w:gridCol w:w="2265"/>
        <w:gridCol w:w="6804"/>
      </w:tblGrid>
      <w:tr w:rsidR="00D002D3" w:rsidRPr="00C41274" w14:paraId="53E852E2" w14:textId="77777777" w:rsidTr="00A45119">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4A89EFF" w14:textId="77777777" w:rsidR="00D002D3" w:rsidRPr="00C41274" w:rsidRDefault="00D002D3" w:rsidP="00A45119">
            <w:pPr>
              <w:pStyle w:val="TableRowHead"/>
              <w:spacing w:before="144" w:after="144"/>
              <w:rPr>
                <w:bCs w:val="0"/>
              </w:rPr>
            </w:pPr>
            <w:r>
              <w:t>HL7718, HL7748, HL7749</w:t>
            </w:r>
          </w:p>
        </w:tc>
      </w:tr>
      <w:tr w:rsidR="00D002D3" w:rsidRPr="00265629" w14:paraId="5FA59034" w14:textId="77777777" w:rsidTr="00A45119">
        <w:trPr>
          <w:cantSplit w:val="0"/>
          <w:trHeight w:val="815"/>
        </w:trPr>
        <w:tc>
          <w:tcPr>
            <w:tcW w:w="2265" w:type="dxa"/>
          </w:tcPr>
          <w:p w14:paraId="12C0956D" w14:textId="77777777" w:rsidR="00D002D3" w:rsidRPr="00137AA5" w:rsidRDefault="00D002D3" w:rsidP="00A45119">
            <w:pPr>
              <w:pStyle w:val="TableBody"/>
              <w:rPr>
                <w:i/>
              </w:rPr>
            </w:pPr>
            <w:r>
              <w:rPr>
                <w:i/>
              </w:rPr>
              <w:t>Execute</w:t>
            </w:r>
            <w:r w:rsidRPr="00137AA5">
              <w:rPr>
                <w:i/>
              </w:rPr>
              <w:t xml:space="preserve"> command</w:t>
            </w:r>
          </w:p>
          <w:p w14:paraId="01312A9A" w14:textId="77777777" w:rsidR="00D002D3" w:rsidRPr="00137AA5" w:rsidRDefault="00D002D3" w:rsidP="00A45119">
            <w:pPr>
              <w:pStyle w:val="TableBody"/>
            </w:pPr>
          </w:p>
          <w:p w14:paraId="563C0BAB" w14:textId="77777777" w:rsidR="00D002D3" w:rsidRPr="00137AA5" w:rsidRDefault="00D002D3" w:rsidP="00A45119">
            <w:pPr>
              <w:pStyle w:val="TableBody"/>
              <w:rPr>
                <w:u w:val="single"/>
              </w:rPr>
            </w:pPr>
            <w:r w:rsidRPr="00137AA5">
              <w:rPr>
                <w:u w:val="single"/>
              </w:rPr>
              <w:t>Syntax</w:t>
            </w:r>
          </w:p>
          <w:p w14:paraId="58988207" w14:textId="70A228BC" w:rsidR="00D002D3" w:rsidRPr="00C41274" w:rsidRDefault="00D002D3" w:rsidP="00A45119">
            <w:pPr>
              <w:pStyle w:val="TableBody"/>
              <w:rPr>
                <w:b/>
              </w:rPr>
            </w:pPr>
            <w:r>
              <w:rPr>
                <w:b/>
              </w:rPr>
              <w:t>+++</w:t>
            </w:r>
          </w:p>
          <w:p w14:paraId="6DC122DA" w14:textId="77777777" w:rsidR="00D002D3" w:rsidRPr="00C41274" w:rsidRDefault="00D002D3" w:rsidP="00A45119">
            <w:pPr>
              <w:pStyle w:val="TableBody"/>
              <w:rPr>
                <w:b/>
              </w:rPr>
            </w:pPr>
          </w:p>
        </w:tc>
        <w:tc>
          <w:tcPr>
            <w:tcW w:w="6804" w:type="dxa"/>
          </w:tcPr>
          <w:p w14:paraId="2562FD02" w14:textId="77777777" w:rsidR="00D002D3" w:rsidRDefault="00D002D3" w:rsidP="00A45119">
            <w:pPr>
              <w:pStyle w:val="TableBody"/>
              <w:rPr>
                <w:u w:val="single"/>
              </w:rPr>
            </w:pPr>
          </w:p>
          <w:p w14:paraId="6190FA49" w14:textId="77777777" w:rsidR="00D002D3" w:rsidRPr="00C41274" w:rsidRDefault="00D002D3" w:rsidP="00A45119">
            <w:pPr>
              <w:pStyle w:val="TableBody"/>
              <w:rPr>
                <w:u w:val="single"/>
              </w:rPr>
            </w:pPr>
          </w:p>
          <w:p w14:paraId="11DEA414" w14:textId="77777777" w:rsidR="00D002D3" w:rsidRPr="003B77A4" w:rsidRDefault="00D002D3" w:rsidP="00A45119">
            <w:pPr>
              <w:autoSpaceDE w:val="0"/>
              <w:autoSpaceDN w:val="0"/>
              <w:adjustRightInd w:val="0"/>
              <w:rPr>
                <w:rFonts w:cs="Arial"/>
                <w:szCs w:val="18"/>
                <w:u w:val="single"/>
              </w:rPr>
            </w:pPr>
            <w:r w:rsidRPr="003B77A4">
              <w:rPr>
                <w:rFonts w:cs="Arial"/>
                <w:szCs w:val="18"/>
                <w:u w:val="single"/>
              </w:rPr>
              <w:t>Response</w:t>
            </w:r>
          </w:p>
          <w:p w14:paraId="3242C62A" w14:textId="77777777" w:rsidR="006A27A0" w:rsidRDefault="006A27A0" w:rsidP="00A45119">
            <w:pPr>
              <w:autoSpaceDE w:val="0"/>
              <w:autoSpaceDN w:val="0"/>
              <w:adjustRightInd w:val="0"/>
              <w:rPr>
                <w:ins w:id="42" w:author="Elwis Ducroux" w:date="2017-04-27T11:09:00Z"/>
                <w:rFonts w:cs="Arial"/>
                <w:b/>
                <w:szCs w:val="18"/>
              </w:rPr>
            </w:pPr>
          </w:p>
          <w:p w14:paraId="4C552F76" w14:textId="05FF67EE" w:rsidR="00D002D3" w:rsidRPr="00D002D3" w:rsidRDefault="006A27A0" w:rsidP="00A45119">
            <w:pPr>
              <w:autoSpaceDE w:val="0"/>
              <w:autoSpaceDN w:val="0"/>
              <w:adjustRightInd w:val="0"/>
              <w:rPr>
                <w:rFonts w:cs="Arial"/>
                <w:b/>
                <w:szCs w:val="18"/>
              </w:rPr>
            </w:pPr>
            <w:ins w:id="43" w:author="Elwis Ducroux" w:date="2017-04-27T11:09:00Z">
              <w:r>
                <w:rPr>
                  <w:rFonts w:cs="Arial"/>
                  <w:b/>
                  <w:szCs w:val="18"/>
                </w:rPr>
                <w:t>OK</w:t>
              </w:r>
            </w:ins>
          </w:p>
          <w:p w14:paraId="7B0A9290" w14:textId="77777777" w:rsidR="00D002D3" w:rsidRPr="00265629" w:rsidRDefault="00D002D3" w:rsidP="00A45119">
            <w:pPr>
              <w:pStyle w:val="TableBody"/>
              <w:rPr>
                <w:snapToGrid w:val="0"/>
              </w:rPr>
            </w:pPr>
          </w:p>
        </w:tc>
      </w:tr>
      <w:tr w:rsidR="00D002D3" w:rsidRPr="00316EB9" w14:paraId="24118E03" w14:textId="77777777" w:rsidTr="00A45119">
        <w:trPr>
          <w:cantSplit w:val="0"/>
          <w:trHeight w:val="815"/>
        </w:trPr>
        <w:tc>
          <w:tcPr>
            <w:tcW w:w="2265" w:type="dxa"/>
          </w:tcPr>
          <w:p w14:paraId="6D99F853" w14:textId="77777777" w:rsidR="00D002D3" w:rsidRPr="00C41274" w:rsidRDefault="00D002D3" w:rsidP="00A45119">
            <w:pPr>
              <w:pStyle w:val="TableBody"/>
              <w:rPr>
                <w:szCs w:val="18"/>
              </w:rPr>
            </w:pPr>
            <w:r w:rsidRPr="00C41274">
              <w:rPr>
                <w:szCs w:val="18"/>
                <w:u w:val="single"/>
              </w:rPr>
              <w:t>Reference</w:t>
            </w:r>
          </w:p>
          <w:p w14:paraId="46D87566" w14:textId="77777777" w:rsidR="00D002D3" w:rsidRPr="00C41274" w:rsidRDefault="00D002D3" w:rsidP="00A45119">
            <w:pPr>
              <w:pStyle w:val="TableBody"/>
              <w:rPr>
                <w:i/>
                <w:lang w:val="fr-FR"/>
              </w:rPr>
            </w:pPr>
            <w:r w:rsidRPr="00C41274">
              <w:t>V.25ter</w:t>
            </w:r>
          </w:p>
        </w:tc>
        <w:tc>
          <w:tcPr>
            <w:tcW w:w="6804" w:type="dxa"/>
          </w:tcPr>
          <w:p w14:paraId="791C9D99" w14:textId="77777777" w:rsidR="00D002D3" w:rsidRPr="00C41274" w:rsidRDefault="00D002D3" w:rsidP="00A45119">
            <w:pPr>
              <w:pStyle w:val="TableBody"/>
              <w:rPr>
                <w:szCs w:val="18"/>
                <w:lang w:eastAsia="zh-CN"/>
              </w:rPr>
            </w:pPr>
            <w:r w:rsidRPr="00C41274">
              <w:rPr>
                <w:szCs w:val="18"/>
                <w:u w:val="single"/>
              </w:rPr>
              <w:t>Notes</w:t>
            </w:r>
          </w:p>
          <w:p w14:paraId="3B0F1A2B" w14:textId="7F453A6E" w:rsidR="00D002D3" w:rsidRDefault="00D002D3" w:rsidP="00D002D3">
            <w:pPr>
              <w:autoSpaceDE w:val="0"/>
              <w:autoSpaceDN w:val="0"/>
              <w:adjustRightInd w:val="0"/>
              <w:rPr>
                <w:rFonts w:cs="Arial"/>
                <w:szCs w:val="18"/>
              </w:rPr>
            </w:pPr>
            <w:r>
              <w:rPr>
                <w:rFonts w:ascii="Symbol" w:hAnsi="Symbol" w:cs="Symbol"/>
                <w:szCs w:val="18"/>
              </w:rPr>
              <w:t></w:t>
            </w:r>
            <w:r>
              <w:rPr>
                <w:rFonts w:ascii="Symbol" w:hAnsi="Symbol" w:cs="Symbol"/>
                <w:szCs w:val="18"/>
              </w:rPr>
              <w:t></w:t>
            </w:r>
            <w:r>
              <w:rPr>
                <w:rFonts w:cs="Arial"/>
                <w:szCs w:val="18"/>
              </w:rPr>
              <w:t>This command is only available during data mode. The +++ character sequence suspends the data flow over the AT interface and switches to command mode. This allows entering AT commands while maintaining the data connection to the remote device.</w:t>
            </w:r>
          </w:p>
          <w:p w14:paraId="4D6BA6FB" w14:textId="77777777" w:rsidR="00D002D3" w:rsidRDefault="00D002D3" w:rsidP="00D002D3">
            <w:pPr>
              <w:autoSpaceDE w:val="0"/>
              <w:autoSpaceDN w:val="0"/>
              <w:adjustRightInd w:val="0"/>
              <w:rPr>
                <w:rFonts w:cs="Arial"/>
                <w:szCs w:val="18"/>
              </w:rPr>
            </w:pPr>
            <w:r>
              <w:rPr>
                <w:rFonts w:ascii="Symbol" w:hAnsi="Symbol" w:cs="Symbol"/>
                <w:szCs w:val="18"/>
              </w:rPr>
              <w:t></w:t>
            </w:r>
            <w:r>
              <w:rPr>
                <w:rFonts w:ascii="Symbol" w:hAnsi="Symbol" w:cs="Symbol"/>
                <w:szCs w:val="18"/>
              </w:rPr>
              <w:t></w:t>
            </w:r>
            <w:r>
              <w:rPr>
                <w:rFonts w:cs="Arial"/>
                <w:szCs w:val="18"/>
              </w:rPr>
              <w:t>To return to data mode, use the ATO[n] command.</w:t>
            </w:r>
          </w:p>
          <w:p w14:paraId="4BA4CA1D" w14:textId="40BB3F03" w:rsidR="00A24F07" w:rsidRDefault="00D002D3" w:rsidP="00A24F07">
            <w:pPr>
              <w:autoSpaceDE w:val="0"/>
              <w:autoSpaceDN w:val="0"/>
              <w:adjustRightInd w:val="0"/>
              <w:rPr>
                <w:rFonts w:cs="Arial"/>
                <w:szCs w:val="18"/>
              </w:rPr>
            </w:pPr>
            <w:r>
              <w:rPr>
                <w:rFonts w:ascii="Symbol" w:hAnsi="Symbol" w:cs="Symbol"/>
                <w:szCs w:val="18"/>
              </w:rPr>
              <w:t></w:t>
            </w:r>
            <w:r>
              <w:rPr>
                <w:rFonts w:ascii="Symbol" w:hAnsi="Symbol" w:cs="Symbol"/>
                <w:szCs w:val="18"/>
              </w:rPr>
              <w:t></w:t>
            </w:r>
            <w:r>
              <w:rPr>
                <w:rFonts w:cs="Arial"/>
                <w:szCs w:val="18"/>
              </w:rPr>
              <w:t>The +++ characters are not transmitted in the data flow.</w:t>
            </w:r>
            <w:r w:rsidR="00A24F07">
              <w:rPr>
                <w:rFonts w:cs="Arial"/>
                <w:szCs w:val="18"/>
              </w:rPr>
              <w:t xml:space="preserve"> </w:t>
            </w:r>
          </w:p>
          <w:p w14:paraId="502E5F60" w14:textId="7634E6CD" w:rsidR="00D002D3" w:rsidDel="00826586" w:rsidRDefault="00A24F07" w:rsidP="00D002D3">
            <w:pPr>
              <w:autoSpaceDE w:val="0"/>
              <w:autoSpaceDN w:val="0"/>
              <w:adjustRightInd w:val="0"/>
              <w:rPr>
                <w:del w:id="44" w:author="Elwis Ducroux" w:date="2017-04-27T11:10:00Z"/>
                <w:rFonts w:cs="Arial"/>
                <w:szCs w:val="18"/>
              </w:rPr>
            </w:pPr>
            <w:del w:id="45" w:author="Elwis Ducroux" w:date="2017-04-27T11:10:00Z">
              <w:r w:rsidDel="00826586">
                <w:rPr>
                  <w:rFonts w:ascii="Symbol" w:hAnsi="Symbol" w:cs="Symbol"/>
                  <w:szCs w:val="18"/>
                </w:rPr>
                <w:delText></w:delText>
              </w:r>
              <w:r w:rsidDel="00826586">
                <w:rPr>
                  <w:rFonts w:ascii="Symbol" w:hAnsi="Symbol" w:cs="Symbol"/>
                  <w:szCs w:val="18"/>
                </w:rPr>
                <w:delText></w:delText>
              </w:r>
              <w:r w:rsidDel="00826586">
                <w:rPr>
                  <w:rFonts w:cs="Arial"/>
                  <w:szCs w:val="18"/>
                </w:rPr>
                <w:delText>There is no response to +++, but a future firmware version will introduce OK as response.</w:delText>
              </w:r>
            </w:del>
          </w:p>
          <w:p w14:paraId="59D6E4BA" w14:textId="576248E4" w:rsidR="00A24F07" w:rsidRPr="00A108A7" w:rsidRDefault="00A24F07">
            <w:pPr>
              <w:autoSpaceDE w:val="0"/>
              <w:autoSpaceDN w:val="0"/>
              <w:adjustRightInd w:val="0"/>
              <w:rPr>
                <w:rFonts w:cs="Arial"/>
                <w:szCs w:val="18"/>
              </w:rPr>
            </w:pPr>
          </w:p>
        </w:tc>
      </w:tr>
    </w:tbl>
    <w:p w14:paraId="16A650DC" w14:textId="329AAABF" w:rsidR="00D002D3" w:rsidRPr="00D002D3" w:rsidRDefault="00D002D3" w:rsidP="00D002D3">
      <w:pPr>
        <w:rPr>
          <w:lang w:eastAsia="zh-CN"/>
        </w:rPr>
      </w:pPr>
    </w:p>
    <w:p w14:paraId="0944411E" w14:textId="79848B40" w:rsidR="00202E86" w:rsidRPr="00AE67EA" w:rsidRDefault="00850BEC" w:rsidP="00202E86">
      <w:pPr>
        <w:pStyle w:val="Titre2"/>
      </w:pPr>
      <w:bookmarkStart w:id="46" w:name="_Toc477945767"/>
      <w:r w:rsidRPr="00850BEC">
        <w:t>O Command: Switch from Command Mode to Data Mode</w:t>
      </w:r>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6"/>
    </w:p>
    <w:p w14:paraId="1A82DA3E" w14:textId="77777777" w:rsidR="00202E86" w:rsidRDefault="00202E86" w:rsidP="00202E86">
      <w:pPr>
        <w:rPr>
          <w:lang w:eastAsia="zh-CN"/>
        </w:rPr>
      </w:pPr>
    </w:p>
    <w:tbl>
      <w:tblPr>
        <w:tblStyle w:val="TableSWIleft"/>
        <w:tblW w:w="9069" w:type="dxa"/>
        <w:tblLayout w:type="fixed"/>
        <w:tblLook w:val="04A0" w:firstRow="1" w:lastRow="0" w:firstColumn="1" w:lastColumn="0" w:noHBand="0" w:noVBand="1"/>
      </w:tblPr>
      <w:tblGrid>
        <w:gridCol w:w="2265"/>
        <w:gridCol w:w="6804"/>
      </w:tblGrid>
      <w:tr w:rsidR="00202E86" w:rsidRPr="00C41274" w14:paraId="48253965" w14:textId="77777777" w:rsidTr="00850BEC">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28FB34CC" w14:textId="77777777" w:rsidR="00202E86" w:rsidRPr="00C41274" w:rsidRDefault="00202E86" w:rsidP="00850BEC">
            <w:pPr>
              <w:pStyle w:val="TableRowHead"/>
              <w:spacing w:before="144" w:after="144"/>
              <w:rPr>
                <w:bCs w:val="0"/>
              </w:rPr>
            </w:pPr>
            <w:r>
              <w:t>HL7718, HL7748, HL7749</w:t>
            </w:r>
          </w:p>
        </w:tc>
      </w:tr>
      <w:tr w:rsidR="00202E86" w:rsidRPr="00265629" w14:paraId="700DEFAB" w14:textId="77777777" w:rsidTr="00850BEC">
        <w:trPr>
          <w:cantSplit w:val="0"/>
          <w:trHeight w:val="815"/>
        </w:trPr>
        <w:tc>
          <w:tcPr>
            <w:tcW w:w="2265" w:type="dxa"/>
          </w:tcPr>
          <w:p w14:paraId="5717B5E0" w14:textId="77777777" w:rsidR="00202E86" w:rsidRPr="00137AA5" w:rsidRDefault="00202E86" w:rsidP="00850BEC">
            <w:pPr>
              <w:pStyle w:val="TableBody"/>
              <w:rPr>
                <w:i/>
              </w:rPr>
            </w:pPr>
            <w:r>
              <w:rPr>
                <w:i/>
              </w:rPr>
              <w:t>Execute</w:t>
            </w:r>
            <w:r w:rsidRPr="00137AA5">
              <w:rPr>
                <w:i/>
              </w:rPr>
              <w:t xml:space="preserve"> command</w:t>
            </w:r>
          </w:p>
          <w:p w14:paraId="43A93894" w14:textId="77777777" w:rsidR="00202E86" w:rsidRPr="00137AA5" w:rsidRDefault="00202E86" w:rsidP="00850BEC">
            <w:pPr>
              <w:pStyle w:val="TableBody"/>
            </w:pPr>
          </w:p>
          <w:p w14:paraId="4DEC5650" w14:textId="77777777" w:rsidR="00202E86" w:rsidRPr="00137AA5" w:rsidRDefault="00202E86" w:rsidP="00850BEC">
            <w:pPr>
              <w:pStyle w:val="TableBody"/>
              <w:rPr>
                <w:u w:val="single"/>
              </w:rPr>
            </w:pPr>
            <w:r w:rsidRPr="00137AA5">
              <w:rPr>
                <w:u w:val="single"/>
              </w:rPr>
              <w:t>Syntax</w:t>
            </w:r>
          </w:p>
          <w:p w14:paraId="7EB81F03" w14:textId="60851FC0" w:rsidR="00202E86" w:rsidRPr="00C41274" w:rsidRDefault="00202E86" w:rsidP="00850BEC">
            <w:pPr>
              <w:pStyle w:val="TableBody"/>
              <w:rPr>
                <w:b/>
              </w:rPr>
            </w:pPr>
            <w:r w:rsidRPr="00C41274">
              <w:rPr>
                <w:b/>
              </w:rPr>
              <w:t>AT</w:t>
            </w:r>
            <w:r w:rsidR="00F14F97">
              <w:rPr>
                <w:b/>
              </w:rPr>
              <w:t>O[&lt;n</w:t>
            </w:r>
            <w:r w:rsidRPr="00C41274">
              <w:rPr>
                <w:b/>
              </w:rPr>
              <w:t>&gt;]</w:t>
            </w:r>
          </w:p>
          <w:p w14:paraId="788AC221" w14:textId="77777777" w:rsidR="00202E86" w:rsidRPr="00C41274" w:rsidRDefault="00202E86" w:rsidP="00850BEC">
            <w:pPr>
              <w:pStyle w:val="TableBody"/>
              <w:rPr>
                <w:b/>
              </w:rPr>
            </w:pPr>
          </w:p>
        </w:tc>
        <w:tc>
          <w:tcPr>
            <w:tcW w:w="6804" w:type="dxa"/>
          </w:tcPr>
          <w:p w14:paraId="7E46588E" w14:textId="77777777" w:rsidR="00202E86" w:rsidRDefault="00202E86" w:rsidP="00850BEC">
            <w:pPr>
              <w:pStyle w:val="TableBody"/>
              <w:rPr>
                <w:u w:val="single"/>
              </w:rPr>
            </w:pPr>
          </w:p>
          <w:p w14:paraId="6BC0476E" w14:textId="77777777" w:rsidR="00202E86" w:rsidRPr="00C41274" w:rsidRDefault="00202E86" w:rsidP="00850BEC">
            <w:pPr>
              <w:pStyle w:val="TableBody"/>
              <w:rPr>
                <w:u w:val="single"/>
              </w:rPr>
            </w:pPr>
          </w:p>
          <w:p w14:paraId="25452F91" w14:textId="77777777" w:rsidR="003B77A4" w:rsidRPr="003B77A4" w:rsidRDefault="003B77A4" w:rsidP="003B77A4">
            <w:pPr>
              <w:autoSpaceDE w:val="0"/>
              <w:autoSpaceDN w:val="0"/>
              <w:adjustRightInd w:val="0"/>
              <w:rPr>
                <w:rFonts w:cs="Arial"/>
                <w:szCs w:val="18"/>
                <w:u w:val="single"/>
              </w:rPr>
            </w:pPr>
            <w:r w:rsidRPr="003B77A4">
              <w:rPr>
                <w:rFonts w:cs="Arial"/>
                <w:szCs w:val="18"/>
                <w:u w:val="single"/>
              </w:rPr>
              <w:t>Response</w:t>
            </w:r>
          </w:p>
          <w:p w14:paraId="6A3E9814" w14:textId="77777777" w:rsidR="003B77A4" w:rsidRDefault="003B77A4" w:rsidP="003B77A4">
            <w:pPr>
              <w:autoSpaceDE w:val="0"/>
              <w:autoSpaceDN w:val="0"/>
              <w:adjustRightInd w:val="0"/>
              <w:rPr>
                <w:rFonts w:cs="Arial"/>
                <w:szCs w:val="18"/>
              </w:rPr>
            </w:pPr>
            <w:r>
              <w:rPr>
                <w:rFonts w:cs="Arial"/>
                <w:szCs w:val="18"/>
              </w:rPr>
              <w:t>TA returns to data mode from command mode:</w:t>
            </w:r>
          </w:p>
          <w:p w14:paraId="7E5D1F43" w14:textId="7C830C2D" w:rsidR="003B77A4" w:rsidRDefault="003B77A4" w:rsidP="003B77A4">
            <w:pPr>
              <w:autoSpaceDE w:val="0"/>
              <w:autoSpaceDN w:val="0"/>
              <w:adjustRightInd w:val="0"/>
              <w:rPr>
                <w:rFonts w:cs="Arial"/>
                <w:b/>
                <w:bCs/>
                <w:szCs w:val="18"/>
              </w:rPr>
            </w:pPr>
            <w:r>
              <w:rPr>
                <w:rFonts w:cs="Arial"/>
                <w:b/>
                <w:bCs/>
                <w:szCs w:val="18"/>
              </w:rPr>
              <w:t>CONNECT</w:t>
            </w:r>
          </w:p>
          <w:p w14:paraId="4A770C8A" w14:textId="77777777" w:rsidR="003B77A4" w:rsidRDefault="003B77A4" w:rsidP="003B77A4">
            <w:pPr>
              <w:autoSpaceDE w:val="0"/>
              <w:autoSpaceDN w:val="0"/>
              <w:adjustRightInd w:val="0"/>
              <w:rPr>
                <w:rFonts w:cs="Arial"/>
                <w:b/>
                <w:bCs/>
                <w:szCs w:val="18"/>
              </w:rPr>
            </w:pPr>
          </w:p>
          <w:p w14:paraId="55855209" w14:textId="77777777" w:rsidR="003B77A4" w:rsidRDefault="003B77A4" w:rsidP="003B77A4">
            <w:pPr>
              <w:autoSpaceDE w:val="0"/>
              <w:autoSpaceDN w:val="0"/>
              <w:adjustRightInd w:val="0"/>
              <w:rPr>
                <w:rFonts w:cs="Arial"/>
                <w:szCs w:val="18"/>
              </w:rPr>
            </w:pPr>
            <w:r>
              <w:rPr>
                <w:rFonts w:cs="Arial"/>
                <w:szCs w:val="18"/>
              </w:rPr>
              <w:t>If connection is not successfully resumed:</w:t>
            </w:r>
          </w:p>
          <w:p w14:paraId="76A9177B" w14:textId="6B529465" w:rsidR="003B77A4" w:rsidRDefault="005C7AA3" w:rsidP="003B77A4">
            <w:pPr>
              <w:autoSpaceDE w:val="0"/>
              <w:autoSpaceDN w:val="0"/>
              <w:adjustRightInd w:val="0"/>
              <w:rPr>
                <w:rFonts w:cs="Arial"/>
                <w:b/>
                <w:bCs/>
                <w:szCs w:val="18"/>
              </w:rPr>
            </w:pPr>
            <w:r>
              <w:rPr>
                <w:rFonts w:cs="Arial"/>
                <w:b/>
                <w:bCs/>
                <w:szCs w:val="18"/>
              </w:rPr>
              <w:t>ERROR</w:t>
            </w:r>
          </w:p>
          <w:p w14:paraId="5428DD14" w14:textId="77777777" w:rsidR="003B77A4" w:rsidRDefault="003B77A4" w:rsidP="003B77A4">
            <w:pPr>
              <w:autoSpaceDE w:val="0"/>
              <w:autoSpaceDN w:val="0"/>
              <w:adjustRightInd w:val="0"/>
              <w:rPr>
                <w:rFonts w:cs="Arial"/>
                <w:b/>
                <w:bCs/>
                <w:szCs w:val="18"/>
              </w:rPr>
            </w:pPr>
          </w:p>
          <w:p w14:paraId="4FF6BF52" w14:textId="77777777" w:rsidR="003B77A4" w:rsidRPr="003B77A4" w:rsidRDefault="003B77A4" w:rsidP="003B77A4">
            <w:pPr>
              <w:autoSpaceDE w:val="0"/>
              <w:autoSpaceDN w:val="0"/>
              <w:adjustRightInd w:val="0"/>
              <w:rPr>
                <w:rFonts w:cs="Arial"/>
                <w:szCs w:val="18"/>
                <w:u w:val="single"/>
              </w:rPr>
            </w:pPr>
            <w:r w:rsidRPr="003B77A4">
              <w:rPr>
                <w:rFonts w:cs="Arial"/>
                <w:szCs w:val="18"/>
                <w:u w:val="single"/>
              </w:rPr>
              <w:t>Parameter</w:t>
            </w:r>
          </w:p>
          <w:p w14:paraId="48168D85" w14:textId="77777777" w:rsidR="003B77A4" w:rsidRDefault="003B77A4" w:rsidP="003B77A4">
            <w:pPr>
              <w:autoSpaceDE w:val="0"/>
              <w:autoSpaceDN w:val="0"/>
              <w:adjustRightInd w:val="0"/>
              <w:rPr>
                <w:rFonts w:cs="Arial"/>
                <w:szCs w:val="18"/>
              </w:rPr>
            </w:pPr>
            <w:r>
              <w:rPr>
                <w:rFonts w:cs="Arial"/>
                <w:b/>
                <w:bCs/>
                <w:szCs w:val="18"/>
              </w:rPr>
              <w:t xml:space="preserve">&lt;n&gt; </w:t>
            </w:r>
            <w:r>
              <w:rPr>
                <w:rFonts w:cs="Arial"/>
                <w:szCs w:val="18"/>
              </w:rPr>
              <w:t>0 Switch from command mode to data mode</w:t>
            </w:r>
          </w:p>
          <w:p w14:paraId="6CE3890F" w14:textId="24401444" w:rsidR="003B77A4" w:rsidRPr="00265629" w:rsidRDefault="003B77A4" w:rsidP="003B77A4">
            <w:pPr>
              <w:pStyle w:val="TableBody"/>
              <w:rPr>
                <w:snapToGrid w:val="0"/>
              </w:rPr>
            </w:pPr>
          </w:p>
        </w:tc>
      </w:tr>
      <w:tr w:rsidR="00202E86" w:rsidRPr="00316EB9" w14:paraId="60BEA3CB" w14:textId="77777777" w:rsidTr="00850BEC">
        <w:trPr>
          <w:cantSplit w:val="0"/>
          <w:trHeight w:val="815"/>
        </w:trPr>
        <w:tc>
          <w:tcPr>
            <w:tcW w:w="2265" w:type="dxa"/>
          </w:tcPr>
          <w:p w14:paraId="3838A2E0" w14:textId="77777777" w:rsidR="00202E86" w:rsidRPr="00C41274" w:rsidRDefault="00202E86" w:rsidP="00850BEC">
            <w:pPr>
              <w:pStyle w:val="TableBody"/>
              <w:rPr>
                <w:szCs w:val="18"/>
              </w:rPr>
            </w:pPr>
            <w:r w:rsidRPr="00C41274">
              <w:rPr>
                <w:szCs w:val="18"/>
                <w:u w:val="single"/>
              </w:rPr>
              <w:t>Reference</w:t>
            </w:r>
          </w:p>
          <w:p w14:paraId="6FCD3BB2" w14:textId="77777777" w:rsidR="00202E86" w:rsidRPr="00C41274" w:rsidRDefault="00202E86" w:rsidP="00850BEC">
            <w:pPr>
              <w:pStyle w:val="TableBody"/>
              <w:rPr>
                <w:i/>
                <w:lang w:val="fr-FR"/>
              </w:rPr>
            </w:pPr>
            <w:r w:rsidRPr="00C41274">
              <w:t>V.25ter</w:t>
            </w:r>
          </w:p>
        </w:tc>
        <w:tc>
          <w:tcPr>
            <w:tcW w:w="6804" w:type="dxa"/>
          </w:tcPr>
          <w:p w14:paraId="2F781114" w14:textId="77777777" w:rsidR="00202E86" w:rsidRPr="00C41274" w:rsidRDefault="00202E86" w:rsidP="00850BEC">
            <w:pPr>
              <w:pStyle w:val="TableBody"/>
              <w:rPr>
                <w:szCs w:val="18"/>
                <w:lang w:eastAsia="zh-CN"/>
              </w:rPr>
            </w:pPr>
            <w:r w:rsidRPr="00C41274">
              <w:rPr>
                <w:szCs w:val="18"/>
                <w:u w:val="single"/>
              </w:rPr>
              <w:t>Notes</w:t>
            </w:r>
          </w:p>
          <w:p w14:paraId="523AACDD" w14:textId="77777777" w:rsidR="00202E86" w:rsidRDefault="00A24F07" w:rsidP="00152E85">
            <w:pPr>
              <w:autoSpaceDE w:val="0"/>
              <w:autoSpaceDN w:val="0"/>
              <w:adjustRightInd w:val="0"/>
              <w:rPr>
                <w:rFonts w:cs="Arial"/>
                <w:szCs w:val="18"/>
              </w:rPr>
            </w:pPr>
            <w:r>
              <w:rPr>
                <w:rFonts w:ascii="Symbol" w:hAnsi="Symbol" w:cs="Symbol"/>
                <w:szCs w:val="18"/>
              </w:rPr>
              <w:t></w:t>
            </w:r>
            <w:r>
              <w:rPr>
                <w:rFonts w:ascii="Symbol" w:hAnsi="Symbol" w:cs="Symbol"/>
                <w:szCs w:val="18"/>
              </w:rPr>
              <w:t></w:t>
            </w:r>
            <w:r w:rsidR="003B77A4">
              <w:rPr>
                <w:rFonts w:cs="Arial"/>
                <w:szCs w:val="18"/>
              </w:rPr>
              <w:t xml:space="preserve">ATO is the </w:t>
            </w:r>
            <w:r w:rsidR="00152E85">
              <w:rPr>
                <w:rFonts w:cs="Arial"/>
                <w:szCs w:val="18"/>
              </w:rPr>
              <w:t xml:space="preserve">reverse </w:t>
            </w:r>
            <w:r w:rsidR="003B77A4">
              <w:rPr>
                <w:rFonts w:cs="Arial"/>
                <w:szCs w:val="18"/>
              </w:rPr>
              <w:t xml:space="preserve">command to the +++ escape sequence described in </w:t>
            </w:r>
            <w:r w:rsidR="00D002D3">
              <w:rPr>
                <w:rFonts w:cs="Arial"/>
                <w:szCs w:val="18"/>
              </w:rPr>
              <w:t xml:space="preserve">previous </w:t>
            </w:r>
            <w:r w:rsidR="003B77A4">
              <w:rPr>
                <w:rFonts w:cs="Arial"/>
                <w:szCs w:val="18"/>
              </w:rPr>
              <w:t>section. When a data call has been established and TA is in command mode, ATO causes the TA to resume the data connection and return to data mode.</w:t>
            </w:r>
          </w:p>
          <w:p w14:paraId="2C33F805" w14:textId="1B6B406D" w:rsidR="00A24F07" w:rsidRPr="00316EB9" w:rsidRDefault="00A24F07" w:rsidP="00152E85">
            <w:pPr>
              <w:autoSpaceDE w:val="0"/>
              <w:autoSpaceDN w:val="0"/>
              <w:adjustRightInd w:val="0"/>
            </w:pPr>
            <w:r>
              <w:rPr>
                <w:rFonts w:ascii="Symbol" w:hAnsi="Symbol" w:cs="Symbol"/>
                <w:szCs w:val="18"/>
              </w:rPr>
              <w:t></w:t>
            </w:r>
            <w:r>
              <w:rPr>
                <w:rFonts w:ascii="Symbol" w:hAnsi="Symbol" w:cs="Symbol"/>
                <w:szCs w:val="18"/>
              </w:rPr>
              <w:t></w:t>
            </w:r>
            <w:r w:rsidRPr="00584AE3">
              <w:rPr>
                <w:rFonts w:cs="Arial"/>
                <w:bCs/>
                <w:szCs w:val="18"/>
              </w:rPr>
              <w:t>ERROR response will be replaced by NO CARRIER in a future firmware version</w:t>
            </w:r>
          </w:p>
        </w:tc>
      </w:tr>
    </w:tbl>
    <w:p w14:paraId="240BDBFA" w14:textId="375E1256" w:rsidR="00202E86" w:rsidRPr="00AE67EA" w:rsidRDefault="0014222B" w:rsidP="00202E86">
      <w:pPr>
        <w:pStyle w:val="Titre2"/>
      </w:pPr>
      <w:bookmarkStart w:id="47" w:name="_Toc469062273"/>
      <w:bookmarkStart w:id="48" w:name="_Toc477945768"/>
      <w:bookmarkStart w:id="49" w:name="_Toc345081237"/>
      <w:r>
        <w:lastRenderedPageBreak/>
        <w:t>H</w:t>
      </w:r>
      <w:r w:rsidR="00202E86">
        <w:t xml:space="preserve"> Command: </w:t>
      </w:r>
      <w:bookmarkEnd w:id="47"/>
      <w:r w:rsidRPr="0014222B">
        <w:t>Disconnect Existing Connection</w:t>
      </w:r>
      <w:bookmarkEnd w:id="48"/>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6"/>
        <w:gridCol w:w="7446"/>
      </w:tblGrid>
      <w:tr w:rsidR="00202E86" w:rsidRPr="00C41274" w14:paraId="63CD3049" w14:textId="77777777" w:rsidTr="00542F6A">
        <w:trPr>
          <w:cantSplit/>
        </w:trPr>
        <w:tc>
          <w:tcPr>
            <w:tcW w:w="9142" w:type="dxa"/>
            <w:gridSpan w:val="2"/>
            <w:tcBorders>
              <w:top w:val="single" w:sz="18" w:space="0" w:color="auto"/>
              <w:bottom w:val="single" w:sz="18" w:space="0" w:color="auto"/>
            </w:tcBorders>
            <w:shd w:val="pct30" w:color="auto" w:fill="FFFFFF"/>
          </w:tcPr>
          <w:p w14:paraId="7602C85B" w14:textId="77777777" w:rsidR="00202E86" w:rsidRPr="00C41274" w:rsidRDefault="00202E86" w:rsidP="00850BEC">
            <w:pPr>
              <w:pStyle w:val="TableRowHead"/>
            </w:pPr>
            <w:r>
              <w:t>HL7718, HL7748, HL7749</w:t>
            </w:r>
          </w:p>
        </w:tc>
      </w:tr>
      <w:tr w:rsidR="00202E86" w:rsidRPr="00C41274" w14:paraId="1272370B" w14:textId="77777777" w:rsidTr="00F44A88">
        <w:trPr>
          <w:cantSplit/>
          <w:trHeight w:val="1008"/>
        </w:trPr>
        <w:tc>
          <w:tcPr>
            <w:tcW w:w="1696" w:type="dxa"/>
            <w:tcBorders>
              <w:top w:val="single" w:sz="18" w:space="0" w:color="auto"/>
            </w:tcBorders>
            <w:shd w:val="clear" w:color="auto" w:fill="FFFFFF"/>
          </w:tcPr>
          <w:p w14:paraId="51C249A5" w14:textId="0BCE1E55" w:rsidR="00202E86" w:rsidRPr="00C41274" w:rsidRDefault="00542F6A" w:rsidP="00850BEC">
            <w:pPr>
              <w:pStyle w:val="TableBody"/>
              <w:rPr>
                <w:i/>
              </w:rPr>
            </w:pPr>
            <w:r>
              <w:rPr>
                <w:i/>
              </w:rPr>
              <w:t>Execute</w:t>
            </w:r>
            <w:r w:rsidR="00202E86" w:rsidRPr="00C41274">
              <w:rPr>
                <w:i/>
              </w:rPr>
              <w:t xml:space="preserve"> command</w:t>
            </w:r>
          </w:p>
          <w:p w14:paraId="259012B7" w14:textId="77777777" w:rsidR="00202E86" w:rsidRPr="00C41274" w:rsidRDefault="00202E86" w:rsidP="00850BEC">
            <w:pPr>
              <w:pStyle w:val="TableBody"/>
            </w:pPr>
          </w:p>
          <w:p w14:paraId="232AACCE" w14:textId="77777777" w:rsidR="00202E86" w:rsidRPr="00C41274" w:rsidRDefault="00202E86" w:rsidP="00850BEC">
            <w:pPr>
              <w:pStyle w:val="TableBody"/>
              <w:rPr>
                <w:u w:val="single"/>
              </w:rPr>
            </w:pPr>
            <w:r w:rsidRPr="00C41274">
              <w:rPr>
                <w:u w:val="single"/>
              </w:rPr>
              <w:t>Syntax</w:t>
            </w:r>
          </w:p>
          <w:p w14:paraId="373428C3" w14:textId="0B1DADA3" w:rsidR="00202E86" w:rsidRPr="00C41274" w:rsidRDefault="00542F6A" w:rsidP="00850BEC">
            <w:pPr>
              <w:pStyle w:val="TableBody"/>
              <w:rPr>
                <w:b/>
              </w:rPr>
            </w:pPr>
            <w:r w:rsidRPr="00C41274">
              <w:rPr>
                <w:b/>
              </w:rPr>
              <w:t>AT</w:t>
            </w:r>
            <w:r>
              <w:rPr>
                <w:b/>
              </w:rPr>
              <w:t>H[&lt;type&gt;]</w:t>
            </w:r>
          </w:p>
        </w:tc>
        <w:tc>
          <w:tcPr>
            <w:tcW w:w="7446" w:type="dxa"/>
            <w:tcBorders>
              <w:top w:val="single" w:sz="18" w:space="0" w:color="auto"/>
              <w:bottom w:val="single" w:sz="4" w:space="0" w:color="auto"/>
            </w:tcBorders>
            <w:shd w:val="clear" w:color="auto" w:fill="FFFFFF"/>
          </w:tcPr>
          <w:p w14:paraId="670C9715" w14:textId="77777777" w:rsidR="00202E86" w:rsidRPr="00C41274" w:rsidRDefault="00202E86" w:rsidP="00850BEC">
            <w:pPr>
              <w:pStyle w:val="TableBody"/>
            </w:pPr>
          </w:p>
          <w:p w14:paraId="690CDD17" w14:textId="77777777" w:rsidR="00202E86" w:rsidRPr="00C41274" w:rsidRDefault="00202E86" w:rsidP="00850BEC">
            <w:pPr>
              <w:pStyle w:val="TableBody"/>
            </w:pPr>
          </w:p>
          <w:p w14:paraId="2D8A9ABE" w14:textId="77777777" w:rsidR="00202E86" w:rsidRPr="00C41274" w:rsidRDefault="00202E86" w:rsidP="00850BEC">
            <w:pPr>
              <w:pStyle w:val="TableBody"/>
              <w:rPr>
                <w:u w:val="single"/>
              </w:rPr>
            </w:pPr>
            <w:r w:rsidRPr="00C41274">
              <w:rPr>
                <w:u w:val="single"/>
              </w:rPr>
              <w:t>Response</w:t>
            </w:r>
          </w:p>
          <w:p w14:paraId="7BB55D2B" w14:textId="167D8BDB" w:rsidR="00F44A88" w:rsidRPr="00C47E01" w:rsidRDefault="00202E86" w:rsidP="00F44A88">
            <w:pPr>
              <w:autoSpaceDE w:val="0"/>
              <w:autoSpaceDN w:val="0"/>
              <w:adjustRightInd w:val="0"/>
              <w:spacing w:before="0" w:after="0"/>
              <w:rPr>
                <w:ins w:id="50" w:author="Elwis Ducroux" w:date="2017-04-27T11:10:00Z"/>
                <w:rPrChange w:id="51" w:author="Elwis Ducroux" w:date="2017-05-05T14:13:00Z">
                  <w:rPr>
                    <w:ins w:id="52" w:author="Elwis Ducroux" w:date="2017-04-27T11:10:00Z"/>
                    <w:b/>
                  </w:rPr>
                </w:rPrChange>
              </w:rPr>
            </w:pPr>
            <w:r w:rsidRPr="00C41274">
              <w:rPr>
                <w:b/>
              </w:rPr>
              <w:t>OK</w:t>
            </w:r>
            <w:ins w:id="53" w:author="Elwis Ducroux" w:date="2017-04-27T11:12:00Z">
              <w:r w:rsidR="00826586">
                <w:rPr>
                  <w:b/>
                </w:rPr>
                <w:tab/>
              </w:r>
              <w:r w:rsidR="00826586">
                <w:rPr>
                  <w:b/>
                </w:rPr>
                <w:tab/>
              </w:r>
              <w:r w:rsidR="00826586" w:rsidRPr="00C47E01">
                <w:rPr>
                  <w:rPrChange w:id="54" w:author="Elwis Ducroux" w:date="2017-05-05T14:13:00Z">
                    <w:rPr>
                      <w:b/>
                    </w:rPr>
                  </w:rPrChange>
                </w:rPr>
                <w:t>Disconnection succeeded</w:t>
              </w:r>
            </w:ins>
            <w:ins w:id="55" w:author="Elwis Ducroux" w:date="2017-05-05T13:59:00Z">
              <w:r w:rsidR="00466057" w:rsidRPr="00C47E01">
                <w:rPr>
                  <w:rPrChange w:id="56" w:author="Elwis Ducroux" w:date="2017-05-05T14:13:00Z">
                    <w:rPr>
                      <w:b/>
                    </w:rPr>
                  </w:rPrChange>
                </w:rPr>
                <w:t>, or there is no call to disconnect</w:t>
              </w:r>
            </w:ins>
          </w:p>
          <w:p w14:paraId="66874DA4" w14:textId="21D8D559" w:rsidR="00826586" w:rsidRDefault="00826586" w:rsidP="00F44A88">
            <w:pPr>
              <w:autoSpaceDE w:val="0"/>
              <w:autoSpaceDN w:val="0"/>
              <w:adjustRightInd w:val="0"/>
              <w:spacing w:before="0" w:after="0"/>
              <w:rPr>
                <w:b/>
              </w:rPr>
            </w:pPr>
            <w:ins w:id="57" w:author="Elwis Ducroux" w:date="2017-04-27T11:10:00Z">
              <w:r>
                <w:rPr>
                  <w:b/>
                </w:rPr>
                <w:t>ERROR</w:t>
              </w:r>
              <w:r>
                <w:rPr>
                  <w:b/>
                </w:rPr>
                <w:tab/>
              </w:r>
              <w:r w:rsidRPr="00C47E01">
                <w:rPr>
                  <w:rPrChange w:id="58" w:author="Elwis Ducroux" w:date="2017-05-05T14:13:00Z">
                    <w:rPr>
                      <w:b/>
                    </w:rPr>
                  </w:rPrChange>
                </w:rPr>
                <w:t>&lt;type&gt; is out of range</w:t>
              </w:r>
            </w:ins>
          </w:p>
          <w:p w14:paraId="3FD4D98F" w14:textId="77777777" w:rsidR="00F44A88" w:rsidRDefault="00F44A88" w:rsidP="00F44A88">
            <w:pPr>
              <w:autoSpaceDE w:val="0"/>
              <w:autoSpaceDN w:val="0"/>
              <w:adjustRightInd w:val="0"/>
              <w:spacing w:before="0" w:after="0"/>
              <w:rPr>
                <w:b/>
              </w:rPr>
            </w:pPr>
          </w:p>
          <w:p w14:paraId="7A8F518F" w14:textId="77C44696" w:rsidR="00F44A88" w:rsidRPr="00F44A88" w:rsidRDefault="00F44A88" w:rsidP="00F44A88">
            <w:pPr>
              <w:autoSpaceDE w:val="0"/>
              <w:autoSpaceDN w:val="0"/>
              <w:adjustRightInd w:val="0"/>
              <w:spacing w:before="0" w:after="0"/>
              <w:rPr>
                <w:rFonts w:ascii="Arial" w:hAnsi="Arial" w:cs="Arial"/>
                <w:sz w:val="18"/>
                <w:szCs w:val="18"/>
                <w:u w:val="single"/>
              </w:rPr>
            </w:pPr>
            <w:r w:rsidRPr="00F44A88">
              <w:rPr>
                <w:rFonts w:ascii="Arial" w:hAnsi="Arial" w:cs="Arial"/>
                <w:sz w:val="18"/>
                <w:szCs w:val="18"/>
                <w:u w:val="single"/>
              </w:rPr>
              <w:t>Parameters</w:t>
            </w:r>
            <w:bookmarkStart w:id="59" w:name="_GoBack"/>
            <w:bookmarkEnd w:id="59"/>
          </w:p>
          <w:p w14:paraId="40805CD8" w14:textId="77777777" w:rsidR="00A24F07" w:rsidRDefault="00F44A88" w:rsidP="00152E85">
            <w:pPr>
              <w:autoSpaceDE w:val="0"/>
              <w:autoSpaceDN w:val="0"/>
              <w:adjustRightInd w:val="0"/>
              <w:spacing w:before="0" w:after="0"/>
              <w:rPr>
                <w:rFonts w:ascii="Arial" w:hAnsi="Arial" w:cs="Arial"/>
                <w:sz w:val="18"/>
                <w:szCs w:val="18"/>
              </w:rPr>
            </w:pPr>
            <w:r>
              <w:rPr>
                <w:rFonts w:ascii="Arial" w:hAnsi="Arial" w:cs="Arial"/>
                <w:b/>
                <w:bCs/>
                <w:sz w:val="18"/>
                <w:szCs w:val="18"/>
              </w:rPr>
              <w:t>&lt;</w:t>
            </w:r>
            <w:proofErr w:type="gramStart"/>
            <w:r>
              <w:rPr>
                <w:rFonts w:ascii="Arial" w:hAnsi="Arial" w:cs="Arial"/>
                <w:b/>
                <w:bCs/>
                <w:sz w:val="18"/>
                <w:szCs w:val="18"/>
              </w:rPr>
              <w:t>type</w:t>
            </w:r>
            <w:proofErr w:type="gramEnd"/>
            <w:r>
              <w:rPr>
                <w:rFonts w:ascii="Arial" w:hAnsi="Arial" w:cs="Arial"/>
                <w:b/>
                <w:bCs/>
                <w:sz w:val="18"/>
                <w:szCs w:val="18"/>
              </w:rPr>
              <w:t>&gt;</w:t>
            </w:r>
            <w:r>
              <w:rPr>
                <w:rFonts w:ascii="Arial" w:hAnsi="Arial" w:cs="Arial"/>
                <w:b/>
                <w:bCs/>
                <w:sz w:val="18"/>
                <w:szCs w:val="18"/>
              </w:rPr>
              <w:tab/>
            </w:r>
            <w:r>
              <w:rPr>
                <w:rFonts w:ascii="Arial" w:hAnsi="Arial" w:cs="Arial"/>
                <w:sz w:val="18"/>
                <w:szCs w:val="18"/>
              </w:rPr>
              <w:t>Type of call affected by ATH request.</w:t>
            </w:r>
          </w:p>
          <w:p w14:paraId="395F2744" w14:textId="1776952D" w:rsidR="00202E86" w:rsidRPr="00D338B1" w:rsidRDefault="00F44A88" w:rsidP="00152E85">
            <w:pPr>
              <w:autoSpaceDE w:val="0"/>
              <w:autoSpaceDN w:val="0"/>
              <w:adjustRightInd w:val="0"/>
              <w:spacing w:before="0" w:after="0"/>
              <w:rPr>
                <w:rFonts w:ascii="Arial" w:hAnsi="Arial" w:cs="Arial"/>
                <w:sz w:val="18"/>
                <w:szCs w:val="18"/>
              </w:rPr>
            </w:pPr>
            <w:r>
              <w:rPr>
                <w:rFonts w:ascii="Arial" w:hAnsi="Arial" w:cs="Arial"/>
                <w:sz w:val="18"/>
                <w:szCs w:val="18"/>
              </w:rPr>
              <w:t xml:space="preserve"> 0 </w:t>
            </w:r>
            <w:r>
              <w:rPr>
                <w:rFonts w:ascii="Arial" w:hAnsi="Arial" w:cs="Arial"/>
                <w:sz w:val="18"/>
                <w:szCs w:val="18"/>
              </w:rPr>
              <w:tab/>
            </w:r>
            <w:r>
              <w:rPr>
                <w:rFonts w:ascii="Arial" w:hAnsi="Arial" w:cs="Arial"/>
                <w:sz w:val="18"/>
                <w:szCs w:val="18"/>
              </w:rPr>
              <w:tab/>
              <w:t xml:space="preserve">Same behavior as without parameter. Disconnect ALL calls on the channel </w:t>
            </w:r>
            <w:r>
              <w:rPr>
                <w:rFonts w:ascii="Arial" w:hAnsi="Arial" w:cs="Arial"/>
                <w:sz w:val="18"/>
                <w:szCs w:val="18"/>
              </w:rPr>
              <w:tab/>
            </w:r>
            <w:r>
              <w:rPr>
                <w:rFonts w:ascii="Arial" w:hAnsi="Arial" w:cs="Arial"/>
                <w:sz w:val="18"/>
                <w:szCs w:val="18"/>
              </w:rPr>
              <w:tab/>
              <w:t xml:space="preserve">the command is requested. </w:t>
            </w:r>
          </w:p>
        </w:tc>
      </w:tr>
      <w:tr w:rsidR="00202E86" w:rsidRPr="00C41274" w14:paraId="68841049" w14:textId="77777777" w:rsidTr="00F44A88">
        <w:trPr>
          <w:cantSplit/>
          <w:trHeight w:val="527"/>
        </w:trPr>
        <w:tc>
          <w:tcPr>
            <w:tcW w:w="1696" w:type="dxa"/>
            <w:tcBorders>
              <w:bottom w:val="single" w:sz="18" w:space="0" w:color="auto"/>
            </w:tcBorders>
            <w:shd w:val="clear" w:color="auto" w:fill="FFFFFF"/>
          </w:tcPr>
          <w:p w14:paraId="105A42DA" w14:textId="77777777" w:rsidR="00202E86" w:rsidRPr="00C41274" w:rsidRDefault="00202E86" w:rsidP="00850BEC">
            <w:pPr>
              <w:pStyle w:val="TableBody"/>
              <w:rPr>
                <w:u w:val="single"/>
              </w:rPr>
            </w:pPr>
            <w:r w:rsidRPr="00C41274">
              <w:rPr>
                <w:u w:val="single"/>
              </w:rPr>
              <w:t>Reference</w:t>
            </w:r>
          </w:p>
          <w:p w14:paraId="71C35645" w14:textId="69C027A0" w:rsidR="00202E86" w:rsidRPr="00C41274" w:rsidRDefault="00E25F49" w:rsidP="00850BEC">
            <w:pPr>
              <w:pStyle w:val="TableBody"/>
            </w:pPr>
            <w:r>
              <w:rPr>
                <w:szCs w:val="18"/>
              </w:rPr>
              <w:t>V.25Ter</w:t>
            </w:r>
          </w:p>
        </w:tc>
        <w:tc>
          <w:tcPr>
            <w:tcW w:w="7446" w:type="dxa"/>
            <w:tcBorders>
              <w:bottom w:val="single" w:sz="18" w:space="0" w:color="auto"/>
            </w:tcBorders>
            <w:shd w:val="clear" w:color="auto" w:fill="FFFFFF"/>
          </w:tcPr>
          <w:p w14:paraId="6DD1944B" w14:textId="77777777" w:rsidR="00202E86" w:rsidRPr="00C41274" w:rsidRDefault="00202E86" w:rsidP="00850BEC">
            <w:pPr>
              <w:pStyle w:val="TableBody"/>
              <w:rPr>
                <w:u w:val="single"/>
              </w:rPr>
            </w:pPr>
            <w:r w:rsidRPr="00C41274">
              <w:rPr>
                <w:u w:val="single"/>
              </w:rPr>
              <w:t>Notes</w:t>
            </w:r>
          </w:p>
          <w:p w14:paraId="1C32EB92" w14:textId="31B6FE1B" w:rsidR="00202E86" w:rsidRPr="00C41274" w:rsidRDefault="00E25F49" w:rsidP="00850BEC">
            <w:pPr>
              <w:pStyle w:val="TableBody"/>
              <w:numPr>
                <w:ilvl w:val="0"/>
                <w:numId w:val="48"/>
              </w:numPr>
            </w:pPr>
            <w:r>
              <w:t>None</w:t>
            </w:r>
          </w:p>
        </w:tc>
      </w:tr>
    </w:tbl>
    <w:p w14:paraId="2D71AEF7" w14:textId="77777777" w:rsidR="00202E86" w:rsidRPr="00AE67EA" w:rsidRDefault="00202E86" w:rsidP="00202E86"/>
    <w:p w14:paraId="7D520987" w14:textId="3A867180" w:rsidR="00202E86" w:rsidRPr="00AE67EA" w:rsidRDefault="00DB6DD7" w:rsidP="00202E86">
      <w:pPr>
        <w:pStyle w:val="Titre2"/>
      </w:pPr>
      <w:bookmarkStart w:id="60" w:name="_Toc477945769"/>
      <w:r w:rsidRPr="00DB6DD7">
        <w:t>D Command: Mobile Originated Call to Dial a Number</w:t>
      </w:r>
      <w:bookmarkEnd w:id="60"/>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202E86" w:rsidRPr="00C41274" w14:paraId="0ECB4729" w14:textId="77777777" w:rsidTr="00850BEC">
        <w:trPr>
          <w:cantSplit/>
        </w:trPr>
        <w:tc>
          <w:tcPr>
            <w:tcW w:w="9142" w:type="dxa"/>
            <w:gridSpan w:val="2"/>
            <w:tcBorders>
              <w:top w:val="single" w:sz="18" w:space="0" w:color="auto"/>
              <w:bottom w:val="single" w:sz="18" w:space="0" w:color="auto"/>
            </w:tcBorders>
            <w:shd w:val="pct30" w:color="auto" w:fill="FFFFFF"/>
          </w:tcPr>
          <w:p w14:paraId="4F446B0A" w14:textId="77777777" w:rsidR="00202E86" w:rsidRPr="00C41274" w:rsidRDefault="00202E86" w:rsidP="00850BEC">
            <w:pPr>
              <w:pStyle w:val="TableRowHead"/>
            </w:pPr>
            <w:r>
              <w:t>HL7718, HL7748, HL7749</w:t>
            </w:r>
          </w:p>
        </w:tc>
      </w:tr>
      <w:tr w:rsidR="00202E86" w:rsidRPr="00C41274" w14:paraId="3DEF9646" w14:textId="77777777" w:rsidTr="00850BEC">
        <w:trPr>
          <w:cantSplit/>
          <w:trHeight w:val="781"/>
        </w:trPr>
        <w:tc>
          <w:tcPr>
            <w:tcW w:w="2338" w:type="dxa"/>
            <w:shd w:val="clear" w:color="auto" w:fill="FFFFFF"/>
          </w:tcPr>
          <w:p w14:paraId="5EC074AB" w14:textId="77777777" w:rsidR="00202E86" w:rsidRPr="00C41274" w:rsidRDefault="00202E86" w:rsidP="00850BEC">
            <w:pPr>
              <w:pStyle w:val="TableBody"/>
              <w:rPr>
                <w:i/>
              </w:rPr>
            </w:pPr>
            <w:r w:rsidRPr="00C41274">
              <w:rPr>
                <w:i/>
              </w:rPr>
              <w:t>Execute command</w:t>
            </w:r>
          </w:p>
          <w:p w14:paraId="1848AA07" w14:textId="77777777" w:rsidR="00202E86" w:rsidRPr="00C41274" w:rsidRDefault="00202E86" w:rsidP="00850BEC">
            <w:pPr>
              <w:pStyle w:val="TableBody"/>
            </w:pPr>
          </w:p>
          <w:p w14:paraId="36AF8338" w14:textId="77777777" w:rsidR="00202E86" w:rsidRPr="00C41274" w:rsidRDefault="00202E86" w:rsidP="00850BEC">
            <w:pPr>
              <w:pStyle w:val="TableBody"/>
              <w:rPr>
                <w:u w:val="single"/>
              </w:rPr>
            </w:pPr>
            <w:r w:rsidRPr="00C41274">
              <w:rPr>
                <w:u w:val="single"/>
              </w:rPr>
              <w:t>Syntax</w:t>
            </w:r>
          </w:p>
          <w:p w14:paraId="0649C96C" w14:textId="7127ECE4" w:rsidR="00202E86" w:rsidRPr="00C41274" w:rsidRDefault="00A01A92" w:rsidP="00850BEC">
            <w:pPr>
              <w:pStyle w:val="TableBody"/>
              <w:rPr>
                <w:b/>
              </w:rPr>
            </w:pPr>
            <w:r>
              <w:rPr>
                <w:b/>
              </w:rPr>
              <w:t>ATD[&lt;n&gt;]</w:t>
            </w:r>
          </w:p>
          <w:p w14:paraId="57C0F20D" w14:textId="77777777" w:rsidR="00202E86" w:rsidRPr="00C41274" w:rsidRDefault="00202E86" w:rsidP="00850BEC">
            <w:pPr>
              <w:pStyle w:val="TableBody"/>
            </w:pPr>
          </w:p>
        </w:tc>
        <w:tc>
          <w:tcPr>
            <w:tcW w:w="6804" w:type="dxa"/>
            <w:tcBorders>
              <w:bottom w:val="single" w:sz="4" w:space="0" w:color="auto"/>
            </w:tcBorders>
            <w:shd w:val="clear" w:color="auto" w:fill="FFFFFF"/>
          </w:tcPr>
          <w:p w14:paraId="2012B0F2" w14:textId="77777777" w:rsidR="00202E86" w:rsidRPr="00C41274" w:rsidRDefault="00202E86" w:rsidP="00850BEC">
            <w:pPr>
              <w:pStyle w:val="TableBody"/>
            </w:pPr>
          </w:p>
          <w:p w14:paraId="081AEDB0" w14:textId="77777777" w:rsidR="00202E86" w:rsidRPr="00C41274" w:rsidRDefault="00202E86" w:rsidP="00850BEC">
            <w:pPr>
              <w:pStyle w:val="TableBody"/>
            </w:pPr>
          </w:p>
          <w:p w14:paraId="0C1D2E24" w14:textId="77777777" w:rsidR="00202E86" w:rsidRPr="00C41274" w:rsidRDefault="00202E86" w:rsidP="00850BEC">
            <w:pPr>
              <w:pStyle w:val="TableBody"/>
              <w:rPr>
                <w:u w:val="single"/>
              </w:rPr>
            </w:pPr>
            <w:r w:rsidRPr="00C41274">
              <w:rPr>
                <w:u w:val="single"/>
              </w:rPr>
              <w:t>Response</w:t>
            </w:r>
          </w:p>
          <w:p w14:paraId="5341475A" w14:textId="48357574" w:rsidR="007546EB" w:rsidRPr="007546EB" w:rsidRDefault="005C7AA3" w:rsidP="007546EB">
            <w:pPr>
              <w:autoSpaceDE w:val="0"/>
              <w:autoSpaceDN w:val="0"/>
              <w:adjustRightInd w:val="0"/>
              <w:spacing w:before="0" w:after="0"/>
              <w:rPr>
                <w:rFonts w:ascii="Arial" w:hAnsi="Arial" w:cs="Arial"/>
                <w:sz w:val="18"/>
                <w:szCs w:val="18"/>
              </w:rPr>
            </w:pPr>
            <w:r>
              <w:rPr>
                <w:rFonts w:ascii="Arial" w:hAnsi="Arial" w:cs="Arial"/>
                <w:b/>
                <w:bCs/>
                <w:sz w:val="18"/>
                <w:szCs w:val="18"/>
              </w:rPr>
              <w:t>ERROR</w:t>
            </w:r>
            <w:r w:rsidR="007546EB">
              <w:rPr>
                <w:rFonts w:ascii="Arial" w:hAnsi="Arial" w:cs="Arial"/>
                <w:b/>
                <w:bCs/>
                <w:sz w:val="18"/>
                <w:szCs w:val="18"/>
              </w:rPr>
              <w:tab/>
            </w:r>
            <w:r w:rsidR="007546EB">
              <w:rPr>
                <w:rFonts w:ascii="Arial" w:hAnsi="Arial" w:cs="Arial"/>
                <w:sz w:val="18"/>
                <w:szCs w:val="18"/>
              </w:rPr>
              <w:t>The connection cannot be established</w:t>
            </w:r>
          </w:p>
          <w:p w14:paraId="6515670F" w14:textId="45E7AE72" w:rsidR="007546EB" w:rsidRDefault="007546EB" w:rsidP="007546EB">
            <w:pPr>
              <w:autoSpaceDE w:val="0"/>
              <w:autoSpaceDN w:val="0"/>
              <w:adjustRightInd w:val="0"/>
              <w:spacing w:before="0" w:after="0"/>
              <w:rPr>
                <w:rFonts w:ascii="Arial" w:hAnsi="Arial" w:cs="Arial"/>
                <w:sz w:val="18"/>
                <w:szCs w:val="18"/>
              </w:rPr>
            </w:pPr>
            <w:r>
              <w:rPr>
                <w:rFonts w:ascii="Arial" w:hAnsi="Arial" w:cs="Arial"/>
                <w:b/>
                <w:bCs/>
                <w:sz w:val="18"/>
                <w:szCs w:val="18"/>
              </w:rPr>
              <w:t>CONNEC</w:t>
            </w:r>
            <w:r w:rsidR="00AA7A81">
              <w:rPr>
                <w:rFonts w:ascii="Arial" w:hAnsi="Arial" w:cs="Arial"/>
                <w:b/>
                <w:bCs/>
                <w:sz w:val="18"/>
                <w:szCs w:val="18"/>
              </w:rPr>
              <w:t>T</w:t>
            </w:r>
            <w:r>
              <w:rPr>
                <w:rFonts w:ascii="Arial" w:hAnsi="Arial" w:cs="Arial"/>
                <w:b/>
                <w:bCs/>
                <w:sz w:val="18"/>
                <w:szCs w:val="18"/>
              </w:rPr>
              <w:tab/>
            </w:r>
            <w:r>
              <w:rPr>
                <w:rFonts w:ascii="Arial" w:hAnsi="Arial" w:cs="Arial"/>
                <w:sz w:val="18"/>
                <w:szCs w:val="18"/>
              </w:rPr>
              <w:t>Data connection successfully</w:t>
            </w:r>
            <w:r w:rsidR="00D002D3">
              <w:rPr>
                <w:rFonts w:ascii="Arial" w:hAnsi="Arial" w:cs="Arial"/>
                <w:sz w:val="18"/>
                <w:szCs w:val="18"/>
              </w:rPr>
              <w:t xml:space="preserve"> </w:t>
            </w:r>
            <w:r>
              <w:rPr>
                <w:rFonts w:ascii="Arial" w:hAnsi="Arial" w:cs="Arial"/>
                <w:sz w:val="18"/>
                <w:szCs w:val="18"/>
              </w:rPr>
              <w:t>connected</w:t>
            </w:r>
          </w:p>
          <w:p w14:paraId="1FF39ECD" w14:textId="77777777" w:rsidR="007546EB" w:rsidRDefault="007546EB" w:rsidP="007546EB">
            <w:pPr>
              <w:autoSpaceDE w:val="0"/>
              <w:autoSpaceDN w:val="0"/>
              <w:adjustRightInd w:val="0"/>
              <w:spacing w:before="0" w:after="0"/>
              <w:rPr>
                <w:rFonts w:ascii="Arial" w:hAnsi="Arial" w:cs="Arial"/>
                <w:b/>
                <w:bCs/>
                <w:sz w:val="18"/>
                <w:szCs w:val="18"/>
              </w:rPr>
            </w:pPr>
          </w:p>
          <w:p w14:paraId="30AB2D7D" w14:textId="77777777" w:rsidR="007546EB" w:rsidRPr="007546EB" w:rsidRDefault="007546EB" w:rsidP="007546EB">
            <w:pPr>
              <w:autoSpaceDE w:val="0"/>
              <w:autoSpaceDN w:val="0"/>
              <w:adjustRightInd w:val="0"/>
              <w:spacing w:before="0" w:after="0"/>
              <w:rPr>
                <w:rFonts w:ascii="Arial" w:hAnsi="Arial" w:cs="Arial"/>
                <w:sz w:val="18"/>
                <w:szCs w:val="18"/>
                <w:u w:val="single"/>
              </w:rPr>
            </w:pPr>
            <w:r w:rsidRPr="007546EB">
              <w:rPr>
                <w:rFonts w:ascii="Arial" w:hAnsi="Arial" w:cs="Arial"/>
                <w:sz w:val="18"/>
                <w:szCs w:val="18"/>
                <w:u w:val="single"/>
              </w:rPr>
              <w:t>Parameters</w:t>
            </w:r>
          </w:p>
          <w:p w14:paraId="3CAB1E56" w14:textId="39BF5D18" w:rsidR="00202E86" w:rsidRPr="007546EB" w:rsidRDefault="007546EB" w:rsidP="007546EB">
            <w:pPr>
              <w:autoSpaceDE w:val="0"/>
              <w:autoSpaceDN w:val="0"/>
              <w:adjustRightInd w:val="0"/>
              <w:spacing w:before="0" w:after="0"/>
              <w:rPr>
                <w:rFonts w:ascii="Arial" w:hAnsi="Arial" w:cs="Arial"/>
                <w:sz w:val="18"/>
                <w:szCs w:val="18"/>
              </w:rPr>
            </w:pPr>
            <w:r>
              <w:rPr>
                <w:rFonts w:ascii="Arial" w:hAnsi="Arial" w:cs="Arial"/>
                <w:b/>
                <w:bCs/>
                <w:sz w:val="18"/>
                <w:szCs w:val="18"/>
              </w:rPr>
              <w:t xml:space="preserve">&lt;n&gt; </w:t>
            </w:r>
            <w:r>
              <w:rPr>
                <w:rFonts w:ascii="Arial" w:hAnsi="Arial" w:cs="Arial"/>
                <w:sz w:val="18"/>
                <w:szCs w:val="18"/>
              </w:rPr>
              <w:t>String of dialing digits and optionally V.25ter modifiers (dialing digits): 0-9, * , #, +, A,</w:t>
            </w:r>
          </w:p>
          <w:p w14:paraId="27B09FCF" w14:textId="601FDA90" w:rsidR="00202E86" w:rsidRPr="00C41274" w:rsidRDefault="00202E86" w:rsidP="00850BEC">
            <w:pPr>
              <w:pStyle w:val="TableBody"/>
            </w:pPr>
          </w:p>
        </w:tc>
      </w:tr>
      <w:tr w:rsidR="00202E86" w:rsidRPr="00C41274" w14:paraId="754947F3" w14:textId="77777777" w:rsidTr="00850BEC">
        <w:trPr>
          <w:cantSplit/>
          <w:trHeight w:val="527"/>
        </w:trPr>
        <w:tc>
          <w:tcPr>
            <w:tcW w:w="2338" w:type="dxa"/>
            <w:tcBorders>
              <w:bottom w:val="single" w:sz="18" w:space="0" w:color="auto"/>
            </w:tcBorders>
            <w:shd w:val="clear" w:color="auto" w:fill="FFFFFF"/>
          </w:tcPr>
          <w:p w14:paraId="2B64DF9C" w14:textId="77777777" w:rsidR="00202E86" w:rsidRPr="00AE67EA" w:rsidRDefault="00202E86" w:rsidP="00850BEC">
            <w:pPr>
              <w:pStyle w:val="TableBody"/>
              <w:rPr>
                <w:rFonts w:ascii="Times New Roman" w:hAnsi="Times New Roman" w:cs="Times New Roman"/>
                <w:u w:val="single"/>
              </w:rPr>
            </w:pPr>
            <w:r w:rsidRPr="00C41274">
              <w:rPr>
                <w:u w:val="single"/>
              </w:rPr>
              <w:t>Reference</w:t>
            </w:r>
          </w:p>
          <w:p w14:paraId="57E337E4" w14:textId="7510615C" w:rsidR="00202E86" w:rsidRPr="00C41274" w:rsidRDefault="00A01A92" w:rsidP="00850BEC">
            <w:pPr>
              <w:pStyle w:val="TableBody"/>
            </w:pPr>
            <w:r>
              <w:rPr>
                <w:lang w:eastAsia="zh-CN"/>
              </w:rPr>
              <w:t>V25Ter</w:t>
            </w:r>
          </w:p>
        </w:tc>
        <w:tc>
          <w:tcPr>
            <w:tcW w:w="6804" w:type="dxa"/>
            <w:tcBorders>
              <w:bottom w:val="single" w:sz="18" w:space="0" w:color="auto"/>
            </w:tcBorders>
            <w:shd w:val="clear" w:color="auto" w:fill="FFFFFF"/>
          </w:tcPr>
          <w:p w14:paraId="42E405F6" w14:textId="77777777" w:rsidR="00202E86" w:rsidRPr="00AE67EA" w:rsidRDefault="00202E86" w:rsidP="00850BEC">
            <w:pPr>
              <w:pStyle w:val="TableBody"/>
              <w:rPr>
                <w:rFonts w:ascii="Times New Roman" w:hAnsi="Times New Roman" w:cs="Times New Roman"/>
                <w:u w:val="single"/>
              </w:rPr>
            </w:pPr>
            <w:r w:rsidRPr="00C41274">
              <w:rPr>
                <w:u w:val="single"/>
              </w:rPr>
              <w:t>Notes</w:t>
            </w:r>
          </w:p>
          <w:p w14:paraId="0091E83A" w14:textId="753D6C7E" w:rsidR="00DE78D4" w:rsidRPr="00DE78D4" w:rsidRDefault="00AA7A81" w:rsidP="00584AE3">
            <w:pPr>
              <w:pStyle w:val="TableBody"/>
              <w:numPr>
                <w:ilvl w:val="0"/>
                <w:numId w:val="48"/>
              </w:numPr>
            </w:pPr>
            <w:r>
              <w:t xml:space="preserve">Only data call with ATD*99[&lt;n&gt;] is supported. </w:t>
            </w:r>
          </w:p>
          <w:p w14:paraId="40C589EE" w14:textId="2E2F927D" w:rsidR="00DE78D4" w:rsidRPr="00DE78D4" w:rsidRDefault="00DE78D4" w:rsidP="00DE78D4">
            <w:pPr>
              <w:pStyle w:val="TableBody"/>
              <w:numPr>
                <w:ilvl w:val="0"/>
                <w:numId w:val="48"/>
              </w:numPr>
            </w:pPr>
            <w:r w:rsidRPr="00584AE3">
              <w:rPr>
                <w:bCs/>
                <w:szCs w:val="18"/>
              </w:rPr>
              <w:t>ERROR response will be replaced by NO CARRIER in a future firmware version</w:t>
            </w:r>
          </w:p>
        </w:tc>
      </w:tr>
    </w:tbl>
    <w:p w14:paraId="175A22FA" w14:textId="77777777" w:rsidR="00202E86" w:rsidRPr="00AE67EA" w:rsidRDefault="00202E86" w:rsidP="00202E86"/>
    <w:p w14:paraId="0F740F7B" w14:textId="77777777" w:rsidR="00202E86" w:rsidRPr="00A907B9" w:rsidRDefault="00202E86" w:rsidP="00202E86">
      <w:pPr>
        <w:rPr>
          <w:lang w:eastAsia="zh-CN"/>
        </w:rPr>
        <w:sectPr w:rsidR="00202E86" w:rsidRPr="00A907B9"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pPr>
    </w:p>
    <w:p w14:paraId="72828DBD" w14:textId="77777777" w:rsidR="00202E86" w:rsidRDefault="00202E86" w:rsidP="00202E86">
      <w:pPr>
        <w:pStyle w:val="Titre1"/>
      </w:pPr>
      <w:bookmarkStart w:id="61" w:name="_Toc469062276"/>
      <w:bookmarkStart w:id="62" w:name="_Toc477945770"/>
      <w:r>
        <w:lastRenderedPageBreak/>
        <w:t>Development notes</w:t>
      </w:r>
      <w:bookmarkEnd w:id="61"/>
      <w:bookmarkEnd w:id="62"/>
    </w:p>
    <w:p w14:paraId="1584845F" w14:textId="77777777" w:rsidR="00202E86" w:rsidRDefault="00202E86" w:rsidP="00202E86">
      <w:pPr>
        <w:pStyle w:val="Titre2"/>
      </w:pPr>
      <w:bookmarkStart w:id="63" w:name="_Toc469062277"/>
      <w:bookmarkStart w:id="64" w:name="_Toc477945771"/>
      <w:bookmarkEnd w:id="49"/>
      <w:r>
        <w:t>References</w:t>
      </w:r>
      <w:bookmarkEnd w:id="63"/>
      <w:bookmarkEnd w:id="64"/>
    </w:p>
    <w:p w14:paraId="17D6FBF8" w14:textId="77777777" w:rsidR="00202E86" w:rsidRDefault="00202E86" w:rsidP="00202E86">
      <w:pPr>
        <w:jc w:val="both"/>
        <w:rPr>
          <w:lang w:eastAsia="zh-CN"/>
        </w:rPr>
      </w:pPr>
      <w:r>
        <w:rPr>
          <w:lang w:eastAsia="zh-CN"/>
        </w:rPr>
        <w:t>This AT command development is based on HL8548.</w:t>
      </w:r>
    </w:p>
    <w:p w14:paraId="2D8D0933" w14:textId="77777777" w:rsidR="00202E86" w:rsidRDefault="00202E86" w:rsidP="00202E86">
      <w:pPr>
        <w:pStyle w:val="Titre2"/>
      </w:pPr>
      <w:bookmarkStart w:id="65" w:name="_Toc469062278"/>
      <w:bookmarkStart w:id="66" w:name="_Toc477945772"/>
      <w:r>
        <w:t>Applicability</w:t>
      </w:r>
      <w:bookmarkEnd w:id="65"/>
      <w:bookmarkEnd w:id="66"/>
    </w:p>
    <w:p w14:paraId="16A6B489" w14:textId="77777777" w:rsidR="00202E86" w:rsidRDefault="00202E86" w:rsidP="00202E86">
      <w:pPr>
        <w:jc w:val="both"/>
        <w:rPr>
          <w:lang w:eastAsia="zh-CN"/>
        </w:rPr>
      </w:pPr>
      <w:r>
        <w:rPr>
          <w:lang w:eastAsia="zh-CN"/>
        </w:rPr>
        <w:t>The described behavior is applicable on all ports.</w:t>
      </w:r>
    </w:p>
    <w:p w14:paraId="1468986E" w14:textId="77777777" w:rsidR="00202E86" w:rsidRDefault="00202E86" w:rsidP="00202E86">
      <w:pPr>
        <w:pStyle w:val="Titre2"/>
      </w:pPr>
      <w:bookmarkStart w:id="67" w:name="_Toc469062279"/>
      <w:bookmarkStart w:id="68" w:name="_Toc477945773"/>
      <w:r>
        <w:t>Other</w:t>
      </w:r>
      <w:bookmarkEnd w:id="67"/>
      <w:bookmarkEnd w:id="68"/>
    </w:p>
    <w:p w14:paraId="4CF57A39" w14:textId="6141F144" w:rsidR="00220046" w:rsidRPr="00220046" w:rsidRDefault="00202E86" w:rsidP="0056113C">
      <w:pPr>
        <w:jc w:val="both"/>
        <w:rPr>
          <w:lang w:eastAsia="zh-CN"/>
        </w:rPr>
      </w:pPr>
      <w:r>
        <w:rPr>
          <w:lang w:eastAsia="zh-CN"/>
        </w:rPr>
        <w:t>None</w:t>
      </w:r>
      <w:r w:rsidR="007F5738">
        <w:rPr>
          <w:lang w:eastAsia="zh-CN"/>
        </w:rPr>
        <w:t>.</w:t>
      </w:r>
    </w:p>
    <w:sectPr w:rsidR="00220046" w:rsidRPr="00220046" w:rsidSect="00E67EFB">
      <w:headerReference w:type="even" r:id="rId21"/>
      <w:headerReference w:type="default" r:id="rId22"/>
      <w:footerReference w:type="default" r:id="rId23"/>
      <w:headerReference w:type="first" r:id="rId24"/>
      <w:footerReference w:type="first" r:id="rId25"/>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19033B" w14:textId="77777777" w:rsidR="00FC6DA9" w:rsidRDefault="00FC6DA9" w:rsidP="0094718A">
      <w:r>
        <w:separator/>
      </w:r>
    </w:p>
    <w:p w14:paraId="0D9DD23E" w14:textId="77777777" w:rsidR="00FC6DA9" w:rsidRDefault="00FC6DA9" w:rsidP="0094718A"/>
  </w:endnote>
  <w:endnote w:type="continuationSeparator" w:id="0">
    <w:p w14:paraId="18617D4C" w14:textId="77777777" w:rsidR="00FC6DA9" w:rsidRDefault="00FC6DA9" w:rsidP="0094718A">
      <w:r>
        <w:continuationSeparator/>
      </w:r>
    </w:p>
    <w:p w14:paraId="6F108015" w14:textId="77777777" w:rsidR="00FC6DA9" w:rsidRDefault="00FC6DA9"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Gothic720 BT">
    <w:altName w:val="Courier New"/>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904008" w14:textId="63D1FA74" w:rsidR="00850BEC" w:rsidRPr="00213991" w:rsidRDefault="00850BEC" w:rsidP="00213991">
    <w:pPr>
      <w:pStyle w:val="Pieddepage"/>
      <w:tabs>
        <w:tab w:val="clear" w:pos="2400"/>
        <w:tab w:val="left" w:pos="2880"/>
        <w:tab w:val="left" w:pos="6480"/>
      </w:tabs>
    </w:pPr>
    <w:r>
      <w:rPr>
        <w:noProof/>
        <w:lang w:eastAsia="en-US"/>
      </w:rPr>
      <mc:AlternateContent>
        <mc:Choice Requires="wps">
          <w:drawing>
            <wp:anchor distT="4294967295" distB="4294967295" distL="114300" distR="114300" simplePos="0" relativeHeight="251678720" behindDoc="0" locked="0" layoutInCell="1" allowOverlap="1" wp14:anchorId="7621D904" wp14:editId="0B8F70E8">
              <wp:simplePos x="0" y="0"/>
              <wp:positionH relativeFrom="margin">
                <wp:posOffset>-247650</wp:posOffset>
              </wp:positionH>
              <wp:positionV relativeFrom="paragraph">
                <wp:posOffset>-3811</wp:posOffset>
              </wp:positionV>
              <wp:extent cx="6228080" cy="0"/>
              <wp:effectExtent l="0" t="0" r="20320" b="19050"/>
              <wp:wrapNone/>
              <wp:docPr id="1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80C44" id="Line 248" o:spid="_x0000_s1026" style="position:absolute;z-index:25167872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GAD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4&#10;0GAD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[No FH number]</w:t>
    </w:r>
    <w:r>
      <w:fldChar w:fldCharType="end"/>
    </w:r>
    <w:r w:rsidRPr="0015218C">
      <w:tab/>
      <w:t xml:space="preserve">Rev </w:t>
    </w:r>
    <w:r>
      <w:fldChar w:fldCharType="begin"/>
    </w:r>
    <w:r>
      <w:instrText xml:space="preserve"> REF Revision \h  \* MERGEFORMAT </w:instrText>
    </w:r>
    <w:r>
      <w:fldChar w:fldCharType="end"/>
    </w:r>
    <w:fldSimple w:instr=" REF  Revision ">
      <w:r>
        <w:t>[R01.00]</w:t>
      </w:r>
    </w:fldSimple>
    <w:r w:rsidRPr="0015218C">
      <w:tab/>
    </w:r>
    <w:r>
      <w:fldChar w:fldCharType="begin"/>
    </w:r>
    <w:r>
      <w:instrText xml:space="preserve"> REF Date \h  \* MERGEFORMAT </w:instrText>
    </w:r>
    <w:r>
      <w:fldChar w:fldCharType="separate"/>
    </w:r>
    <w:r w:rsidR="006E2D2E">
      <w:t>[March 22</w:t>
    </w:r>
    <w:r w:rsidR="006E2D2E" w:rsidRPr="006E2D2E">
      <w:t>nd</w:t>
    </w:r>
    <w:r w:rsidR="006E2D2E">
      <w:t>, 2017)]</w:t>
    </w:r>
    <w:r>
      <w:fldChar w:fldCharType="end"/>
    </w:r>
    <w:r>
      <w:tab/>
    </w:r>
    <w:r>
      <w:fldChar w:fldCharType="begin"/>
    </w:r>
    <w:r>
      <w:instrText xml:space="preserve"> PAGE </w:instrText>
    </w:r>
    <w:r>
      <w:fldChar w:fldCharType="separate"/>
    </w:r>
    <w:r w:rsidR="00C47E01">
      <w:rPr>
        <w:noProof/>
      </w:rPr>
      <w:t>7</w:t>
    </w:r>
    <w:r>
      <w:rPr>
        <w:noProof/>
      </w:rPr>
      <w:fldChar w:fldCharType="end"/>
    </w:r>
  </w:p>
  <w:p w14:paraId="23F56E04" w14:textId="77777777" w:rsidR="00850BEC" w:rsidRDefault="00850BE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CE5778" w14:textId="100644B6" w:rsidR="00850BEC" w:rsidRPr="00213991" w:rsidRDefault="00850BEC" w:rsidP="00213991">
    <w:pPr>
      <w:pStyle w:val="Pieddepage"/>
      <w:tabs>
        <w:tab w:val="clear" w:pos="2400"/>
        <w:tab w:val="left" w:pos="2880"/>
        <w:tab w:val="left" w:pos="6480"/>
      </w:tabs>
    </w:pPr>
    <w:r>
      <w:rPr>
        <w:noProof/>
        <w:lang w:eastAsia="en-US"/>
      </w:rPr>
      <mc:AlternateContent>
        <mc:Choice Requires="wps">
          <w:drawing>
            <wp:anchor distT="4294967295" distB="4294967295" distL="114300" distR="114300" simplePos="0" relativeHeight="251679744" behindDoc="0" locked="0" layoutInCell="1" allowOverlap="1" wp14:anchorId="041D74DC" wp14:editId="7918CB20">
              <wp:simplePos x="0" y="0"/>
              <wp:positionH relativeFrom="margin">
                <wp:posOffset>-247650</wp:posOffset>
              </wp:positionH>
              <wp:positionV relativeFrom="paragraph">
                <wp:posOffset>-3811</wp:posOffset>
              </wp:positionV>
              <wp:extent cx="6228080" cy="0"/>
              <wp:effectExtent l="0" t="0" r="20320" b="19050"/>
              <wp:wrapNone/>
              <wp:docPr id="19"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D5F3A3" id="Line 248" o:spid="_x0000_s1026" style="position:absolute;z-index:25167974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FL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k&#10;bBFL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[No FH number]</w:t>
    </w:r>
    <w:r>
      <w:fldChar w:fldCharType="end"/>
    </w:r>
    <w:r w:rsidRPr="0015218C">
      <w:tab/>
      <w:t xml:space="preserve">Rev </w:t>
    </w:r>
    <w:r>
      <w:fldChar w:fldCharType="begin"/>
    </w:r>
    <w:r>
      <w:instrText xml:space="preserve"> REF Revision \h  \* MERGEFORMAT </w:instrText>
    </w:r>
    <w:r>
      <w:fldChar w:fldCharType="end"/>
    </w:r>
    <w:fldSimple w:instr=" REF  Revision  \* MERGEFORMAT ">
      <w:r>
        <w:t>[R01.00]</w:t>
      </w:r>
    </w:fldSimple>
    <w:r w:rsidRPr="0015218C">
      <w:tab/>
    </w:r>
    <w:r>
      <w:fldChar w:fldCharType="begin"/>
    </w:r>
    <w:r>
      <w:instrText xml:space="preserve"> REF Date \h  \* MERGEFORMAT </w:instrText>
    </w:r>
    <w:r>
      <w:fldChar w:fldCharType="separate"/>
    </w:r>
    <w:r w:rsidR="00D30437">
      <w:t>[March 22</w:t>
    </w:r>
    <w:r w:rsidR="00D30437" w:rsidRPr="00D30437">
      <w:t>nd</w:t>
    </w:r>
    <w:r w:rsidR="00D30437">
      <w:t>, 2017)]</w:t>
    </w:r>
    <w:r>
      <w:fldChar w:fldCharType="end"/>
    </w:r>
    <w:r>
      <w:tab/>
    </w:r>
    <w:r>
      <w:fldChar w:fldCharType="begin"/>
    </w:r>
    <w:r>
      <w:instrText xml:space="preserve"> PAGE </w:instrText>
    </w:r>
    <w:r>
      <w:fldChar w:fldCharType="separate"/>
    </w:r>
    <w:r w:rsidR="00C47E01">
      <w:rPr>
        <w:noProof/>
      </w:rPr>
      <w:t>6</w:t>
    </w:r>
    <w:r>
      <w:rPr>
        <w:noProof/>
      </w:rPr>
      <w:fldChar w:fldCharType="end"/>
    </w:r>
  </w:p>
  <w:p w14:paraId="05FE504B" w14:textId="77777777" w:rsidR="00850BEC" w:rsidRDefault="00850BE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01CA5" w14:textId="6CFF4167" w:rsidR="00850BEC" w:rsidRPr="00213991" w:rsidRDefault="00850BEC" w:rsidP="00213991">
    <w:pPr>
      <w:pStyle w:val="Pieddepage"/>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t>[R01.06]</w:t>
    </w:r>
    <w:r>
      <w:fldChar w:fldCharType="end"/>
    </w:r>
    <w:r w:rsidRPr="0015218C">
      <w:tab/>
    </w:r>
    <w:r>
      <w:fldChar w:fldCharType="begin"/>
    </w:r>
    <w:r>
      <w:instrText xml:space="preserve"> REF Date \h  \* MERGEFORMAT </w:instrText>
    </w:r>
    <w:r>
      <w:fldChar w:fldCharType="separate"/>
    </w:r>
    <w:r>
      <w:t>[Sep 26, 2016]</w:t>
    </w:r>
    <w:r>
      <w:fldChar w:fldCharType="end"/>
    </w:r>
    <w:r>
      <w:tab/>
    </w:r>
    <w:r>
      <w:fldChar w:fldCharType="begin"/>
    </w:r>
    <w:r>
      <w:instrText xml:space="preserve"> PAGE </w:instrText>
    </w:r>
    <w:r>
      <w:fldChar w:fldCharType="separate"/>
    </w:r>
    <w:r>
      <w:rPr>
        <w:noProof/>
      </w:rPr>
      <w:t>9</w:t>
    </w:r>
    <w:r>
      <w:rPr>
        <w:noProof/>
      </w:rPr>
      <w:fldChar w:fldCharType="end"/>
    </w:r>
  </w:p>
  <w:p w14:paraId="00D7CF85" w14:textId="77777777" w:rsidR="00850BEC" w:rsidRDefault="00850BEC"/>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F906D" w14:textId="1E2197B3" w:rsidR="00850BEC" w:rsidRPr="00213991" w:rsidRDefault="00850BEC" w:rsidP="00213991">
    <w:pPr>
      <w:pStyle w:val="Pieddepage"/>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[No FH number]</w:t>
    </w:r>
    <w:r>
      <w:fldChar w:fldCharType="end"/>
    </w:r>
    <w:r w:rsidRPr="0015218C">
      <w:tab/>
      <w:t xml:space="preserve">Rev </w:t>
    </w:r>
    <w:r>
      <w:fldChar w:fldCharType="begin"/>
    </w:r>
    <w:r>
      <w:instrText xml:space="preserve"> REF Revision \h  \* MERGEFORMAT </w:instrText>
    </w:r>
    <w:r>
      <w:fldChar w:fldCharType="separate"/>
    </w:r>
    <w:r>
      <w:t>[R01.00]</w:t>
    </w:r>
    <w:r>
      <w:fldChar w:fldCharType="end"/>
    </w:r>
    <w:r w:rsidRPr="0015218C">
      <w:tab/>
    </w:r>
    <w:r>
      <w:fldChar w:fldCharType="begin"/>
    </w:r>
    <w:r>
      <w:instrText xml:space="preserve"> REF Date \h  \* MERGEFORMAT </w:instrText>
    </w:r>
    <w:r>
      <w:fldChar w:fldCharType="separate"/>
    </w:r>
    <w:r w:rsidR="006E2D2E">
      <w:t>[March 22</w:t>
    </w:r>
    <w:r w:rsidR="006E2D2E" w:rsidRPr="006E2D2E">
      <w:t>nd</w:t>
    </w:r>
    <w:r w:rsidR="006E2D2E">
      <w:t>, 2017)]</w:t>
    </w:r>
    <w:r>
      <w:fldChar w:fldCharType="end"/>
    </w:r>
    <w:r>
      <w:tab/>
    </w:r>
    <w:r>
      <w:fldChar w:fldCharType="begin"/>
    </w:r>
    <w:r>
      <w:instrText xml:space="preserve"> PAGE </w:instrText>
    </w:r>
    <w:r>
      <w:fldChar w:fldCharType="separate"/>
    </w:r>
    <w:r w:rsidR="00C47E01">
      <w:rPr>
        <w:noProof/>
      </w:rPr>
      <w:t>8</w:t>
    </w:r>
    <w:r>
      <w:rPr>
        <w:noProof/>
      </w:rPr>
      <w:fldChar w:fldCharType="end"/>
    </w:r>
  </w:p>
  <w:p w14:paraId="60646091" w14:textId="77777777" w:rsidR="00850BEC" w:rsidRDefault="00850BE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FAF152" w14:textId="77777777" w:rsidR="00FC6DA9" w:rsidRDefault="00FC6DA9" w:rsidP="0094718A">
      <w:r>
        <w:separator/>
      </w:r>
    </w:p>
    <w:p w14:paraId="2408A5FE" w14:textId="77777777" w:rsidR="00FC6DA9" w:rsidRDefault="00FC6DA9" w:rsidP="0094718A"/>
  </w:footnote>
  <w:footnote w:type="continuationSeparator" w:id="0">
    <w:p w14:paraId="4D1E5BCF" w14:textId="77777777" w:rsidR="00FC6DA9" w:rsidRDefault="00FC6DA9" w:rsidP="0094718A">
      <w:r>
        <w:continuationSeparator/>
      </w:r>
    </w:p>
    <w:p w14:paraId="20B4FA07" w14:textId="77777777" w:rsidR="00FC6DA9" w:rsidRDefault="00FC6DA9"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56B78C" w14:textId="2FBDFA3C" w:rsidR="00850BEC" w:rsidRDefault="00850BE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08137D" w14:textId="2635A751" w:rsidR="00850BEC" w:rsidRPr="00187A24" w:rsidRDefault="00850BEC" w:rsidP="00EE2622">
    <w:pPr>
      <w:pStyle w:val="En-tte"/>
      <w:tabs>
        <w:tab w:val="center" w:pos="4514"/>
        <w:tab w:val="left" w:pos="8188"/>
        <w:tab w:val="right" w:pos="9029"/>
      </w:tabs>
      <w:jc w:val="left"/>
    </w:pPr>
    <w:r>
      <w:rPr>
        <w:lang w:val="en-US" w:eastAsia="en-US"/>
      </w:rPr>
      <mc:AlternateContent>
        <mc:Choice Requires="wps">
          <w:drawing>
            <wp:anchor distT="0" distB="0" distL="114300" distR="114300" simplePos="0" relativeHeight="251702272" behindDoc="0" locked="0" layoutInCell="1" allowOverlap="1" wp14:anchorId="2C022798" wp14:editId="38A9A8EE">
              <wp:simplePos x="0" y="0"/>
              <wp:positionH relativeFrom="column">
                <wp:posOffset>3505466</wp:posOffset>
              </wp:positionH>
              <wp:positionV relativeFrom="paragraph">
                <wp:posOffset>-210658</wp:posOffset>
              </wp:positionV>
              <wp:extent cx="2400300" cy="533400"/>
              <wp:effectExtent l="0" t="0" r="0" b="0"/>
              <wp:wrapNone/>
              <wp:docPr id="24"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533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C0AE82" w14:textId="3893EB83" w:rsidR="00850BEC" w:rsidRPr="00850BEC" w:rsidRDefault="00850BEC" w:rsidP="007853D8">
                          <w:pPr>
                            <w:pStyle w:val="T1"/>
                            <w:ind w:left="0"/>
                            <w:jc w:val="right"/>
                            <w:rPr>
                              <w:lang w:val="fr-FR"/>
                            </w:rPr>
                          </w:pPr>
                        </w:p>
                      </w:txbxContent>
                    </wps:txbx>
                    <wps:bodyPr rot="0" vert="horz" wrap="square" lIns="91440" tIns="45720" rIns="91440" bIns="45720" anchor="b" anchorCtr="0" upright="1">
                      <a:noAutofit/>
                    </wps:bodyPr>
                  </wps:wsp>
                </a:graphicData>
              </a:graphic>
            </wp:anchor>
          </w:drawing>
        </mc:Choice>
        <mc:Fallback>
          <w:pict>
            <v:shapetype w14:anchorId="2C022798" id="_x0000_t202" coordsize="21600,21600" o:spt="202" path="m,l,21600r21600,l21600,xe">
              <v:stroke joinstyle="miter"/>
              <v:path gradientshapeok="t" o:connecttype="rect"/>
            </v:shapetype>
            <v:shape id="Text Box 258" o:spid="_x0000_s1037" type="#_x0000_t202" style="position:absolute;margin-left:276pt;margin-top:-16.6pt;width:189pt;height:42pt;z-index:25170227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" stroked="f">
              <v:textbox>
                <w:txbxContent>
                  <w:p w14:paraId="55C0AE82" w14:textId="3893EB83" w:rsidR="00850BEC" w:rsidRPr="00850BEC" w:rsidRDefault="00850BEC" w:rsidP="007853D8">
                    <w:pPr>
                      <w:pStyle w:val="T1"/>
                      <w:ind w:left="0"/>
                      <w:jc w:val="right"/>
                      <w:rPr>
                        <w:lang w:val="fr-FR"/>
                      </w:rPr>
                    </w:pPr>
                  </w:p>
                </w:txbxContent>
              </v:textbox>
            </v:shape>
          </w:pict>
        </mc:Fallback>
      </mc:AlternateContent>
    </w:r>
    <w:r>
      <w:rPr>
        <w:lang w:val="en-US" w:eastAsia="en-US"/>
      </w:rPr>
      <mc:AlternateContent>
        <mc:Choice Requires="wpg">
          <w:drawing>
            <wp:anchor distT="0" distB="0" distL="114300" distR="114300" simplePos="0" relativeHeight="251681792" behindDoc="0" locked="0" layoutInCell="1" allowOverlap="1" wp14:anchorId="256E53EF" wp14:editId="5CBAB202">
              <wp:simplePos x="0" y="0"/>
              <wp:positionH relativeFrom="column">
                <wp:posOffset>-245110</wp:posOffset>
              </wp:positionH>
              <wp:positionV relativeFrom="paragraph">
                <wp:posOffset>-130810</wp:posOffset>
              </wp:positionV>
              <wp:extent cx="6228080" cy="533400"/>
              <wp:effectExtent l="0" t="0" r="20320" b="0"/>
              <wp:wrapNone/>
              <wp:docPr id="1"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6"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16D919" w14:textId="77777777" w:rsidR="00850BEC" w:rsidRPr="00220046" w:rsidRDefault="00850BEC" w:rsidP="006939A4">
                            <w:pPr>
                              <w:pStyle w:val="HeaderLeft"/>
                              <w:rPr>
                                <w:lang w:val="en-US"/>
                              </w:rPr>
                            </w:pPr>
                            <w:r>
                              <w:fldChar w:fldCharType="begin"/>
                            </w:r>
                            <w:r w:rsidRPr="00220046">
                              <w:rPr>
                                <w:lang w:val="en-US"/>
                              </w:rPr>
                              <w:instrText xml:space="preserve"> TITLE   \* MERGEFORMAT </w:instrText>
                            </w:r>
                            <w:r>
                              <w:fldChar w:fldCharType="separate"/>
                            </w:r>
                            <w:r w:rsidR="00522931">
                              <w:rPr>
                                <w:lang w:val="en-US"/>
                              </w:rPr>
                              <w:t>IP connectivity AT Commands</w:t>
                            </w:r>
                            <w:r>
                              <w:fldChar w:fldCharType="end"/>
                            </w:r>
                          </w:p>
                        </w:txbxContent>
                      </wps:txbx>
                      <wps:bodyPr rot="0" vert="horz" wrap="square" lIns="91440" tIns="45720" rIns="91440" bIns="45720" anchor="b" anchorCtr="0" upright="1">
                        <a:noAutofit/>
                      </wps:bodyPr>
                    </wps:wsp>
                    <wps:wsp>
                      <wps:cNvPr id="9"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56E53EF" id="Group 256" o:spid="_x0000_s1038" style="position:absolute;margin-left:-19.3pt;margin-top:-10.3pt;width:490.4pt;height:42pt;z-index:25168179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">
              <v:shape id="Text Box 257" o:spid="_x0000_s1039"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4NNsQA&#10;AADaAAAADwAAAGRycy9kb3ducmV2LnhtbESPQWvCQBSE7wX/w/KEXoLZpIUg0VVE0Lan0rQQj4/s&#10;Mwlm34bsauK/dwuFHoeZ+YZZbyfTiRsNrrWsII0TEMSV1S3XCn6+D4slCOeRNXaWScGdHGw3s6c1&#10;5tqO/EW3wtciQNjlqKDxvs+ldFVDBl1se+Lgne1g0Ac51FIPOAa46eRLkmTSYMthocGe9g1Vl+Jq&#10;FHyWyRKPh/LjGuksPVXTW5QWr0o9z6fdCoSnyf+H/9rvWkEGv1fCDZCb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DTbEAAAA2gAAAA8AAAAAAAAAAAAAAAAAmAIAAGRycy9k&#10;b3ducmV2LnhtbFBLBQYAAAAABAAEAPUAAACJAwAAAAA=&#10;" stroked="f">
                <v:textbox>
                  <w:txbxContent>
                    <w:p w14:paraId="5616D919" w14:textId="77777777" w:rsidR="00850BEC" w:rsidRPr="00220046" w:rsidRDefault="00850BEC" w:rsidP="006939A4">
                      <w:pPr>
                        <w:pStyle w:val="HeaderLeft"/>
                        <w:rPr>
                          <w:lang w:val="en-US"/>
                        </w:rPr>
                      </w:pPr>
                      <w:r>
                        <w:fldChar w:fldCharType="begin"/>
                      </w:r>
                      <w:r w:rsidRPr="00220046">
                        <w:rPr>
                          <w:lang w:val="en-US"/>
                        </w:rPr>
                        <w:instrText xml:space="preserve"> TITLE   \* MERGEFORMAT </w:instrText>
                      </w:r>
                      <w:r>
                        <w:fldChar w:fldCharType="separate"/>
                      </w:r>
                      <w:r w:rsidR="00522931">
                        <w:rPr>
                          <w:lang w:val="en-US"/>
                        </w:rPr>
                        <w:t>IP connectivity AT Commands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p+pMAAAADaAAAADwAAAGRycy9kb3ducmV2LnhtbERPy2rCQBTdC/2H4QrdmYlZtDZmIlIo&#10;lG7aqun6krl5YOZOyExi9Os7hYLLw3lnu9l0YqLBtZYVrKMYBHFpdcu1gtPxbbUB4Tyyxs4yKbiS&#10;g13+sMgw1fbC3zQdfC1CCLsUFTTe96mUrmzIoItsTxy4yg4GfYBDLfWAlxBuOpnE8ZM02HJoaLCn&#10;14bK82E0Ycaarj8JfU7PH1VXftniRsV4U+pxOe+3IDzN/i7+d79rBS/wdyX4Qea/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hafqTAAAAA2gAAAA8AAAAAAAAAAAAAAAAA&#10;oQIAAGRycy9kb3ducmV2LnhtbFBLBQYAAAAABAAEAPkAAACOAwAAAAA=&#10;" strokecolor="#ccc" strokeweight="1.5pt"/>
            </v:group>
          </w:pict>
        </mc:Fallback>
      </mc:AlternateContent>
    </w:r>
    <w:r>
      <w:tab/>
    </w:r>
    <w:r>
      <w:tab/>
    </w:r>
    <w:r>
      <w:tab/>
    </w:r>
  </w:p>
  <w:p w14:paraId="45E08D8F" w14:textId="33A4CBB2" w:rsidR="00850BEC" w:rsidRPr="00E23B31" w:rsidRDefault="00850BEC" w:rsidP="00E23B31">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B7794A" w14:textId="25079A7A" w:rsidR="00850BEC" w:rsidRPr="004760E1" w:rsidRDefault="00850BEC" w:rsidP="004760E1">
    <w:pPr>
      <w:pStyle w:val="En-tte"/>
    </w:pPr>
    <w:r>
      <w:rPr>
        <w:lang w:val="en-US" w:eastAsia="en-US"/>
      </w:rPr>
      <mc:AlternateContent>
        <mc:Choice Requires="wpg">
          <w:drawing>
            <wp:anchor distT="0" distB="0" distL="114300" distR="114300" simplePos="0" relativeHeight="251680768" behindDoc="0" locked="0" layoutInCell="1" allowOverlap="1" wp14:anchorId="18EB30E7" wp14:editId="11BFBF60">
              <wp:simplePos x="0" y="0"/>
              <wp:positionH relativeFrom="column">
                <wp:posOffset>-300990</wp:posOffset>
              </wp:positionH>
              <wp:positionV relativeFrom="paragraph">
                <wp:posOffset>612775</wp:posOffset>
              </wp:positionV>
              <wp:extent cx="695325" cy="9151620"/>
              <wp:effectExtent l="13335" t="3175" r="0" b="17780"/>
              <wp:wrapNone/>
              <wp:docPr id="15"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16"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17"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8"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65A395E" id="Group 239" o:spid="_x0000_s1026" style="position:absolute;margin-left:-23.7pt;margin-top:48.25pt;width:54.75pt;height:720.6pt;z-index:251680768"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eRYcAAAADbAAAADwAAAGRycy9kb3ducmV2LnhtbERPS4vCMBC+C/sfwix403QVilsbRYSF&#10;xZtVwb2NzfSByaQ0Wa3/3iwseJuP7zn5erBG3Kj3rWMFH9MEBHHpdMu1guPha7IA4QOyRuOYFDzI&#10;w3r1Nsox0+7Oe7oVoRYxhH2GCpoQukxKXzZk0U9dRxy5yvUWQ4R9LXWP9xhujZwlSSotthwbGuxo&#10;21B5LX6tgsNlhzN7Nt1Qtfw5T7Zm8VOelBq/D5sliEBDeIn/3d86zk/h75d4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Z3kWHAAAAA2wAAAA8AAAAAAAAAAAAAAAAA&#10;oQIAAGRycy9kb3ducmV2LnhtbFBLBQYAAAAABAAEAPkAAACOAw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XSxmb8AAADbAAAADwAAAGRycy9kb3ducmV2LnhtbESPzQrCMBCE74LvEFbwpqkeVKpRRBDE&#10;i/+el2Zti82mNLFWn94IgrddZr7Z2dmiMYWoqXK5ZQWDfgSCOLE651TB+bTuTUA4j6yxsEwKXuRg&#10;MW+3Zhhr++QD1UefihDCLkYFmfdlLKVLMjLo+rYkDtrNVgZ9WKtU6gqfIdwUchhFI2kw53Ahw5JW&#10;GSX348OEGgN6XYe0q8fbW5Hs7eVNl8dbqW6nWU5BeGr83/yjNzpwY/j+EgaQ8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8XSxmb8AAADbAAAADwAAAAAAAAAAAAAAAACh&#10;AgAAZHJzL2Rvd25yZXYueG1sUEsFBgAAAAAEAAQA+QAAAI0DA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DSp93DAAAA2wAAAA8AAABkcnMvZG93bnJldi54bWxEjzFvwjAQhfdK/AfrkLoVhwxWlWIQQqLq&#10;wALp0u0UX5OI+BzFBgy/nhsqdbvTe/fed6tN9oO60hT7wBaWiwIUcRNcz62F73r/9g4qJmSHQ2Cy&#10;cKcIm/XsZYWVCzc+0vWUWiUhHCu00KU0VlrHpiOPcRFGYtF+w+QxyTq12k14k3A/6LIojPbYszR0&#10;ONKuo+Z8ungL+TObA5vaa7M3w0+5fZSPsbb2dZ63H6AS5fRv/rv+coIvsPKLDKDXT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NKn3cMAAADbAAAADwAAAAAAAAAAAAAAAACf&#10;AgAAZHJzL2Rvd25yZXYueG1sUEsFBgAAAAAEAAQA9wAAAI8DAAAAAA==&#10;">
                <v:imagedata r:id="rId2" o:title=""/>
              </v:shape>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6B7E8" w14:textId="594A423E" w:rsidR="00850BEC" w:rsidRDefault="00850BEC"/>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CC1C9" w14:textId="10DC2DA7" w:rsidR="00850BEC" w:rsidRPr="00187A24" w:rsidRDefault="00850BEC" w:rsidP="00D51516">
    <w:pPr>
      <w:pStyle w:val="En-tte"/>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7777777" w:rsidR="00850BEC" w:rsidRPr="00220046" w:rsidRDefault="00850BEC" w:rsidP="006939A4">
                            <w:pPr>
                              <w:pStyle w:val="HeaderLeft"/>
                              <w:rPr>
                                <w:lang w:val="en-US"/>
                              </w:rPr>
                            </w:pPr>
                            <w:r>
                              <w:fldChar w:fldCharType="begin"/>
                            </w:r>
                            <w:r w:rsidRPr="00220046">
                              <w:rPr>
                                <w:lang w:val="en-US"/>
                              </w:rPr>
                              <w:instrText xml:space="preserve"> TITLE   \* MERGEFORMAT </w:instrText>
                            </w:r>
                            <w:r>
                              <w:fldChar w:fldCharType="separate"/>
                            </w:r>
                            <w:r w:rsidRPr="00220046">
                              <w:rPr>
                                <w:lang w:val="en-US"/>
                              </w:rPr>
                              <w:t>AT Command Name or Group of AT Commands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850BEC" w:rsidRPr="00286BF2" w:rsidRDefault="00850BEC" w:rsidP="006939A4">
                            <w:pPr>
                              <w:pStyle w:val="HeaderRight"/>
                              <w:rPr>
                                <w:lang w:val="en-US"/>
                              </w:rPr>
                            </w:pPr>
                            <w:r>
                              <w:fldChar w:fldCharType="begin"/>
                            </w:r>
                            <w:r w:rsidRPr="00286BF2">
                              <w:rPr>
                                <w:lang w:val="en-US"/>
                              </w:rPr>
                              <w:instrText xml:space="preserve"> STYLEREF  "Heading 1"  \* MERGEFORMAT </w:instrText>
                            </w:r>
                            <w:r>
                              <w:fldChar w:fldCharType="separate"/>
                            </w:r>
                            <w:r>
                              <w:rPr>
                                <w:lang w:val="en-US"/>
                              </w:rPr>
                              <w:t>Group of 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_x0000_s1041"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">
              <v:shapetype id="_x0000_t202" coordsize="21600,21600" o:spt="202" path="m,l,21600r21600,l21600,xe">
                <v:stroke joinstyle="miter"/>
                <v:path gradientshapeok="t" o:connecttype="rect"/>
              </v:shapetype>
              <v:shape id="Text Box 257" o:spid="_x0000_s1042"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77777777" w:rsidR="00850BEC" w:rsidRPr="00220046" w:rsidRDefault="00850BEC" w:rsidP="006939A4">
                      <w:pPr>
                        <w:pStyle w:val="HeaderLeft"/>
                        <w:rPr>
                          <w:lang w:val="en-US"/>
                        </w:rPr>
                      </w:pPr>
                      <w:r>
                        <w:fldChar w:fldCharType="begin"/>
                      </w:r>
                      <w:r w:rsidRPr="00220046">
                        <w:rPr>
                          <w:lang w:val="en-US"/>
                        </w:rPr>
                        <w:instrText xml:space="preserve"> TITLE   \* MERGEFORMAT </w:instrText>
                      </w:r>
                      <w:r>
                        <w:fldChar w:fldCharType="separate"/>
                      </w:r>
                      <w:r w:rsidRPr="00220046">
                        <w:rPr>
                          <w:lang w:val="en-US"/>
                        </w:rPr>
                        <w:t>AT Command Name or Group of AT Commands</w:t>
                      </w:r>
                      <w:r>
                        <w:fldChar w:fldCharType="end"/>
                      </w:r>
                    </w:p>
                  </w:txbxContent>
                </v:textbox>
              </v:shape>
              <v:shape id="_x0000_s1043"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850BEC" w:rsidRPr="00286BF2" w:rsidRDefault="00850BEC" w:rsidP="006939A4">
                      <w:pPr>
                        <w:pStyle w:val="HeaderRight"/>
                        <w:rPr>
                          <w:lang w:val="en-US"/>
                        </w:rPr>
                      </w:pPr>
                      <w:r>
                        <w:fldChar w:fldCharType="begin"/>
                      </w:r>
                      <w:r w:rsidRPr="00286BF2">
                        <w:rPr>
                          <w:lang w:val="en-US"/>
                        </w:rPr>
                        <w:instrText xml:space="preserve"> STYLEREF  "Heading 1"  \* MERGEFORMAT </w:instrText>
                      </w:r>
                      <w:r>
                        <w:fldChar w:fldCharType="separate"/>
                      </w:r>
                      <w:r>
                        <w:rPr>
                          <w:lang w:val="en-US"/>
                        </w:rPr>
                        <w:t>Group of AT Commands</w:t>
                      </w:r>
                      <w:r>
                        <w:fldChar w:fldCharType="end"/>
                      </w:r>
                    </w:p>
                  </w:txbxContent>
                </v:textbox>
              </v:shape>
              <v:line id="Line 259" o:spid="_x0000_s1044"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850BEC" w:rsidRPr="00E23B31" w:rsidRDefault="00850BEC" w:rsidP="00E23B31">
    <w:pPr>
      <w:pStyle w:val="En-tte"/>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BA5F2" w14:textId="736087E5" w:rsidR="00850BEC" w:rsidRPr="004760E1" w:rsidRDefault="00850BEC" w:rsidP="004760E1">
    <w:pPr>
      <w:pStyle w:val="En-tte"/>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6F675DA"/>
    <w:lvl w:ilvl="0">
      <w:start w:val="1"/>
      <w:numFmt w:val="decimal"/>
      <w:lvlText w:val="%1."/>
      <w:lvlJc w:val="left"/>
      <w:pPr>
        <w:tabs>
          <w:tab w:val="num" w:pos="1800"/>
        </w:tabs>
        <w:ind w:left="1800" w:hanging="360"/>
      </w:pPr>
    </w:lvl>
  </w:abstractNum>
  <w:abstractNum w:abstractNumId="1">
    <w:nsid w:val="FFFFFF7D"/>
    <w:multiLevelType w:val="singleLevel"/>
    <w:tmpl w:val="3BCEA8B0"/>
    <w:lvl w:ilvl="0">
      <w:start w:val="1"/>
      <w:numFmt w:val="decimal"/>
      <w:lvlText w:val="%1."/>
      <w:lvlJc w:val="left"/>
      <w:pPr>
        <w:tabs>
          <w:tab w:val="num" w:pos="1440"/>
        </w:tabs>
        <w:ind w:left="1440" w:hanging="360"/>
      </w:pPr>
    </w:lvl>
  </w:abstractNum>
  <w:abstractNum w:abstractNumId="2">
    <w:nsid w:val="FFFFFF7E"/>
    <w:multiLevelType w:val="singleLevel"/>
    <w:tmpl w:val="921A520C"/>
    <w:lvl w:ilvl="0">
      <w:start w:val="1"/>
      <w:numFmt w:val="decimal"/>
      <w:lvlText w:val="%1."/>
      <w:lvlJc w:val="left"/>
      <w:pPr>
        <w:tabs>
          <w:tab w:val="num" w:pos="1080"/>
        </w:tabs>
        <w:ind w:left="1080" w:hanging="360"/>
      </w:pPr>
    </w:lvl>
  </w:abstractNum>
  <w:abstractNum w:abstractNumId="3">
    <w:nsid w:val="FFFFFF7F"/>
    <w:multiLevelType w:val="singleLevel"/>
    <w:tmpl w:val="B97C7B5A"/>
    <w:lvl w:ilvl="0">
      <w:start w:val="1"/>
      <w:numFmt w:val="decimal"/>
      <w:lvlText w:val="%1."/>
      <w:lvlJc w:val="left"/>
      <w:pPr>
        <w:tabs>
          <w:tab w:val="num" w:pos="720"/>
        </w:tabs>
        <w:ind w:left="720" w:hanging="360"/>
      </w:pPr>
    </w:lvl>
  </w:abstractNum>
  <w:abstractNum w:abstractNumId="4">
    <w:nsid w:val="FFFFFF80"/>
    <w:multiLevelType w:val="singleLevel"/>
    <w:tmpl w:val="9BFCBE9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A8484D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30C5FC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DC44A25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BBC2C08"/>
    <w:lvl w:ilvl="0">
      <w:start w:val="1"/>
      <w:numFmt w:val="decimal"/>
      <w:lvlText w:val="%1."/>
      <w:lvlJc w:val="left"/>
      <w:pPr>
        <w:tabs>
          <w:tab w:val="num" w:pos="360"/>
        </w:tabs>
        <w:ind w:left="360" w:hanging="360"/>
      </w:pPr>
    </w:lvl>
  </w:abstractNum>
  <w:abstractNum w:abstractNumId="9">
    <w:nsid w:val="FFFFFF89"/>
    <w:multiLevelType w:val="singleLevel"/>
    <w:tmpl w:val="91169CE8"/>
    <w:lvl w:ilvl="0">
      <w:start w:val="1"/>
      <w:numFmt w:val="bullet"/>
      <w:lvlText w:val=""/>
      <w:lvlJc w:val="left"/>
      <w:pPr>
        <w:tabs>
          <w:tab w:val="num" w:pos="360"/>
        </w:tabs>
        <w:ind w:left="360" w:hanging="360"/>
      </w:pPr>
      <w:rPr>
        <w:rFonts w:ascii="Symbol" w:hAnsi="Symbol" w:hint="default"/>
      </w:rPr>
    </w:lvl>
  </w:abstractNum>
  <w:abstractNum w:abstractNumId="10">
    <w:nsid w:val="00000014"/>
    <w:multiLevelType w:val="singleLevel"/>
    <w:tmpl w:val="00000014"/>
    <w:lvl w:ilvl="0">
      <w:numFmt w:val="bullet"/>
      <w:pStyle w:val="Listepuces"/>
      <w:lvlText w:val="-"/>
      <w:lvlJc w:val="left"/>
      <w:pPr>
        <w:tabs>
          <w:tab w:val="num" w:pos="927"/>
        </w:tabs>
        <w:ind w:left="927" w:hanging="360"/>
      </w:pPr>
      <w:rPr>
        <w:rFonts w:hint="default"/>
      </w:rPr>
    </w:lvl>
  </w:abstractNum>
  <w:abstractNum w:abstractNumId="11">
    <w:nsid w:val="00000028"/>
    <w:multiLevelType w:val="singleLevel"/>
    <w:tmpl w:val="00000028"/>
    <w:lvl w:ilvl="0">
      <w:start w:val="1"/>
      <w:numFmt w:val="bullet"/>
      <w:lvlText w:val=""/>
      <w:lvlJc w:val="left"/>
      <w:pPr>
        <w:tabs>
          <w:tab w:val="num" w:pos="360"/>
        </w:tabs>
        <w:ind w:left="360" w:hanging="360"/>
      </w:pPr>
      <w:rPr>
        <w:rFonts w:ascii="Symbol" w:hAnsi="Symbol" w:hint="default"/>
      </w:rPr>
    </w:lvl>
  </w:abstractNum>
  <w:abstractNum w:abstractNumId="12">
    <w:nsid w:val="0000003F"/>
    <w:multiLevelType w:val="singleLevel"/>
    <w:tmpl w:val="0000003F"/>
    <w:lvl w:ilvl="0">
      <w:start w:val="1"/>
      <w:numFmt w:val="bullet"/>
      <w:lvlText w:val=""/>
      <w:lvlJc w:val="left"/>
      <w:pPr>
        <w:tabs>
          <w:tab w:val="num" w:pos="360"/>
        </w:tabs>
        <w:ind w:left="360" w:hanging="360"/>
      </w:pPr>
      <w:rPr>
        <w:rFonts w:ascii="Symbol" w:hAnsi="Symbol" w:hint="default"/>
      </w:rPr>
    </w:lvl>
  </w:abstractNum>
  <w:abstractNum w:abstractNumId="13">
    <w:nsid w:val="0000004B"/>
    <w:multiLevelType w:val="singleLevel"/>
    <w:tmpl w:val="0000004B"/>
    <w:lvl w:ilvl="0">
      <w:start w:val="1"/>
      <w:numFmt w:val="bullet"/>
      <w:lvlText w:val=""/>
      <w:lvlJc w:val="left"/>
      <w:pPr>
        <w:tabs>
          <w:tab w:val="num" w:pos="360"/>
        </w:tabs>
        <w:ind w:left="360" w:hanging="360"/>
      </w:pPr>
      <w:rPr>
        <w:rFonts w:ascii="Symbol" w:hAnsi="Symbol" w:hint="default"/>
      </w:rPr>
    </w:lvl>
  </w:abstractNum>
  <w:abstractNum w:abstractNumId="14">
    <w:nsid w:val="00000051"/>
    <w:multiLevelType w:val="singleLevel"/>
    <w:tmpl w:val="00000051"/>
    <w:lvl w:ilvl="0">
      <w:start w:val="1"/>
      <w:numFmt w:val="bullet"/>
      <w:lvlText w:val=""/>
      <w:lvlJc w:val="left"/>
      <w:pPr>
        <w:tabs>
          <w:tab w:val="num" w:pos="360"/>
        </w:tabs>
        <w:ind w:left="360" w:hanging="360"/>
      </w:pPr>
      <w:rPr>
        <w:rFonts w:ascii="Symbol" w:hAnsi="Symbol" w:hint="default"/>
      </w:rPr>
    </w:lvl>
  </w:abstractNum>
  <w:abstractNum w:abstractNumId="15">
    <w:nsid w:val="00000056"/>
    <w:multiLevelType w:val="multilevel"/>
    <w:tmpl w:val="00000056"/>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nsid w:val="07C12FD3"/>
    <w:multiLevelType w:val="multilevel"/>
    <w:tmpl w:val="720CCC22"/>
    <w:lvl w:ilvl="0">
      <w:start w:val="1"/>
      <w:numFmt w:val="decimal"/>
      <w:pStyle w:val="Titre1"/>
      <w:lvlText w:val="%1."/>
      <w:lvlJc w:val="left"/>
      <w:pPr>
        <w:ind w:left="360" w:hanging="360"/>
      </w:pPr>
      <w:rPr>
        <w:rFonts w:hint="default"/>
        <w:color w:val="3D3E40"/>
      </w:r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pStyle w:val="Titre4"/>
      <w:lvlText w:val="%1.%2.%3.%4."/>
      <w:lvlJc w:val="left"/>
      <w:pPr>
        <w:ind w:left="1728" w:hanging="648"/>
      </w:pPr>
    </w:lvl>
    <w:lvl w:ilvl="4">
      <w:start w:val="1"/>
      <w:numFmt w:val="decimal"/>
      <w:pStyle w:val="Titre5"/>
      <w:lvlText w:val="%1.%2.%3.%4.%5."/>
      <w:lvlJc w:val="left"/>
      <w:pPr>
        <w:ind w:left="2232" w:hanging="792"/>
      </w:pPr>
    </w:lvl>
    <w:lvl w:ilvl="5">
      <w:start w:val="1"/>
      <w:numFmt w:val="decimal"/>
      <w:pStyle w:val="Titre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nsid w:val="0DBC18D4"/>
    <w:multiLevelType w:val="multilevel"/>
    <w:tmpl w:val="D320F926"/>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19">
    <w:nsid w:val="0EFC1F5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10AB34C4"/>
    <w:multiLevelType w:val="hybridMultilevel"/>
    <w:tmpl w:val="9E5481EA"/>
    <w:lvl w:ilvl="0" w:tplc="8F40EE64">
      <w:start w:val="1"/>
      <w:numFmt w:val="decimal"/>
      <w:lvlText w:val="Figure %1."/>
      <w:lvlJc w:val="left"/>
      <w:pPr>
        <w:tabs>
          <w:tab w:val="num" w:pos="720"/>
        </w:tabs>
        <w:ind w:left="720" w:hanging="360"/>
      </w:pPr>
      <w:rPr>
        <w:rFonts w:ascii="Arial" w:hAnsi="Arial" w:hint="default"/>
        <w:b w:val="0"/>
        <w:i/>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135AE4F1"/>
    <w:multiLevelType w:val="hybridMultilevel"/>
    <w:tmpl w:val="D7156402"/>
    <w:lvl w:ilvl="0" w:tplc="FFFFFFFF">
      <w:start w:val="1"/>
      <w:numFmt w:val="bullet"/>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26">
    <w:nsid w:val="29694F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39FA658E"/>
    <w:multiLevelType w:val="hybridMultilevel"/>
    <w:tmpl w:val="9DA2EEB8"/>
    <w:lvl w:ilvl="0" w:tplc="2B687C8C">
      <w:start w:val="1"/>
      <w:numFmt w:val="decimal"/>
      <w:lvlText w:val="%1."/>
      <w:lvlJc w:val="left"/>
      <w:pPr>
        <w:ind w:left="720" w:hanging="360"/>
      </w:pPr>
    </w:lvl>
    <w:lvl w:ilvl="1" w:tplc="8DF6B50A">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1">
    <w:nsid w:val="3EE76B1F"/>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32">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23D22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nsid w:val="5A0B1758"/>
    <w:multiLevelType w:val="hybridMultilevel"/>
    <w:tmpl w:val="6EA8A080"/>
    <w:lvl w:ilvl="0" w:tplc="AA2E1356">
      <w:start w:val="1"/>
      <w:numFmt w:val="bullet"/>
      <w:lvlText w:val=""/>
      <w:lvlJc w:val="left"/>
      <w:pPr>
        <w:ind w:left="1080" w:hanging="360"/>
      </w:pPr>
      <w:rPr>
        <w:rFonts w:ascii="Wingdings" w:hAnsi="Wingdings" w:hint="default"/>
        <w:color w:val="D21242"/>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6">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7">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64F97A2E"/>
    <w:multiLevelType w:val="multilevel"/>
    <w:tmpl w:val="7332AAA4"/>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39">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16F0305"/>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1">
    <w:nsid w:val="7A061DE6"/>
    <w:multiLevelType w:val="hybridMultilevel"/>
    <w:tmpl w:val="8B88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FFA7038"/>
    <w:multiLevelType w:val="multilevel"/>
    <w:tmpl w:val="CA12C3AA"/>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num w:numId="1">
    <w:abstractNumId w:val="36"/>
  </w:num>
  <w:num w:numId="2">
    <w:abstractNumId w:val="37"/>
  </w:num>
  <w:num w:numId="3">
    <w:abstractNumId w:val="16"/>
  </w:num>
  <w:num w:numId="4">
    <w:abstractNumId w:val="25"/>
  </w:num>
  <w:num w:numId="5">
    <w:abstractNumId w:val="39"/>
  </w:num>
  <w:num w:numId="6">
    <w:abstractNumId w:val="27"/>
  </w:num>
  <w:num w:numId="7">
    <w:abstractNumId w:val="28"/>
  </w:num>
  <w:num w:numId="8">
    <w:abstractNumId w:val="17"/>
  </w:num>
  <w:num w:numId="9">
    <w:abstractNumId w:val="30"/>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33"/>
  </w:num>
  <w:num w:numId="13">
    <w:abstractNumId w:val="10"/>
  </w:num>
  <w:num w:numId="14">
    <w:abstractNumId w:val="15"/>
  </w:num>
  <w:num w:numId="15">
    <w:abstractNumId w:val="13"/>
  </w:num>
  <w:num w:numId="16">
    <w:abstractNumId w:val="12"/>
  </w:num>
  <w:num w:numId="17">
    <w:abstractNumId w:val="11"/>
  </w:num>
  <w:num w:numId="18">
    <w:abstractNumId w:val="14"/>
  </w:num>
  <w:num w:numId="19">
    <w:abstractNumId w:val="31"/>
  </w:num>
  <w:num w:numId="20">
    <w:abstractNumId w:val="40"/>
  </w:num>
  <w:num w:numId="21">
    <w:abstractNumId w:val="35"/>
  </w:num>
  <w:num w:numId="22">
    <w:abstractNumId w:val="42"/>
  </w:num>
  <w:num w:numId="23">
    <w:abstractNumId w:val="20"/>
  </w:num>
  <w:num w:numId="24">
    <w:abstractNumId w:val="21"/>
  </w:num>
  <w:num w:numId="25">
    <w:abstractNumId w:val="34"/>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8"/>
  </w:num>
  <w:num w:numId="38">
    <w:abstractNumId w:val="38"/>
  </w:num>
  <w:num w:numId="39">
    <w:abstractNumId w:val="29"/>
  </w:num>
  <w:num w:numId="40">
    <w:abstractNumId w:val="22"/>
  </w:num>
  <w:num w:numId="41">
    <w:abstractNumId w:val="26"/>
  </w:num>
  <w:num w:numId="42">
    <w:abstractNumId w:val="41"/>
  </w:num>
  <w:num w:numId="43">
    <w:abstractNumId w:val="16"/>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4"/>
  </w:num>
  <w:num w:numId="49">
    <w:abstractNumId w:val="32"/>
  </w:num>
  <w:numIdMacAtCleanup w:val="2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lwis Ducroux">
    <w15:presenceInfo w15:providerId="AD" w15:userId="S-1-5-21-1144071785-1927479445-1234779376-303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2"/>
  <w:hyphenationZone w:val="425"/>
  <w:drawingGridHorizontalSpacing w:val="100"/>
  <w:drawingGridVerticalSpacing w:val="187"/>
  <w:displayHorizontalDrawingGridEvery w:val="2"/>
  <w:characterSpacingControl w:val="doNotCompress"/>
  <w:hdrShapeDefaults>
    <o:shapedefaults v:ext="edit" spidmax="14337">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82F"/>
    <w:rsid w:val="000D0973"/>
    <w:rsid w:val="000D0B48"/>
    <w:rsid w:val="000D3315"/>
    <w:rsid w:val="000D332C"/>
    <w:rsid w:val="000D3428"/>
    <w:rsid w:val="000D4630"/>
    <w:rsid w:val="000D5C6C"/>
    <w:rsid w:val="000D732B"/>
    <w:rsid w:val="000D7B18"/>
    <w:rsid w:val="000E0130"/>
    <w:rsid w:val="000E0919"/>
    <w:rsid w:val="000E1FE0"/>
    <w:rsid w:val="000E2456"/>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D24"/>
    <w:rsid w:val="00140F66"/>
    <w:rsid w:val="00141AAE"/>
    <w:rsid w:val="0014222B"/>
    <w:rsid w:val="001426E4"/>
    <w:rsid w:val="00144243"/>
    <w:rsid w:val="001461D5"/>
    <w:rsid w:val="001463B2"/>
    <w:rsid w:val="00147476"/>
    <w:rsid w:val="00147635"/>
    <w:rsid w:val="00151B1E"/>
    <w:rsid w:val="0015218C"/>
    <w:rsid w:val="00152E85"/>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0F33"/>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26A"/>
    <w:rsid w:val="001F346D"/>
    <w:rsid w:val="001F6360"/>
    <w:rsid w:val="001F6AB3"/>
    <w:rsid w:val="001F72C8"/>
    <w:rsid w:val="00200178"/>
    <w:rsid w:val="002011FE"/>
    <w:rsid w:val="00202E86"/>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3923"/>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18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1DC2"/>
    <w:rsid w:val="002823B2"/>
    <w:rsid w:val="00282C19"/>
    <w:rsid w:val="00283F10"/>
    <w:rsid w:val="00284F51"/>
    <w:rsid w:val="00286BF2"/>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6513"/>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1F3"/>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2C1A"/>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B77A4"/>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3941"/>
    <w:rsid w:val="00433E67"/>
    <w:rsid w:val="00435237"/>
    <w:rsid w:val="00436417"/>
    <w:rsid w:val="00437359"/>
    <w:rsid w:val="004374B4"/>
    <w:rsid w:val="00440E30"/>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057"/>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2931"/>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2F6A"/>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3EC"/>
    <w:rsid w:val="005676AB"/>
    <w:rsid w:val="00576024"/>
    <w:rsid w:val="00577804"/>
    <w:rsid w:val="00580356"/>
    <w:rsid w:val="00581DA8"/>
    <w:rsid w:val="00582CA2"/>
    <w:rsid w:val="00583249"/>
    <w:rsid w:val="00584AE3"/>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C7AA3"/>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7A0"/>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2D2E"/>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46EB"/>
    <w:rsid w:val="00755BF5"/>
    <w:rsid w:val="007568BC"/>
    <w:rsid w:val="0076080E"/>
    <w:rsid w:val="00760F38"/>
    <w:rsid w:val="00762714"/>
    <w:rsid w:val="007628BB"/>
    <w:rsid w:val="007639A8"/>
    <w:rsid w:val="00766BDA"/>
    <w:rsid w:val="0077000F"/>
    <w:rsid w:val="00771385"/>
    <w:rsid w:val="007715B1"/>
    <w:rsid w:val="007721C9"/>
    <w:rsid w:val="00773D29"/>
    <w:rsid w:val="00774EA2"/>
    <w:rsid w:val="00775321"/>
    <w:rsid w:val="007766A5"/>
    <w:rsid w:val="007773D8"/>
    <w:rsid w:val="00780423"/>
    <w:rsid w:val="007818DD"/>
    <w:rsid w:val="00781D0C"/>
    <w:rsid w:val="00784DFA"/>
    <w:rsid w:val="00785208"/>
    <w:rsid w:val="007853D8"/>
    <w:rsid w:val="007853FB"/>
    <w:rsid w:val="0078729F"/>
    <w:rsid w:val="00791850"/>
    <w:rsid w:val="00791CD4"/>
    <w:rsid w:val="007932A6"/>
    <w:rsid w:val="00793860"/>
    <w:rsid w:val="00795D7A"/>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1B26"/>
    <w:rsid w:val="007C2C0D"/>
    <w:rsid w:val="007C6FCE"/>
    <w:rsid w:val="007D1776"/>
    <w:rsid w:val="007D2C71"/>
    <w:rsid w:val="007D44C2"/>
    <w:rsid w:val="007D6DE7"/>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5738"/>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6586"/>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0BE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3F49"/>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6CFD"/>
    <w:rsid w:val="009F739E"/>
    <w:rsid w:val="00A01A92"/>
    <w:rsid w:val="00A03861"/>
    <w:rsid w:val="00A0408E"/>
    <w:rsid w:val="00A05573"/>
    <w:rsid w:val="00A05FE8"/>
    <w:rsid w:val="00A060FA"/>
    <w:rsid w:val="00A06EAD"/>
    <w:rsid w:val="00A07491"/>
    <w:rsid w:val="00A1006F"/>
    <w:rsid w:val="00A1064F"/>
    <w:rsid w:val="00A108A7"/>
    <w:rsid w:val="00A10D81"/>
    <w:rsid w:val="00A1122B"/>
    <w:rsid w:val="00A133D0"/>
    <w:rsid w:val="00A16FC1"/>
    <w:rsid w:val="00A2160B"/>
    <w:rsid w:val="00A226CF"/>
    <w:rsid w:val="00A249A6"/>
    <w:rsid w:val="00A24F07"/>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A7A81"/>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135B"/>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0C74"/>
    <w:rsid w:val="00B01542"/>
    <w:rsid w:val="00B01EB3"/>
    <w:rsid w:val="00B051CB"/>
    <w:rsid w:val="00B11CC6"/>
    <w:rsid w:val="00B13459"/>
    <w:rsid w:val="00B136D3"/>
    <w:rsid w:val="00B1509D"/>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373E7"/>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97731"/>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4AC"/>
    <w:rsid w:val="00C12938"/>
    <w:rsid w:val="00C147F4"/>
    <w:rsid w:val="00C15EED"/>
    <w:rsid w:val="00C164DE"/>
    <w:rsid w:val="00C1686A"/>
    <w:rsid w:val="00C17296"/>
    <w:rsid w:val="00C2070E"/>
    <w:rsid w:val="00C21D19"/>
    <w:rsid w:val="00C21EE2"/>
    <w:rsid w:val="00C22A3B"/>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47E01"/>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02D3"/>
    <w:rsid w:val="00D0215A"/>
    <w:rsid w:val="00D03B0B"/>
    <w:rsid w:val="00D0403E"/>
    <w:rsid w:val="00D058D7"/>
    <w:rsid w:val="00D0616C"/>
    <w:rsid w:val="00D061B2"/>
    <w:rsid w:val="00D12D53"/>
    <w:rsid w:val="00D176A9"/>
    <w:rsid w:val="00D21BB7"/>
    <w:rsid w:val="00D2313C"/>
    <w:rsid w:val="00D24D22"/>
    <w:rsid w:val="00D30437"/>
    <w:rsid w:val="00D30952"/>
    <w:rsid w:val="00D30A7F"/>
    <w:rsid w:val="00D30BDD"/>
    <w:rsid w:val="00D3210F"/>
    <w:rsid w:val="00D338B1"/>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6DD7"/>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8D4"/>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5F49"/>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1DD3"/>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2622"/>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4F97"/>
    <w:rsid w:val="00F15724"/>
    <w:rsid w:val="00F17871"/>
    <w:rsid w:val="00F20733"/>
    <w:rsid w:val="00F20AA4"/>
    <w:rsid w:val="00F22DF5"/>
    <w:rsid w:val="00F23B69"/>
    <w:rsid w:val="00F24286"/>
    <w:rsid w:val="00F2723F"/>
    <w:rsid w:val="00F31881"/>
    <w:rsid w:val="00F31D00"/>
    <w:rsid w:val="00F325A2"/>
    <w:rsid w:val="00F35497"/>
    <w:rsid w:val="00F3779F"/>
    <w:rsid w:val="00F37CA2"/>
    <w:rsid w:val="00F40301"/>
    <w:rsid w:val="00F411B2"/>
    <w:rsid w:val="00F414AB"/>
    <w:rsid w:val="00F43297"/>
    <w:rsid w:val="00F438D2"/>
    <w:rsid w:val="00F43956"/>
    <w:rsid w:val="00F4401E"/>
    <w:rsid w:val="00F445D9"/>
    <w:rsid w:val="00F44A88"/>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B57"/>
    <w:rsid w:val="00F75CA0"/>
    <w:rsid w:val="00F75E2E"/>
    <w:rsid w:val="00F76B58"/>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C6DA9"/>
    <w:rsid w:val="00FD0C4F"/>
    <w:rsid w:val="00FD0DA4"/>
    <w:rsid w:val="00FD4DEC"/>
    <w:rsid w:val="00FD6BA7"/>
    <w:rsid w:val="00FD7C40"/>
    <w:rsid w:val="00FE071A"/>
    <w:rsid w:val="00FE07A7"/>
    <w:rsid w:val="00FE43EA"/>
    <w:rsid w:val="00FE4439"/>
    <w:rsid w:val="00FE4754"/>
    <w:rsid w:val="00FE5B42"/>
    <w:rsid w:val="00FE5BC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04B"/>
    <w:rPr>
      <w:szCs w:val="24"/>
    </w:rPr>
  </w:style>
  <w:style w:type="paragraph" w:styleId="Titre1">
    <w:name w:val="heading 1"/>
    <w:basedOn w:val="Normal"/>
    <w:next w:val="Normal"/>
    <w:link w:val="Titre1Car"/>
    <w:qFormat/>
    <w:rsid w:val="0004604B"/>
    <w:pPr>
      <w:keepNext/>
      <w:numPr>
        <w:numId w:val="10"/>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Titre2">
    <w:name w:val="heading 2"/>
    <w:basedOn w:val="Titre1"/>
    <w:next w:val="Normal"/>
    <w:link w:val="Titre2Car"/>
    <w:qFormat/>
    <w:rsid w:val="0004604B"/>
    <w:pPr>
      <w:numPr>
        <w:ilvl w:val="1"/>
      </w:numPr>
      <w:tabs>
        <w:tab w:val="left" w:pos="1080"/>
      </w:tabs>
      <w:ind w:left="1080" w:hanging="1080"/>
      <w:outlineLvl w:val="1"/>
    </w:pPr>
    <w:rPr>
      <w:rFonts w:cs="Arial"/>
      <w:sz w:val="36"/>
      <w:szCs w:val="36"/>
    </w:rPr>
  </w:style>
  <w:style w:type="paragraph" w:styleId="Titre3">
    <w:name w:val="heading 3"/>
    <w:basedOn w:val="Titre2"/>
    <w:next w:val="Normal"/>
    <w:link w:val="Titre3C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Titre4">
    <w:name w:val="heading 4"/>
    <w:basedOn w:val="Titre3"/>
    <w:next w:val="Normal"/>
    <w:link w:val="Titre4C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Titre5">
    <w:name w:val="heading 5"/>
    <w:basedOn w:val="Titre4"/>
    <w:next w:val="Normal"/>
    <w:link w:val="Titre5Car"/>
    <w:qFormat/>
    <w:rsid w:val="0004604B"/>
    <w:pPr>
      <w:numPr>
        <w:ilvl w:val="4"/>
      </w:numPr>
      <w:tabs>
        <w:tab w:val="clear" w:pos="1440"/>
        <w:tab w:val="left" w:pos="2520"/>
      </w:tabs>
      <w:ind w:left="1800" w:hanging="1800"/>
      <w:outlineLvl w:val="4"/>
    </w:pPr>
    <w:rPr>
      <w:sz w:val="24"/>
    </w:rPr>
  </w:style>
  <w:style w:type="paragraph" w:styleId="Titre6">
    <w:name w:val="heading 6"/>
    <w:basedOn w:val="Titre5"/>
    <w:next w:val="Normal"/>
    <w:link w:val="Titre6Car"/>
    <w:qFormat/>
    <w:rsid w:val="0004604B"/>
    <w:pPr>
      <w:numPr>
        <w:ilvl w:val="5"/>
      </w:numPr>
      <w:ind w:left="1800" w:hanging="1800"/>
      <w:outlineLvl w:val="5"/>
    </w:pPr>
    <w:rPr>
      <w:sz w:val="20"/>
    </w:rPr>
  </w:style>
  <w:style w:type="paragraph" w:styleId="Titre7">
    <w:name w:val="heading 7"/>
    <w:basedOn w:val="Titre6"/>
    <w:next w:val="Normal"/>
    <w:link w:val="Titre7Car"/>
    <w:qFormat/>
    <w:rsid w:val="0004604B"/>
    <w:pPr>
      <w:outlineLvl w:val="6"/>
    </w:pPr>
  </w:style>
  <w:style w:type="paragraph" w:styleId="Titre8">
    <w:name w:val="heading 8"/>
    <w:basedOn w:val="Titre7"/>
    <w:next w:val="Normal"/>
    <w:link w:val="Titre8Car"/>
    <w:qFormat/>
    <w:rsid w:val="0004604B"/>
    <w:pPr>
      <w:outlineLvl w:val="7"/>
    </w:pPr>
  </w:style>
  <w:style w:type="paragraph" w:styleId="Titre9">
    <w:name w:val="heading 9"/>
    <w:basedOn w:val="Titre8"/>
    <w:next w:val="Normal"/>
    <w:link w:val="Titre9Car"/>
    <w:qFormat/>
    <w:rsid w:val="0004604B"/>
    <w:pPr>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04604B"/>
    <w:rPr>
      <w:rFonts w:ascii="Arial" w:eastAsia="SimSun" w:hAnsi="Arial" w:cs="Lucida Sans Unicode"/>
      <w:b/>
      <w:sz w:val="44"/>
      <w:szCs w:val="48"/>
      <w:lang w:eastAsia="zh-CN"/>
    </w:rPr>
  </w:style>
  <w:style w:type="character" w:customStyle="1" w:styleId="Titre2Car">
    <w:name w:val="Titre 2 Car"/>
    <w:basedOn w:val="Policepardfaut"/>
    <w:link w:val="Titre2"/>
    <w:rsid w:val="0004604B"/>
    <w:rPr>
      <w:rFonts w:ascii="Arial" w:eastAsia="SimSun" w:hAnsi="Arial" w:cs="Arial"/>
      <w:b/>
      <w:sz w:val="36"/>
      <w:szCs w:val="36"/>
      <w:lang w:eastAsia="zh-CN"/>
    </w:rPr>
  </w:style>
  <w:style w:type="character" w:customStyle="1" w:styleId="Titre3Car">
    <w:name w:val="Titre 3 Car"/>
    <w:basedOn w:val="Policepardfaut"/>
    <w:link w:val="Titre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9"/>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En-tte">
    <w:name w:val="header"/>
    <w:basedOn w:val="Normal"/>
    <w:link w:val="En-tteCar"/>
    <w:rsid w:val="0004604B"/>
    <w:pPr>
      <w:autoSpaceDE w:val="0"/>
      <w:autoSpaceDN w:val="0"/>
      <w:adjustRightInd w:val="0"/>
      <w:jc w:val="right"/>
    </w:pPr>
    <w:rPr>
      <w:rFonts w:ascii="Arial" w:hAnsi="Arial" w:cs="Arial"/>
      <w:noProof/>
      <w:szCs w:val="20"/>
      <w:lang w:val="fr-FR" w:eastAsia="fr-FR"/>
    </w:rPr>
  </w:style>
  <w:style w:type="character" w:customStyle="1" w:styleId="En-tteCar">
    <w:name w:val="En-tête Car"/>
    <w:basedOn w:val="Policepardfaut"/>
    <w:link w:val="En-tte"/>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Pieddepage">
    <w:name w:val="footer"/>
    <w:basedOn w:val="Normal"/>
    <w:link w:val="PieddepageCar"/>
    <w:rsid w:val="0004604B"/>
    <w:pPr>
      <w:tabs>
        <w:tab w:val="left" w:pos="2400"/>
        <w:tab w:val="right" w:pos="9360"/>
      </w:tabs>
      <w:ind w:left="-360"/>
    </w:pPr>
    <w:rPr>
      <w:rFonts w:ascii="Arial" w:hAnsi="Arial" w:cs="Arial"/>
      <w:bCs/>
      <w:szCs w:val="20"/>
      <w:lang w:eastAsia="fr-FR"/>
    </w:rPr>
  </w:style>
  <w:style w:type="character" w:customStyle="1" w:styleId="PieddepageCar">
    <w:name w:val="Pied de page Car"/>
    <w:basedOn w:val="Policepardfaut"/>
    <w:link w:val="Pieddepage"/>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Lienhypertexte">
    <w:name w:val="Hyperlink"/>
    <w:basedOn w:val="Policepardfaut"/>
    <w:uiPriority w:val="99"/>
    <w:rsid w:val="0004604B"/>
    <w:rPr>
      <w:rFonts w:ascii="Arial" w:hAnsi="Arial"/>
      <w:color w:val="4C82C3"/>
      <w:sz w:val="20"/>
      <w:u w:val="single"/>
    </w:rPr>
  </w:style>
  <w:style w:type="paragraph" w:styleId="TM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M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M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Titre1"/>
    <w:rsid w:val="0004604B"/>
    <w:pPr>
      <w:numPr>
        <w:numId w:val="0"/>
      </w:numPr>
      <w:ind w:left="720"/>
    </w:pPr>
  </w:style>
  <w:style w:type="paragraph" w:styleId="Paragraphedeliste">
    <w:name w:val="List Paragraph"/>
    <w:basedOn w:val="Normal"/>
    <w:uiPriority w:val="34"/>
    <w:qFormat/>
    <w:rsid w:val="0004604B"/>
    <w:pPr>
      <w:ind w:left="720"/>
      <w:contextualSpacing/>
    </w:pPr>
  </w:style>
  <w:style w:type="paragraph" w:styleId="Textedebulles">
    <w:name w:val="Balloon Text"/>
    <w:basedOn w:val="Normal"/>
    <w:link w:val="TextedebullesCar"/>
    <w:rsid w:val="0004604B"/>
    <w:pPr>
      <w:spacing w:before="0" w:after="0"/>
    </w:pPr>
    <w:rPr>
      <w:rFonts w:ascii="Tahoma" w:hAnsi="Tahoma" w:cs="Tahoma"/>
      <w:sz w:val="16"/>
      <w:szCs w:val="16"/>
    </w:rPr>
  </w:style>
  <w:style w:type="character" w:customStyle="1" w:styleId="TextedebullesCar">
    <w:name w:val="Texte de bulles Car"/>
    <w:basedOn w:val="Policepardfaut"/>
    <w:link w:val="Textedebulles"/>
    <w:rsid w:val="0004604B"/>
    <w:rPr>
      <w:rFonts w:ascii="Tahoma" w:hAnsi="Tahoma" w:cs="Tahoma"/>
      <w:sz w:val="16"/>
      <w:szCs w:val="16"/>
    </w:rPr>
  </w:style>
  <w:style w:type="character" w:styleId="Marquedecommentaire">
    <w:name w:val="annotation reference"/>
    <w:basedOn w:val="Policepardfaut"/>
    <w:rsid w:val="0004604B"/>
    <w:rPr>
      <w:sz w:val="16"/>
      <w:szCs w:val="16"/>
    </w:rPr>
  </w:style>
  <w:style w:type="paragraph" w:styleId="Commentaire">
    <w:name w:val="annotation text"/>
    <w:basedOn w:val="Normal"/>
    <w:link w:val="CommentaireCar"/>
    <w:rsid w:val="0004604B"/>
    <w:rPr>
      <w:rFonts w:ascii="Verdana" w:hAnsi="Verdana"/>
      <w:szCs w:val="20"/>
    </w:rPr>
  </w:style>
  <w:style w:type="character" w:customStyle="1" w:styleId="CommentaireCar">
    <w:name w:val="Commentaire Car"/>
    <w:basedOn w:val="Policepardfaut"/>
    <w:link w:val="Commentaire"/>
    <w:rsid w:val="0004604B"/>
    <w:rPr>
      <w:rFonts w:ascii="Verdana" w:hAnsi="Verdana"/>
    </w:rPr>
  </w:style>
  <w:style w:type="character" w:styleId="Lienhypertextesuivivisit">
    <w:name w:val="FollowedHyperlink"/>
    <w:basedOn w:val="Policepardfau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Paragraphedeliste"/>
    <w:qFormat/>
    <w:rsid w:val="0004604B"/>
    <w:pPr>
      <w:numPr>
        <w:numId w:val="11"/>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M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2"/>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Titreindex">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re">
    <w:name w:val="Title"/>
    <w:basedOn w:val="Normal"/>
    <w:link w:val="TitreC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re"/>
    <w:rsid w:val="0004604B"/>
    <w:pPr>
      <w:jc w:val="right"/>
    </w:pPr>
    <w:rPr>
      <w:color w:val="auto"/>
    </w:rPr>
  </w:style>
  <w:style w:type="paragraph" w:styleId="Lgende">
    <w:name w:val="caption"/>
    <w:basedOn w:val="Normal"/>
    <w:next w:val="Normal"/>
    <w:qFormat/>
    <w:rsid w:val="0004604B"/>
    <w:rPr>
      <w:b/>
      <w:bCs/>
      <w:szCs w:val="20"/>
    </w:rPr>
  </w:style>
  <w:style w:type="table" w:customStyle="1" w:styleId="TableSWI">
    <w:name w:val="TableSWI"/>
    <w:basedOn w:val="Tableau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5"/>
      </w:numPr>
      <w:pBdr>
        <w:bottom w:val="single" w:sz="8" w:space="1" w:color="FF1900"/>
      </w:pBdr>
      <w:ind w:left="1080" w:hanging="1080"/>
    </w:pPr>
  </w:style>
  <w:style w:type="paragraph" w:customStyle="1" w:styleId="Tip">
    <w:name w:val="Tip"/>
    <w:basedOn w:val="Caution"/>
    <w:rsid w:val="0004604B"/>
    <w:pPr>
      <w:numPr>
        <w:numId w:val="7"/>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Policepardfau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1">
    <w:name w:val="Citation1"/>
    <w:basedOn w:val="Bold"/>
    <w:rsid w:val="0004604B"/>
    <w:rPr>
      <w:rFonts w:ascii="Microsoft Sans Serif" w:hAnsi="Microsoft Sans Serif" w:cs="Microsoft Sans Serif"/>
      <w:sz w:val="18"/>
      <w:szCs w:val="18"/>
    </w:rPr>
  </w:style>
  <w:style w:type="character" w:styleId="Accentuation">
    <w:name w:val="Emphasis"/>
    <w:basedOn w:val="Policepardfau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Formuledepolitesse">
    <w:name w:val="Closing"/>
    <w:basedOn w:val="Normal"/>
    <w:rsid w:val="0004604B"/>
    <w:pPr>
      <w:ind w:left="4320"/>
    </w:pPr>
  </w:style>
  <w:style w:type="paragraph" w:styleId="Date">
    <w:name w:val="Date"/>
    <w:basedOn w:val="Normal"/>
    <w:next w:val="Normal"/>
    <w:rsid w:val="0004604B"/>
  </w:style>
  <w:style w:type="paragraph" w:styleId="Explorateurdedocuments">
    <w:name w:val="Document Map"/>
    <w:basedOn w:val="Normal"/>
    <w:link w:val="ExplorateurdedocumentsCar"/>
    <w:rsid w:val="0004604B"/>
    <w:pPr>
      <w:shd w:val="clear" w:color="auto" w:fill="000080"/>
    </w:pPr>
    <w:rPr>
      <w:rFonts w:ascii="Tahoma" w:hAnsi="Tahoma" w:cs="Tahoma"/>
      <w:szCs w:val="20"/>
    </w:rPr>
  </w:style>
  <w:style w:type="paragraph" w:styleId="Signaturelectronique">
    <w:name w:val="E-mail Signature"/>
    <w:basedOn w:val="Normal"/>
    <w:rsid w:val="0004604B"/>
  </w:style>
  <w:style w:type="paragraph" w:styleId="Notedefin">
    <w:name w:val="endnote text"/>
    <w:basedOn w:val="Normal"/>
    <w:semiHidden/>
    <w:rsid w:val="0004604B"/>
    <w:rPr>
      <w:szCs w:val="20"/>
    </w:rPr>
  </w:style>
  <w:style w:type="paragraph" w:styleId="Adressedestinataire">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Adresseexpditeur">
    <w:name w:val="envelope return"/>
    <w:basedOn w:val="Normal"/>
    <w:rsid w:val="0004604B"/>
    <w:rPr>
      <w:rFonts w:ascii="Arial" w:hAnsi="Arial" w:cs="Arial"/>
      <w:szCs w:val="20"/>
    </w:rPr>
  </w:style>
  <w:style w:type="paragraph" w:styleId="Notedebasdepage">
    <w:name w:val="footnote text"/>
    <w:basedOn w:val="Normal"/>
    <w:semiHidden/>
    <w:rsid w:val="0004604B"/>
    <w:rPr>
      <w:szCs w:val="20"/>
    </w:rPr>
  </w:style>
  <w:style w:type="paragraph" w:styleId="AdresseHTML">
    <w:name w:val="HTML Address"/>
    <w:basedOn w:val="Normal"/>
    <w:rsid w:val="0004604B"/>
    <w:rPr>
      <w:i/>
      <w:iCs/>
    </w:rPr>
  </w:style>
  <w:style w:type="paragraph" w:styleId="PrformatHTML">
    <w:name w:val="HTML Preformatted"/>
    <w:basedOn w:val="Normal"/>
    <w:link w:val="PrformatHTMLC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Textedemacro">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En-ttedemessage">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Retraitnormal">
    <w:name w:val="Normal Indent"/>
    <w:basedOn w:val="Normal"/>
    <w:rsid w:val="0004604B"/>
    <w:pPr>
      <w:ind w:left="720"/>
    </w:pPr>
  </w:style>
  <w:style w:type="paragraph" w:styleId="Titredenote">
    <w:name w:val="Note Heading"/>
    <w:basedOn w:val="Normal"/>
    <w:next w:val="Normal"/>
    <w:rsid w:val="0004604B"/>
  </w:style>
  <w:style w:type="paragraph" w:styleId="Signature">
    <w:name w:val="Signature"/>
    <w:basedOn w:val="Normal"/>
    <w:rsid w:val="0004604B"/>
    <w:pPr>
      <w:ind w:left="4320"/>
    </w:pPr>
  </w:style>
  <w:style w:type="paragraph" w:styleId="Tabledesrfrencesjuridiques">
    <w:name w:val="table of authorities"/>
    <w:basedOn w:val="Normal"/>
    <w:next w:val="Normal"/>
    <w:semiHidden/>
    <w:rsid w:val="0004604B"/>
    <w:pPr>
      <w:ind w:left="200" w:hanging="200"/>
    </w:pPr>
  </w:style>
  <w:style w:type="paragraph" w:styleId="Tabledesillustrations">
    <w:name w:val="table of figures"/>
    <w:basedOn w:val="Normal"/>
    <w:next w:val="Normal"/>
    <w:uiPriority w:val="99"/>
    <w:rsid w:val="0004604B"/>
    <w:pPr>
      <w:tabs>
        <w:tab w:val="left" w:pos="1200"/>
        <w:tab w:val="right" w:leader="dot" w:pos="9016"/>
      </w:tabs>
    </w:pPr>
    <w:rPr>
      <w:rFonts w:ascii="Arial" w:hAnsi="Arial"/>
    </w:rPr>
  </w:style>
  <w:style w:type="paragraph" w:styleId="TitreTR">
    <w:name w:val="toa heading"/>
    <w:basedOn w:val="Normal"/>
    <w:next w:val="Normal"/>
    <w:semiHidden/>
    <w:rsid w:val="0004604B"/>
    <w:rPr>
      <w:rFonts w:ascii="Arial" w:hAnsi="Arial" w:cs="Arial"/>
      <w:b/>
      <w:bCs/>
      <w:sz w:val="24"/>
    </w:rPr>
  </w:style>
  <w:style w:type="paragraph" w:styleId="TM5">
    <w:name w:val="toc 5"/>
    <w:basedOn w:val="Normal"/>
    <w:next w:val="Normal"/>
    <w:autoRedefine/>
    <w:rsid w:val="0004604B"/>
    <w:pPr>
      <w:ind w:left="800"/>
    </w:pPr>
  </w:style>
  <w:style w:type="paragraph" w:styleId="TM6">
    <w:name w:val="toc 6"/>
    <w:basedOn w:val="Normal"/>
    <w:next w:val="Normal"/>
    <w:rsid w:val="0004604B"/>
    <w:pPr>
      <w:ind w:left="1000"/>
    </w:pPr>
    <w:rPr>
      <w:rFonts w:ascii="Arial" w:hAnsi="Arial"/>
    </w:rPr>
  </w:style>
  <w:style w:type="paragraph" w:styleId="TM7">
    <w:name w:val="toc 7"/>
    <w:basedOn w:val="Normal"/>
    <w:next w:val="Normal"/>
    <w:autoRedefine/>
    <w:rsid w:val="0004604B"/>
    <w:pPr>
      <w:ind w:left="1200"/>
    </w:pPr>
    <w:rPr>
      <w:rFonts w:ascii="Arial" w:hAnsi="Arial"/>
    </w:rPr>
  </w:style>
  <w:style w:type="paragraph" w:styleId="TM8">
    <w:name w:val="toc 8"/>
    <w:basedOn w:val="Normal"/>
    <w:next w:val="Normal"/>
    <w:autoRedefine/>
    <w:rsid w:val="0004604B"/>
    <w:pPr>
      <w:ind w:left="1400"/>
    </w:pPr>
  </w:style>
  <w:style w:type="paragraph" w:styleId="TM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4"/>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8"/>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Policepardfaut"/>
    <w:link w:val="DocumentReference"/>
    <w:rsid w:val="0004604B"/>
    <w:rPr>
      <w:rFonts w:eastAsia="PMingLiU"/>
      <w:szCs w:val="24"/>
    </w:rPr>
  </w:style>
  <w:style w:type="character" w:styleId="Textedelespacerserv">
    <w:name w:val="Placeholder Text"/>
    <w:basedOn w:val="Policepardfaut"/>
    <w:uiPriority w:val="99"/>
    <w:semiHidden/>
    <w:rsid w:val="0004604B"/>
    <w:rPr>
      <w:color w:val="808080"/>
    </w:rPr>
  </w:style>
  <w:style w:type="table" w:styleId="Grilledutableau">
    <w:name w:val="Table Grid"/>
    <w:basedOn w:val="Tableau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Colonnesdetableau1">
    <w:name w:val="Table Columns 1"/>
    <w:basedOn w:val="Tableau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En-ttedetabledesmatires">
    <w:name w:val="TOC Heading"/>
    <w:basedOn w:val="Titre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En-tte"/>
    <w:qFormat/>
    <w:rsid w:val="0004604B"/>
  </w:style>
  <w:style w:type="paragraph" w:customStyle="1" w:styleId="HeaderLeft">
    <w:name w:val="HeaderLeft"/>
    <w:basedOn w:val="En-tte"/>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Corpsdetexte"/>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Corpsdetexte">
    <w:name w:val="Body Text"/>
    <w:basedOn w:val="Normal"/>
    <w:link w:val="CorpsdetexteCar"/>
    <w:rsid w:val="001375F3"/>
  </w:style>
  <w:style w:type="character" w:customStyle="1" w:styleId="CorpsdetexteCar">
    <w:name w:val="Corps de texte Car"/>
    <w:basedOn w:val="Policepardfaut"/>
    <w:link w:val="Corpsdetexte"/>
    <w:rsid w:val="001375F3"/>
    <w:rPr>
      <w:szCs w:val="24"/>
    </w:rPr>
  </w:style>
  <w:style w:type="paragraph" w:customStyle="1" w:styleId="Citation10">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Numrodepage">
    <w:name w:val="page number"/>
    <w:basedOn w:val="Policepardfau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Corpsdetexte3">
    <w:name w:val="Body Text 3"/>
    <w:basedOn w:val="Normal"/>
    <w:link w:val="Corpsdetexte3Car"/>
    <w:rsid w:val="00472E39"/>
    <w:pPr>
      <w:spacing w:before="0" w:after="0"/>
    </w:pPr>
    <w:rPr>
      <w:rFonts w:ascii="Times New Roman" w:eastAsia="SimSun" w:hAnsi="Times New Roman"/>
      <w:b/>
      <w:color w:val="auto"/>
      <w:szCs w:val="20"/>
      <w:lang w:val="x-none" w:eastAsia="x-none"/>
    </w:rPr>
  </w:style>
  <w:style w:type="character" w:customStyle="1" w:styleId="Corpsdetexte3Car">
    <w:name w:val="Corps de texte 3 Car"/>
    <w:basedOn w:val="Policepardfaut"/>
    <w:link w:val="Corpsdetexte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e">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e"/>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Retraitcorpsdetexte">
    <w:name w:val="Body Text Indent"/>
    <w:basedOn w:val="Normal"/>
    <w:link w:val="RetraitcorpsdetexteCar"/>
    <w:rsid w:val="00472E39"/>
    <w:pPr>
      <w:spacing w:before="0" w:after="0"/>
      <w:ind w:left="708"/>
    </w:pPr>
    <w:rPr>
      <w:rFonts w:ascii="Arial" w:eastAsia="SimSun" w:hAnsi="Arial"/>
      <w:snapToGrid w:val="0"/>
      <w:color w:val="auto"/>
      <w:szCs w:val="20"/>
      <w:lang w:eastAsia="x-none"/>
    </w:rPr>
  </w:style>
  <w:style w:type="character" w:customStyle="1" w:styleId="RetraitcorpsdetexteCar">
    <w:name w:val="Retrait corps de texte Car"/>
    <w:basedOn w:val="Policepardfaut"/>
    <w:link w:val="Retraitcorpsdetexte"/>
    <w:rsid w:val="00472E39"/>
    <w:rPr>
      <w:rFonts w:ascii="Arial" w:eastAsia="SimSun" w:hAnsi="Arial"/>
      <w:snapToGrid w:val="0"/>
      <w:color w:val="auto"/>
      <w:lang w:eastAsia="x-none"/>
    </w:rPr>
  </w:style>
  <w:style w:type="paragraph" w:styleId="Retraitcorpsdetexte2">
    <w:name w:val="Body Text Indent 2"/>
    <w:basedOn w:val="Normal"/>
    <w:link w:val="Retraitcorpsdetexte2C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Retraitcorpsdetexte2Car">
    <w:name w:val="Retrait corps de texte 2 Car"/>
    <w:basedOn w:val="Policepardfaut"/>
    <w:link w:val="Retraitcorpsdetexte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epuces">
    <w:name w:val="List Bullet"/>
    <w:basedOn w:val="Normal"/>
    <w:rsid w:val="00472E39"/>
    <w:pPr>
      <w:numPr>
        <w:numId w:val="13"/>
      </w:numPr>
      <w:tabs>
        <w:tab w:val="clear" w:pos="927"/>
        <w:tab w:val="left" w:pos="355"/>
      </w:tabs>
      <w:spacing w:before="0" w:after="0"/>
      <w:ind w:left="355" w:hanging="283"/>
    </w:pPr>
    <w:rPr>
      <w:rFonts w:ascii="Arial" w:eastAsia="SimSun" w:hAnsi="Arial"/>
      <w:color w:val="auto"/>
      <w:szCs w:val="20"/>
      <w:lang w:eastAsia="fr-FR"/>
    </w:rPr>
  </w:style>
  <w:style w:type="paragraph" w:styleId="Objetducommentaire">
    <w:name w:val="annotation subject"/>
    <w:basedOn w:val="Commentaire"/>
    <w:next w:val="Commentaire"/>
    <w:link w:val="ObjetducommentaireCar"/>
    <w:rsid w:val="00472E39"/>
    <w:pPr>
      <w:spacing w:before="0" w:after="0"/>
    </w:pPr>
    <w:rPr>
      <w:rFonts w:ascii="Times New Roman" w:eastAsia="SimSun" w:hAnsi="Times New Roman"/>
      <w:b/>
      <w:color w:val="auto"/>
      <w:lang w:val="x-none" w:eastAsia="x-none"/>
    </w:rPr>
  </w:style>
  <w:style w:type="character" w:customStyle="1" w:styleId="ObjetducommentaireCar">
    <w:name w:val="Objet du commentaire Car"/>
    <w:basedOn w:val="CommentaireCar"/>
    <w:link w:val="Objetducommentaire"/>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Corpsdetexte2">
    <w:name w:val="Body Text 2"/>
    <w:basedOn w:val="Normal"/>
    <w:link w:val="Corpsdetexte2Car"/>
    <w:rsid w:val="00472E39"/>
    <w:pPr>
      <w:spacing w:before="0" w:after="0"/>
    </w:pPr>
    <w:rPr>
      <w:rFonts w:ascii="Times New Roman" w:eastAsia="SimSun" w:hAnsi="Times New Roman"/>
      <w:color w:val="auto"/>
      <w:sz w:val="24"/>
      <w:szCs w:val="20"/>
      <w:lang w:val="x-none" w:eastAsia="x-none"/>
    </w:rPr>
  </w:style>
  <w:style w:type="character" w:customStyle="1" w:styleId="Corpsdetexte2Car">
    <w:name w:val="Corps de texte 2 Car"/>
    <w:basedOn w:val="Policepardfaut"/>
    <w:link w:val="Corpsdetexte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Retraitcorpsdetexte3">
    <w:name w:val="Body Text Indent 3"/>
    <w:basedOn w:val="Normal"/>
    <w:link w:val="Retraitcorpsdetexte3C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Retraitcorpsdetexte3Car">
    <w:name w:val="Retrait corps de texte 3 Car"/>
    <w:basedOn w:val="Policepardfaut"/>
    <w:link w:val="Retraitcorpsdetexte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PrformatHTMLCar">
    <w:name w:val="Préformaté HTML Car"/>
    <w:link w:val="PrformatHTML"/>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lev">
    <w:name w:val="Strong"/>
    <w:uiPriority w:val="22"/>
    <w:qFormat/>
    <w:rsid w:val="00472E39"/>
    <w:rPr>
      <w:b/>
      <w:bCs/>
    </w:rPr>
  </w:style>
  <w:style w:type="character" w:styleId="CodeHTML">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Policepardfaut"/>
    <w:rsid w:val="00472E39"/>
  </w:style>
  <w:style w:type="character" w:customStyle="1" w:styleId="hps">
    <w:name w:val="hps"/>
    <w:basedOn w:val="Policepardfaut"/>
    <w:rsid w:val="00472E39"/>
  </w:style>
  <w:style w:type="paragraph" w:styleId="Textebrut">
    <w:name w:val="Plain Text"/>
    <w:basedOn w:val="Normal"/>
    <w:link w:val="TextebrutCar"/>
    <w:rsid w:val="00472E39"/>
    <w:rPr>
      <w:rFonts w:ascii="Courier New" w:eastAsia="SimSun" w:hAnsi="Courier New"/>
      <w:szCs w:val="20"/>
    </w:rPr>
  </w:style>
  <w:style w:type="character" w:customStyle="1" w:styleId="TextebrutCar">
    <w:name w:val="Texte brut Car"/>
    <w:basedOn w:val="Policepardfaut"/>
    <w:link w:val="Textebrut"/>
    <w:rsid w:val="00472E39"/>
    <w:rPr>
      <w:rFonts w:ascii="Courier New" w:eastAsia="SimSun" w:hAnsi="Courier New"/>
    </w:rPr>
  </w:style>
  <w:style w:type="paragraph" w:styleId="Listenumros">
    <w:name w:val="List Number"/>
    <w:basedOn w:val="Normal"/>
    <w:rsid w:val="00472E39"/>
    <w:pPr>
      <w:tabs>
        <w:tab w:val="num" w:pos="360"/>
      </w:tabs>
      <w:ind w:left="360" w:hanging="360"/>
      <w:contextualSpacing/>
    </w:pPr>
    <w:rPr>
      <w:rFonts w:eastAsia="SimSun"/>
    </w:rPr>
  </w:style>
  <w:style w:type="character" w:customStyle="1" w:styleId="Titre4Car">
    <w:name w:val="Titre 4 Car"/>
    <w:link w:val="Titre4"/>
    <w:rsid w:val="00472E39"/>
    <w:rPr>
      <w:rFonts w:ascii="Arial" w:eastAsia="SimSun" w:hAnsi="Arial" w:cs="Arial"/>
      <w:b/>
      <w:sz w:val="28"/>
      <w:lang w:eastAsia="zh-CN"/>
    </w:rPr>
  </w:style>
  <w:style w:type="character" w:customStyle="1" w:styleId="Titre5Car">
    <w:name w:val="Titre 5 Car"/>
    <w:link w:val="Titre5"/>
    <w:rsid w:val="00472E39"/>
    <w:rPr>
      <w:rFonts w:ascii="Arial" w:eastAsia="SimSun" w:hAnsi="Arial" w:cs="Arial"/>
      <w:b/>
      <w:sz w:val="24"/>
      <w:lang w:eastAsia="zh-CN"/>
    </w:rPr>
  </w:style>
  <w:style w:type="character" w:customStyle="1" w:styleId="Titre6Car">
    <w:name w:val="Titre 6 Car"/>
    <w:link w:val="Titre6"/>
    <w:rsid w:val="00472E39"/>
    <w:rPr>
      <w:rFonts w:ascii="Arial" w:eastAsia="SimSun" w:hAnsi="Arial" w:cs="Arial"/>
      <w:b/>
      <w:lang w:eastAsia="zh-CN"/>
    </w:rPr>
  </w:style>
  <w:style w:type="character" w:customStyle="1" w:styleId="Titre7Car">
    <w:name w:val="Titre 7 Car"/>
    <w:link w:val="Titre7"/>
    <w:rsid w:val="00472E39"/>
    <w:rPr>
      <w:rFonts w:ascii="Arial" w:eastAsia="SimSun" w:hAnsi="Arial" w:cs="Arial"/>
      <w:b/>
      <w:lang w:eastAsia="zh-CN"/>
    </w:rPr>
  </w:style>
  <w:style w:type="character" w:customStyle="1" w:styleId="Titre8Car">
    <w:name w:val="Titre 8 Car"/>
    <w:link w:val="Titre8"/>
    <w:rsid w:val="00472E39"/>
    <w:rPr>
      <w:rFonts w:ascii="Arial" w:eastAsia="SimSun" w:hAnsi="Arial" w:cs="Arial"/>
      <w:b/>
      <w:lang w:eastAsia="zh-CN"/>
    </w:rPr>
  </w:style>
  <w:style w:type="character" w:customStyle="1" w:styleId="Titre9Car">
    <w:name w:val="Titre 9 Car"/>
    <w:link w:val="Titre9"/>
    <w:rsid w:val="00472E39"/>
    <w:rPr>
      <w:rFonts w:ascii="Arial" w:eastAsia="SimSun" w:hAnsi="Arial" w:cs="Arial"/>
      <w:b/>
      <w:lang w:eastAsia="zh-CN"/>
    </w:rPr>
  </w:style>
  <w:style w:type="character" w:customStyle="1" w:styleId="TitreCar">
    <w:name w:val="Titre Car"/>
    <w:link w:val="Titre"/>
    <w:rsid w:val="00472E39"/>
    <w:rPr>
      <w:rFonts w:ascii="Arial" w:hAnsi="Arial"/>
      <w:b/>
      <w:noProof/>
      <w:color w:val="FFFFFF"/>
      <w:sz w:val="48"/>
      <w:szCs w:val="48"/>
      <w:lang w:eastAsia="ja-JP"/>
    </w:rPr>
  </w:style>
  <w:style w:type="character" w:customStyle="1" w:styleId="ExplorateurdedocumentsCar">
    <w:name w:val="Explorateur de documents Car"/>
    <w:link w:val="Explorateurdedocuments"/>
    <w:rsid w:val="00472E39"/>
    <w:rPr>
      <w:rFonts w:ascii="Tahoma" w:hAnsi="Tahoma" w:cs="Tahoma"/>
      <w:shd w:val="clear" w:color="auto" w:fill="000080"/>
    </w:rPr>
  </w:style>
  <w:style w:type="paragraph" w:styleId="R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au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Policepardfau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header" Target="header5.xml"/><Relationship Id="rId27" Type="http://schemas.microsoft.com/office/2011/relationships/people" Target="people.xml"/></Relationships>
</file>

<file path=word/_rels/header3.xml.rels><?xml version="1.0" encoding="UTF-8" standalone="yes"?>
<Relationships xmlns="http://schemas.openxmlformats.org/package/2006/relationships"><Relationship Id="rId2" Type="http://schemas.openxmlformats.org/officeDocument/2006/relationships/image" Target="media/image21.emf"/><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3F736B-19A2-415C-A454-005C67666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22</TotalTime>
  <Pages>8</Pages>
  <Words>1201</Words>
  <Characters>7580</Characters>
  <Application>Microsoft Office Word</Application>
  <DocSecurity>0</DocSecurity>
  <Lines>63</Lines>
  <Paragraphs>17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IP connectivity AT Commands</vt:lpstr>
      <vt:lpstr>IP connectivity AT Commands</vt:lpstr>
    </vt:vector>
  </TitlesOfParts>
  <Company>Sierra Wireless</Company>
  <LinksUpToDate>false</LinksUpToDate>
  <CharactersWithSpaces>8764</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connectivity AT Commands</dc:title>
  <dc:creator>PChan@sierrawireless.com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Elwis Ducroux</cp:lastModifiedBy>
  <cp:revision>17</cp:revision>
  <cp:lastPrinted>2007-06-07T23:45:00Z</cp:lastPrinted>
  <dcterms:created xsi:type="dcterms:W3CDTF">2017-03-22T10:53:00Z</dcterms:created>
  <dcterms:modified xsi:type="dcterms:W3CDTF">2017-05-05T12:14:00Z</dcterms:modified>
</cp:coreProperties>
</file>