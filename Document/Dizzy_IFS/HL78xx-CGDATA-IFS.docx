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77777777"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1"/>
                            </w:p>
                            <w:bookmarkStart w:id="2" w:name="Date"/>
                            <w:p w14:paraId="5572A100" w14:textId="77777777"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0233AB93" w:rsidR="00650BB0" w:rsidRDefault="004840E3" w:rsidP="004B2498">
                              <w:pPr>
                                <w:pStyle w:val="Title2"/>
                              </w:pPr>
                              <w:r>
                                <w:t>+CGDATA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77777777"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4"/>
                      </w:p>
                      <w:bookmarkStart w:id="5" w:name="Date"/>
                      <w:p w14:paraId="5572A100" w14:textId="77777777"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0233AB93" w:rsidR="00650BB0" w:rsidRDefault="004840E3" w:rsidP="004B2498">
                        <w:pPr>
                          <w:pStyle w:val="Title2"/>
                        </w:pPr>
                        <w:r>
                          <w:t>+CGDATA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664F2B"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664F2B"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664F2B"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664F2B"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commentRangeStart w:id="7"/>
      <w:r w:rsidRPr="00844859">
        <w:lastRenderedPageBreak/>
        <w:t>Document History</w:t>
      </w:r>
      <w:commentRangeEnd w:id="7"/>
      <w:r w:rsidR="0056113C">
        <w:rPr>
          <w:rStyle w:val="CommentReference"/>
          <w:rFonts w:ascii="Verdana" w:eastAsia="Times New Roman" w:hAnsi="Verdana" w:cs="Times New Roman"/>
          <w:b w:val="0"/>
          <w:lang w:eastAsia="en-US"/>
        </w:rPr>
        <w:commentReference w:id="7"/>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77777777" w:rsidR="00F63A9C" w:rsidRPr="00844859" w:rsidRDefault="00747FE0" w:rsidP="00C9250A">
            <w:pPr>
              <w:pStyle w:val="TableBody"/>
            </w:pPr>
            <w:r>
              <w:t>December 7</w:t>
            </w:r>
            <w:r w:rsidRPr="00747FE0">
              <w:rPr>
                <w:vertAlign w:val="superscript"/>
              </w:rPr>
              <w:t>th</w:t>
            </w:r>
            <w:r w:rsidR="005D6EE8">
              <w:t>,</w:t>
            </w:r>
            <w:r w:rsidR="00F63A9C" w:rsidRPr="00844859">
              <w:t xml:space="preserve"> 20</w:t>
            </w:r>
            <w:r w:rsidR="00F31881">
              <w:t>1</w:t>
            </w:r>
            <w:r>
              <w:t>6</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7777777" w:rsidR="00F63A9C" w:rsidRPr="00844859" w:rsidRDefault="00910FE9" w:rsidP="005C3A0B">
            <w:pPr>
              <w:pStyle w:val="TableBody"/>
            </w:pPr>
            <w:r>
              <w:t>R01.01</w:t>
            </w:r>
          </w:p>
        </w:tc>
        <w:tc>
          <w:tcPr>
            <w:tcW w:w="973" w:type="pct"/>
          </w:tcPr>
          <w:p w14:paraId="05454A4B" w14:textId="77777777" w:rsidR="00F63A9C" w:rsidRPr="00844859" w:rsidRDefault="00747FE0" w:rsidP="005C3A0B">
            <w:pPr>
              <w:pStyle w:val="TableBody"/>
            </w:pPr>
            <w:r>
              <w:t>….</w:t>
            </w:r>
          </w:p>
        </w:tc>
        <w:tc>
          <w:tcPr>
            <w:tcW w:w="3514" w:type="pct"/>
          </w:tcPr>
          <w:p w14:paraId="4E3FDA24" w14:textId="77777777" w:rsidR="00F63A9C" w:rsidRPr="00844859" w:rsidRDefault="00747FE0" w:rsidP="003B6BF6">
            <w:pPr>
              <w:pStyle w:val="TableBody"/>
            </w:pPr>
            <w:r>
              <w:t>Update description</w:t>
            </w:r>
          </w:p>
        </w:tc>
      </w:tr>
      <w:tr w:rsidR="00E633AD" w:rsidRPr="00844859" w14:paraId="62EE3E4F" w14:textId="77777777" w:rsidTr="00413DD8">
        <w:tc>
          <w:tcPr>
            <w:tcW w:w="513" w:type="pct"/>
          </w:tcPr>
          <w:p w14:paraId="5EC5884D" w14:textId="77777777" w:rsidR="00E633AD" w:rsidRPr="00844859" w:rsidRDefault="00747FE0" w:rsidP="005C3A0B">
            <w:pPr>
              <w:pStyle w:val="TableBody"/>
            </w:pPr>
            <w:r>
              <w:t>…</w:t>
            </w: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7151E9C9" w14:textId="77777777" w:rsidR="0056113C"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68869797" w:history="1">
            <w:r w:rsidR="0056113C" w:rsidRPr="007A36DA">
              <w:rPr>
                <w:rStyle w:val="Hyperlink"/>
              </w:rPr>
              <w:t>1.</w:t>
            </w:r>
            <w:r w:rsidR="0056113C">
              <w:rPr>
                <w:rFonts w:asciiTheme="minorHAnsi" w:eastAsiaTheme="minorEastAsia" w:hAnsiTheme="minorHAnsi" w:cstheme="minorBidi"/>
                <w:b w:val="0"/>
                <w:bCs w:val="0"/>
                <w:caps w:val="0"/>
                <w:color w:val="auto"/>
                <w:sz w:val="22"/>
                <w:szCs w:val="22"/>
                <w:lang w:eastAsia="en-US"/>
              </w:rPr>
              <w:tab/>
            </w:r>
            <w:r w:rsidR="0056113C" w:rsidRPr="007A36DA">
              <w:rPr>
                <w:rStyle w:val="Hyperlink"/>
              </w:rPr>
              <w:t>Group of AT Commands</w:t>
            </w:r>
            <w:r w:rsidR="0056113C">
              <w:rPr>
                <w:webHidden/>
              </w:rPr>
              <w:tab/>
            </w:r>
            <w:r w:rsidR="0056113C">
              <w:rPr>
                <w:webHidden/>
              </w:rPr>
              <w:fldChar w:fldCharType="begin"/>
            </w:r>
            <w:r w:rsidR="0056113C">
              <w:rPr>
                <w:webHidden/>
              </w:rPr>
              <w:instrText xml:space="preserve"> PAGEREF _Toc468869797 \h </w:instrText>
            </w:r>
            <w:r w:rsidR="0056113C">
              <w:rPr>
                <w:webHidden/>
              </w:rPr>
            </w:r>
            <w:r w:rsidR="0056113C">
              <w:rPr>
                <w:webHidden/>
              </w:rPr>
              <w:fldChar w:fldCharType="separate"/>
            </w:r>
            <w:r w:rsidR="0056113C">
              <w:rPr>
                <w:webHidden/>
              </w:rPr>
              <w:t>6</w:t>
            </w:r>
            <w:r w:rsidR="0056113C">
              <w:rPr>
                <w:webHidden/>
              </w:rPr>
              <w:fldChar w:fldCharType="end"/>
            </w:r>
          </w:hyperlink>
        </w:p>
        <w:p w14:paraId="6E82B682" w14:textId="77777777" w:rsidR="0056113C" w:rsidRDefault="00664F2B">
          <w:pPr>
            <w:pStyle w:val="TOC2"/>
            <w:tabs>
              <w:tab w:val="left" w:pos="1195"/>
            </w:tabs>
            <w:rPr>
              <w:rFonts w:asciiTheme="minorHAnsi" w:eastAsiaTheme="minorEastAsia" w:hAnsiTheme="minorHAnsi" w:cstheme="minorBidi"/>
              <w:color w:val="auto"/>
              <w:sz w:val="22"/>
              <w:szCs w:val="22"/>
              <w:lang w:eastAsia="en-US"/>
            </w:rPr>
          </w:pPr>
          <w:hyperlink w:anchor="_Toc468869798" w:history="1">
            <w:r w:rsidR="0056113C" w:rsidRPr="007A36DA">
              <w:rPr>
                <w:rStyle w:val="Hyperlink"/>
              </w:rPr>
              <w:t>1.1.</w:t>
            </w:r>
            <w:r w:rsidR="0056113C">
              <w:rPr>
                <w:rFonts w:asciiTheme="minorHAnsi" w:eastAsiaTheme="minorEastAsia" w:hAnsiTheme="minorHAnsi" w:cstheme="minorBidi"/>
                <w:color w:val="auto"/>
                <w:sz w:val="22"/>
                <w:szCs w:val="22"/>
                <w:lang w:eastAsia="en-US"/>
              </w:rPr>
              <w:tab/>
            </w:r>
            <w:r w:rsidR="0056113C" w:rsidRPr="007A36DA">
              <w:rPr>
                <w:rStyle w:val="Hyperlink"/>
              </w:rPr>
              <w:t>AT Command #1</w:t>
            </w:r>
            <w:r w:rsidR="0056113C">
              <w:rPr>
                <w:webHidden/>
              </w:rPr>
              <w:tab/>
            </w:r>
            <w:r w:rsidR="0056113C">
              <w:rPr>
                <w:webHidden/>
              </w:rPr>
              <w:fldChar w:fldCharType="begin"/>
            </w:r>
            <w:r w:rsidR="0056113C">
              <w:rPr>
                <w:webHidden/>
              </w:rPr>
              <w:instrText xml:space="preserve"> PAGEREF _Toc468869798 \h </w:instrText>
            </w:r>
            <w:r w:rsidR="0056113C">
              <w:rPr>
                <w:webHidden/>
              </w:rPr>
            </w:r>
            <w:r w:rsidR="0056113C">
              <w:rPr>
                <w:webHidden/>
              </w:rPr>
              <w:fldChar w:fldCharType="separate"/>
            </w:r>
            <w:r w:rsidR="0056113C">
              <w:rPr>
                <w:webHidden/>
              </w:rPr>
              <w:t>6</w:t>
            </w:r>
            <w:r w:rsidR="0056113C">
              <w:rPr>
                <w:webHidden/>
              </w:rPr>
              <w:fldChar w:fldCharType="end"/>
            </w:r>
          </w:hyperlink>
        </w:p>
        <w:p w14:paraId="27A0880C" w14:textId="77777777" w:rsidR="0056113C" w:rsidRDefault="00664F2B">
          <w:pPr>
            <w:pStyle w:val="TOC2"/>
            <w:tabs>
              <w:tab w:val="left" w:pos="1195"/>
            </w:tabs>
            <w:rPr>
              <w:rFonts w:asciiTheme="minorHAnsi" w:eastAsiaTheme="minorEastAsia" w:hAnsiTheme="minorHAnsi" w:cstheme="minorBidi"/>
              <w:color w:val="auto"/>
              <w:sz w:val="22"/>
              <w:szCs w:val="22"/>
              <w:lang w:eastAsia="en-US"/>
            </w:rPr>
          </w:pPr>
          <w:hyperlink w:anchor="_Toc468869799" w:history="1">
            <w:r w:rsidR="0056113C" w:rsidRPr="007A36DA">
              <w:rPr>
                <w:rStyle w:val="Hyperlink"/>
              </w:rPr>
              <w:t>1.2.</w:t>
            </w:r>
            <w:r w:rsidR="0056113C">
              <w:rPr>
                <w:rFonts w:asciiTheme="minorHAnsi" w:eastAsiaTheme="minorEastAsia" w:hAnsiTheme="minorHAnsi" w:cstheme="minorBidi"/>
                <w:color w:val="auto"/>
                <w:sz w:val="22"/>
                <w:szCs w:val="22"/>
                <w:lang w:eastAsia="en-US"/>
              </w:rPr>
              <w:tab/>
            </w:r>
            <w:r w:rsidR="0056113C" w:rsidRPr="007A36DA">
              <w:rPr>
                <w:rStyle w:val="Hyperlink"/>
              </w:rPr>
              <w:t>AT Command #2</w:t>
            </w:r>
            <w:r w:rsidR="0056113C">
              <w:rPr>
                <w:webHidden/>
              </w:rPr>
              <w:tab/>
            </w:r>
            <w:r w:rsidR="0056113C">
              <w:rPr>
                <w:webHidden/>
              </w:rPr>
              <w:fldChar w:fldCharType="begin"/>
            </w:r>
            <w:r w:rsidR="0056113C">
              <w:rPr>
                <w:webHidden/>
              </w:rPr>
              <w:instrText xml:space="preserve"> PAGEREF _Toc468869799 \h </w:instrText>
            </w:r>
            <w:r w:rsidR="0056113C">
              <w:rPr>
                <w:webHidden/>
              </w:rPr>
            </w:r>
            <w:r w:rsidR="0056113C">
              <w:rPr>
                <w:webHidden/>
              </w:rPr>
              <w:fldChar w:fldCharType="separate"/>
            </w:r>
            <w:r w:rsidR="0056113C">
              <w:rPr>
                <w:webHidden/>
              </w:rPr>
              <w:t>6</w:t>
            </w:r>
            <w:r w:rsidR="0056113C">
              <w:rPr>
                <w:webHidden/>
              </w:rPr>
              <w:fldChar w:fldCharType="end"/>
            </w:r>
          </w:hyperlink>
        </w:p>
        <w:p w14:paraId="549000B6" w14:textId="77777777" w:rsidR="0056113C" w:rsidRDefault="00664F2B">
          <w:pPr>
            <w:pStyle w:val="TOC1"/>
            <w:rPr>
              <w:rFonts w:asciiTheme="minorHAnsi" w:eastAsiaTheme="minorEastAsia" w:hAnsiTheme="minorHAnsi" w:cstheme="minorBidi"/>
              <w:b w:val="0"/>
              <w:bCs w:val="0"/>
              <w:caps w:val="0"/>
              <w:color w:val="auto"/>
              <w:sz w:val="22"/>
              <w:szCs w:val="22"/>
              <w:lang w:eastAsia="en-US"/>
            </w:rPr>
          </w:pPr>
          <w:hyperlink w:anchor="_Toc468869800" w:history="1">
            <w:r w:rsidR="0056113C" w:rsidRPr="007A36DA">
              <w:rPr>
                <w:rStyle w:val="Hyperlink"/>
              </w:rPr>
              <w:t>2.</w:t>
            </w:r>
            <w:r w:rsidR="0056113C">
              <w:rPr>
                <w:rFonts w:asciiTheme="minorHAnsi" w:eastAsiaTheme="minorEastAsia" w:hAnsiTheme="minorHAnsi" w:cstheme="minorBidi"/>
                <w:b w:val="0"/>
                <w:bCs w:val="0"/>
                <w:caps w:val="0"/>
                <w:color w:val="auto"/>
                <w:sz w:val="22"/>
                <w:szCs w:val="22"/>
                <w:lang w:eastAsia="en-US"/>
              </w:rPr>
              <w:tab/>
            </w:r>
            <w:r w:rsidR="0056113C" w:rsidRPr="007A36DA">
              <w:rPr>
                <w:rStyle w:val="Hyperlink"/>
              </w:rPr>
              <w:t>Development notes</w:t>
            </w:r>
            <w:r w:rsidR="0056113C">
              <w:rPr>
                <w:webHidden/>
              </w:rPr>
              <w:tab/>
            </w:r>
            <w:r w:rsidR="0056113C">
              <w:rPr>
                <w:webHidden/>
              </w:rPr>
              <w:fldChar w:fldCharType="begin"/>
            </w:r>
            <w:r w:rsidR="0056113C">
              <w:rPr>
                <w:webHidden/>
              </w:rPr>
              <w:instrText xml:space="preserve"> PAGEREF _Toc468869800 \h </w:instrText>
            </w:r>
            <w:r w:rsidR="0056113C">
              <w:rPr>
                <w:webHidden/>
              </w:rPr>
            </w:r>
            <w:r w:rsidR="0056113C">
              <w:rPr>
                <w:webHidden/>
              </w:rPr>
              <w:fldChar w:fldCharType="separate"/>
            </w:r>
            <w:r w:rsidR="0056113C">
              <w:rPr>
                <w:webHidden/>
              </w:rPr>
              <w:t>7</w:t>
            </w:r>
            <w:r w:rsidR="0056113C">
              <w:rPr>
                <w:webHidden/>
              </w:rPr>
              <w:fldChar w:fldCharType="end"/>
            </w:r>
          </w:hyperlink>
        </w:p>
        <w:p w14:paraId="3378237B" w14:textId="77777777" w:rsidR="0056113C" w:rsidRDefault="00664F2B">
          <w:pPr>
            <w:pStyle w:val="TOC2"/>
            <w:tabs>
              <w:tab w:val="left" w:pos="1195"/>
            </w:tabs>
            <w:rPr>
              <w:rFonts w:asciiTheme="minorHAnsi" w:eastAsiaTheme="minorEastAsia" w:hAnsiTheme="minorHAnsi" w:cstheme="minorBidi"/>
              <w:color w:val="auto"/>
              <w:sz w:val="22"/>
              <w:szCs w:val="22"/>
              <w:lang w:eastAsia="en-US"/>
            </w:rPr>
          </w:pPr>
          <w:hyperlink w:anchor="_Toc468869801" w:history="1">
            <w:r w:rsidR="0056113C" w:rsidRPr="007A36DA">
              <w:rPr>
                <w:rStyle w:val="Hyperlink"/>
              </w:rPr>
              <w:t>2.1.</w:t>
            </w:r>
            <w:r w:rsidR="0056113C">
              <w:rPr>
                <w:rFonts w:asciiTheme="minorHAnsi" w:eastAsiaTheme="minorEastAsia" w:hAnsiTheme="minorHAnsi" w:cstheme="minorBidi"/>
                <w:color w:val="auto"/>
                <w:sz w:val="22"/>
                <w:szCs w:val="22"/>
                <w:lang w:eastAsia="en-US"/>
              </w:rPr>
              <w:tab/>
            </w:r>
            <w:r w:rsidR="0056113C" w:rsidRPr="007A36DA">
              <w:rPr>
                <w:rStyle w:val="Hyperlink"/>
              </w:rPr>
              <w:t>References</w:t>
            </w:r>
            <w:r w:rsidR="0056113C">
              <w:rPr>
                <w:webHidden/>
              </w:rPr>
              <w:tab/>
            </w:r>
            <w:r w:rsidR="0056113C">
              <w:rPr>
                <w:webHidden/>
              </w:rPr>
              <w:fldChar w:fldCharType="begin"/>
            </w:r>
            <w:r w:rsidR="0056113C">
              <w:rPr>
                <w:webHidden/>
              </w:rPr>
              <w:instrText xml:space="preserve"> PAGEREF _Toc468869801 \h </w:instrText>
            </w:r>
            <w:r w:rsidR="0056113C">
              <w:rPr>
                <w:webHidden/>
              </w:rPr>
            </w:r>
            <w:r w:rsidR="0056113C">
              <w:rPr>
                <w:webHidden/>
              </w:rPr>
              <w:fldChar w:fldCharType="separate"/>
            </w:r>
            <w:r w:rsidR="0056113C">
              <w:rPr>
                <w:webHidden/>
              </w:rPr>
              <w:t>7</w:t>
            </w:r>
            <w:r w:rsidR="0056113C">
              <w:rPr>
                <w:webHidden/>
              </w:rPr>
              <w:fldChar w:fldCharType="end"/>
            </w:r>
          </w:hyperlink>
        </w:p>
        <w:p w14:paraId="22F5E599" w14:textId="77777777" w:rsidR="0056113C" w:rsidRDefault="00664F2B">
          <w:pPr>
            <w:pStyle w:val="TOC2"/>
            <w:tabs>
              <w:tab w:val="left" w:pos="1195"/>
            </w:tabs>
            <w:rPr>
              <w:rFonts w:asciiTheme="minorHAnsi" w:eastAsiaTheme="minorEastAsia" w:hAnsiTheme="minorHAnsi" w:cstheme="minorBidi"/>
              <w:color w:val="auto"/>
              <w:sz w:val="22"/>
              <w:szCs w:val="22"/>
              <w:lang w:eastAsia="en-US"/>
            </w:rPr>
          </w:pPr>
          <w:hyperlink w:anchor="_Toc468869802" w:history="1">
            <w:r w:rsidR="0056113C" w:rsidRPr="007A36DA">
              <w:rPr>
                <w:rStyle w:val="Hyperlink"/>
              </w:rPr>
              <w:t>2.2.</w:t>
            </w:r>
            <w:r w:rsidR="0056113C">
              <w:rPr>
                <w:rFonts w:asciiTheme="minorHAnsi" w:eastAsiaTheme="minorEastAsia" w:hAnsiTheme="minorHAnsi" w:cstheme="minorBidi"/>
                <w:color w:val="auto"/>
                <w:sz w:val="22"/>
                <w:szCs w:val="22"/>
                <w:lang w:eastAsia="en-US"/>
              </w:rPr>
              <w:tab/>
            </w:r>
            <w:r w:rsidR="0056113C" w:rsidRPr="007A36DA">
              <w:rPr>
                <w:rStyle w:val="Hyperlink"/>
              </w:rPr>
              <w:t>Applicability</w:t>
            </w:r>
            <w:r w:rsidR="0056113C">
              <w:rPr>
                <w:webHidden/>
              </w:rPr>
              <w:tab/>
            </w:r>
            <w:r w:rsidR="0056113C">
              <w:rPr>
                <w:webHidden/>
              </w:rPr>
              <w:fldChar w:fldCharType="begin"/>
            </w:r>
            <w:r w:rsidR="0056113C">
              <w:rPr>
                <w:webHidden/>
              </w:rPr>
              <w:instrText xml:space="preserve"> PAGEREF _Toc468869802 \h </w:instrText>
            </w:r>
            <w:r w:rsidR="0056113C">
              <w:rPr>
                <w:webHidden/>
              </w:rPr>
            </w:r>
            <w:r w:rsidR="0056113C">
              <w:rPr>
                <w:webHidden/>
              </w:rPr>
              <w:fldChar w:fldCharType="separate"/>
            </w:r>
            <w:r w:rsidR="0056113C">
              <w:rPr>
                <w:webHidden/>
              </w:rPr>
              <w:t>7</w:t>
            </w:r>
            <w:r w:rsidR="0056113C">
              <w:rPr>
                <w:webHidden/>
              </w:rPr>
              <w:fldChar w:fldCharType="end"/>
            </w:r>
          </w:hyperlink>
        </w:p>
        <w:p w14:paraId="4E75F619" w14:textId="77777777" w:rsidR="0056113C" w:rsidRDefault="00664F2B">
          <w:pPr>
            <w:pStyle w:val="TOC2"/>
            <w:tabs>
              <w:tab w:val="left" w:pos="1195"/>
            </w:tabs>
            <w:rPr>
              <w:rFonts w:asciiTheme="minorHAnsi" w:eastAsiaTheme="minorEastAsia" w:hAnsiTheme="minorHAnsi" w:cstheme="minorBidi"/>
              <w:color w:val="auto"/>
              <w:sz w:val="22"/>
              <w:szCs w:val="22"/>
              <w:lang w:eastAsia="en-US"/>
            </w:rPr>
          </w:pPr>
          <w:hyperlink w:anchor="_Toc468869803" w:history="1">
            <w:r w:rsidR="0056113C" w:rsidRPr="007A36DA">
              <w:rPr>
                <w:rStyle w:val="Hyperlink"/>
              </w:rPr>
              <w:t>2.3.</w:t>
            </w:r>
            <w:r w:rsidR="0056113C">
              <w:rPr>
                <w:rFonts w:asciiTheme="minorHAnsi" w:eastAsiaTheme="minorEastAsia" w:hAnsiTheme="minorHAnsi" w:cstheme="minorBidi"/>
                <w:color w:val="auto"/>
                <w:sz w:val="22"/>
                <w:szCs w:val="22"/>
                <w:lang w:eastAsia="en-US"/>
              </w:rPr>
              <w:tab/>
            </w:r>
            <w:r w:rsidR="0056113C" w:rsidRPr="007A36DA">
              <w:rPr>
                <w:rStyle w:val="Hyperlink"/>
              </w:rPr>
              <w:t>Other</w:t>
            </w:r>
            <w:r w:rsidR="0056113C">
              <w:rPr>
                <w:webHidden/>
              </w:rPr>
              <w:tab/>
            </w:r>
            <w:r w:rsidR="0056113C">
              <w:rPr>
                <w:webHidden/>
              </w:rPr>
              <w:fldChar w:fldCharType="begin"/>
            </w:r>
            <w:r w:rsidR="0056113C">
              <w:rPr>
                <w:webHidden/>
              </w:rPr>
              <w:instrText xml:space="preserve"> PAGEREF _Toc468869803 \h </w:instrText>
            </w:r>
            <w:r w:rsidR="0056113C">
              <w:rPr>
                <w:webHidden/>
              </w:rPr>
            </w:r>
            <w:r w:rsidR="0056113C">
              <w:rPr>
                <w:webHidden/>
              </w:rPr>
              <w:fldChar w:fldCharType="separate"/>
            </w:r>
            <w:r w:rsidR="0056113C">
              <w:rPr>
                <w:webHidden/>
              </w:rPr>
              <w:t>7</w:t>
            </w:r>
            <w:r w:rsidR="0056113C">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8" w:name="_Toc170125965"/>
      <w:bookmarkStart w:id="9" w:name="_Toc345081451"/>
      <w:bookmarkStart w:id="10" w:name="_Toc349754087"/>
      <w:bookmarkStart w:id="11" w:name="_Toc170125794"/>
      <w:bookmarkStart w:id="12" w:name="_Toc78179754"/>
    </w:p>
    <w:p w14:paraId="283DF488" w14:textId="088FB2EB" w:rsidR="00C07016" w:rsidRDefault="004840E3" w:rsidP="004840E3">
      <w:pPr>
        <w:pStyle w:val="Heading1"/>
      </w:pPr>
      <w:bookmarkStart w:id="13" w:name="_Toc345081409"/>
      <w:bookmarkStart w:id="14" w:name="_Toc78179871"/>
      <w:bookmarkStart w:id="15" w:name="_Toc170125911"/>
      <w:bookmarkStart w:id="16" w:name="_Toc349754045"/>
      <w:bookmarkStart w:id="17" w:name="_Toc368586104"/>
      <w:bookmarkStart w:id="18" w:name="_Toc495323176"/>
      <w:r w:rsidRPr="00AE67EA">
        <w:lastRenderedPageBreak/>
        <w:t>GPRS AT Commands</w:t>
      </w:r>
      <w:bookmarkEnd w:id="13"/>
      <w:bookmarkEnd w:id="14"/>
      <w:bookmarkEnd w:id="15"/>
      <w:bookmarkEnd w:id="16"/>
      <w:bookmarkEnd w:id="17"/>
      <w:bookmarkEnd w:id="18"/>
    </w:p>
    <w:p w14:paraId="61BFB5DE" w14:textId="77777777" w:rsidR="004840E3" w:rsidRDefault="004840E3" w:rsidP="004840E3">
      <w:pPr>
        <w:pStyle w:val="Heading2"/>
      </w:pPr>
      <w:bookmarkStart w:id="19" w:name="_Ref378175566"/>
      <w:bookmarkStart w:id="20" w:name="_Toc495323185"/>
      <w:r>
        <w:t>+CGDATA Command: Enter Data State</w:t>
      </w:r>
      <w:bookmarkEnd w:id="19"/>
      <w:bookmarkEnd w:id="20"/>
    </w:p>
    <w:tbl>
      <w:tblPr>
        <w:tblStyle w:val="TableSWIleft"/>
        <w:tblW w:w="14148" w:type="dxa"/>
        <w:tblLayout w:type="fixed"/>
        <w:tblLook w:val="04A0" w:firstRow="1" w:lastRow="0" w:firstColumn="1" w:lastColumn="0" w:noHBand="0" w:noVBand="1"/>
      </w:tblPr>
      <w:tblGrid>
        <w:gridCol w:w="1728"/>
        <w:gridCol w:w="12420"/>
      </w:tblGrid>
      <w:tr w:rsidR="004840E3" w:rsidRPr="00C41274" w14:paraId="1D13C7F8" w14:textId="77777777" w:rsidTr="00DE13C0">
        <w:trPr>
          <w:cnfStyle w:val="100000000000" w:firstRow="1" w:lastRow="0" w:firstColumn="0" w:lastColumn="0" w:oddVBand="0" w:evenVBand="0" w:oddHBand="0" w:evenHBand="0" w:firstRowFirstColumn="0" w:firstRowLastColumn="0" w:lastRowFirstColumn="0" w:lastRowLastColumn="0"/>
        </w:trPr>
        <w:tc>
          <w:tcPr>
            <w:tcW w:w="14148" w:type="dxa"/>
            <w:gridSpan w:val="2"/>
          </w:tcPr>
          <w:p w14:paraId="29AAEB5B" w14:textId="603DA0D6" w:rsidR="004840E3" w:rsidRPr="00C41274" w:rsidRDefault="00664F2B" w:rsidP="00DE13C0">
            <w:pPr>
              <w:pStyle w:val="TableRowHead"/>
              <w:spacing w:before="144" w:after="144"/>
              <w:rPr>
                <w:bCs w:val="0"/>
              </w:rPr>
            </w:pPr>
            <w:r>
              <w:t>HL78xx</w:t>
            </w:r>
          </w:p>
        </w:tc>
      </w:tr>
      <w:tr w:rsidR="004840E3" w:rsidRPr="00C41274" w14:paraId="1788BD8D" w14:textId="77777777" w:rsidTr="00DE13C0">
        <w:tc>
          <w:tcPr>
            <w:tcW w:w="1728" w:type="dxa"/>
          </w:tcPr>
          <w:p w14:paraId="1AEB3AA1" w14:textId="77777777" w:rsidR="004840E3" w:rsidRPr="00AE67EA" w:rsidRDefault="004840E3" w:rsidP="00DE13C0">
            <w:pPr>
              <w:pStyle w:val="TableBody"/>
              <w:rPr>
                <w:rFonts w:ascii="Times New Roman" w:hAnsi="Times New Roman" w:cs="Times New Roman"/>
                <w:i/>
                <w:sz w:val="20"/>
                <w:szCs w:val="20"/>
              </w:rPr>
            </w:pPr>
            <w:r w:rsidRPr="00C41274">
              <w:rPr>
                <w:i/>
              </w:rPr>
              <w:t>Test command</w:t>
            </w:r>
          </w:p>
          <w:p w14:paraId="4D34FB8B" w14:textId="77777777" w:rsidR="004840E3" w:rsidRPr="00C41274" w:rsidRDefault="004840E3" w:rsidP="00DE13C0">
            <w:pPr>
              <w:pStyle w:val="TableBody"/>
            </w:pPr>
          </w:p>
          <w:p w14:paraId="04A2E129" w14:textId="77777777" w:rsidR="004840E3" w:rsidRPr="00C41274" w:rsidRDefault="004840E3" w:rsidP="00DE13C0">
            <w:pPr>
              <w:pStyle w:val="TableBody"/>
              <w:rPr>
                <w:u w:val="single"/>
              </w:rPr>
            </w:pPr>
            <w:r w:rsidRPr="00C41274">
              <w:rPr>
                <w:u w:val="single"/>
              </w:rPr>
              <w:t>Syntax</w:t>
            </w:r>
          </w:p>
          <w:p w14:paraId="77A49751" w14:textId="77777777" w:rsidR="004840E3" w:rsidRPr="00C41274" w:rsidRDefault="004840E3" w:rsidP="00DE13C0">
            <w:pPr>
              <w:pStyle w:val="TableBody"/>
              <w:rPr>
                <w:b/>
              </w:rPr>
            </w:pPr>
            <w:r w:rsidRPr="00C41274">
              <w:rPr>
                <w:b/>
              </w:rPr>
              <w:t>AT+</w:t>
            </w:r>
            <w:r>
              <w:rPr>
                <w:b/>
              </w:rPr>
              <w:t>CGDATA</w:t>
            </w:r>
            <w:r w:rsidRPr="00C41274">
              <w:rPr>
                <w:b/>
              </w:rPr>
              <w:t>=?</w:t>
            </w:r>
          </w:p>
        </w:tc>
        <w:tc>
          <w:tcPr>
            <w:tcW w:w="12420" w:type="dxa"/>
          </w:tcPr>
          <w:p w14:paraId="004DEBD3" w14:textId="77777777" w:rsidR="004840E3" w:rsidRPr="00AE67EA" w:rsidRDefault="004840E3" w:rsidP="00DE13C0">
            <w:pPr>
              <w:pStyle w:val="TableBody"/>
              <w:rPr>
                <w:rFonts w:ascii="Times New Roman" w:hAnsi="Times New Roman" w:cs="Times New Roman"/>
                <w:sz w:val="20"/>
                <w:szCs w:val="20"/>
                <w:u w:val="single"/>
              </w:rPr>
            </w:pPr>
          </w:p>
          <w:p w14:paraId="485CB89F" w14:textId="77777777" w:rsidR="004840E3" w:rsidRPr="00C41274" w:rsidRDefault="004840E3" w:rsidP="00DE13C0">
            <w:pPr>
              <w:pStyle w:val="TableBody"/>
              <w:rPr>
                <w:u w:val="single"/>
              </w:rPr>
            </w:pPr>
          </w:p>
          <w:p w14:paraId="282383BB" w14:textId="77777777" w:rsidR="004840E3" w:rsidRPr="00C41274" w:rsidRDefault="004840E3" w:rsidP="00DE13C0">
            <w:pPr>
              <w:pStyle w:val="TableBody"/>
              <w:rPr>
                <w:u w:val="single"/>
              </w:rPr>
            </w:pPr>
            <w:r w:rsidRPr="00C41274">
              <w:rPr>
                <w:u w:val="single"/>
              </w:rPr>
              <w:t>Response</w:t>
            </w:r>
          </w:p>
          <w:p w14:paraId="7581683C" w14:textId="77777777" w:rsidR="004840E3" w:rsidRPr="00677764" w:rsidRDefault="004840E3" w:rsidP="00DE13C0">
            <w:pPr>
              <w:pStyle w:val="TableBody"/>
            </w:pPr>
            <w:r w:rsidRPr="00677764">
              <w:rPr>
                <w:b/>
              </w:rPr>
              <w:t>+CGDATA:</w:t>
            </w:r>
            <w:r w:rsidRPr="0077536E">
              <w:t xml:space="preserve"> (list of supported </w:t>
            </w:r>
            <w:r w:rsidRPr="00677764">
              <w:rPr>
                <w:b/>
              </w:rPr>
              <w:t>&lt;L2P&gt;</w:t>
            </w:r>
            <w:r w:rsidRPr="0077536E">
              <w:t>s)</w:t>
            </w:r>
          </w:p>
          <w:p w14:paraId="0088B4B2" w14:textId="77777777" w:rsidR="004840E3" w:rsidRPr="00C41274" w:rsidRDefault="004840E3" w:rsidP="00DE13C0">
            <w:pPr>
              <w:pStyle w:val="TableBody"/>
              <w:rPr>
                <w:b/>
              </w:rPr>
            </w:pPr>
            <w:r w:rsidRPr="00C41274">
              <w:rPr>
                <w:b/>
              </w:rPr>
              <w:t>OK</w:t>
            </w:r>
          </w:p>
        </w:tc>
      </w:tr>
      <w:tr w:rsidR="004840E3" w:rsidRPr="00C41274" w14:paraId="53F51AE9" w14:textId="77777777" w:rsidTr="00DE13C0">
        <w:tc>
          <w:tcPr>
            <w:tcW w:w="1728" w:type="dxa"/>
          </w:tcPr>
          <w:p w14:paraId="73DC7621" w14:textId="77777777" w:rsidR="004840E3" w:rsidRPr="00AE67EA" w:rsidRDefault="004840E3" w:rsidP="00DE13C0">
            <w:pPr>
              <w:pStyle w:val="TableBody"/>
              <w:rPr>
                <w:rFonts w:ascii="Times New Roman" w:hAnsi="Times New Roman" w:cs="Times New Roman"/>
                <w:i/>
                <w:sz w:val="20"/>
                <w:szCs w:val="20"/>
              </w:rPr>
            </w:pPr>
            <w:r>
              <w:rPr>
                <w:i/>
              </w:rPr>
              <w:t xml:space="preserve">Execute </w:t>
            </w:r>
            <w:r w:rsidRPr="00C41274">
              <w:rPr>
                <w:i/>
              </w:rPr>
              <w:t>command</w:t>
            </w:r>
          </w:p>
          <w:p w14:paraId="6BACC643" w14:textId="77777777" w:rsidR="004840E3" w:rsidRPr="00C41274" w:rsidRDefault="004840E3" w:rsidP="00DE13C0">
            <w:pPr>
              <w:pStyle w:val="TableBody"/>
            </w:pPr>
          </w:p>
          <w:p w14:paraId="5E3EDAB8" w14:textId="77777777" w:rsidR="004840E3" w:rsidRPr="00C41274" w:rsidRDefault="004840E3" w:rsidP="00DE13C0">
            <w:pPr>
              <w:pStyle w:val="TableBody"/>
              <w:rPr>
                <w:u w:val="single"/>
              </w:rPr>
            </w:pPr>
            <w:r w:rsidRPr="00C41274">
              <w:rPr>
                <w:u w:val="single"/>
              </w:rPr>
              <w:t>Syntax</w:t>
            </w:r>
          </w:p>
          <w:p w14:paraId="2C59B1B7" w14:textId="77777777" w:rsidR="004840E3" w:rsidRPr="00C41274" w:rsidRDefault="004840E3" w:rsidP="00DE13C0">
            <w:pPr>
              <w:pStyle w:val="TableBody"/>
              <w:rPr>
                <w:i/>
              </w:rPr>
            </w:pPr>
            <w:r w:rsidRPr="00677764">
              <w:rPr>
                <w:b/>
              </w:rPr>
              <w:t>AT+CGDATA = [&lt;L2P&gt; [,&lt;cid&gt; [,&lt;cid&gt; [,...]]]]</w:t>
            </w:r>
          </w:p>
        </w:tc>
        <w:tc>
          <w:tcPr>
            <w:tcW w:w="12420" w:type="dxa"/>
          </w:tcPr>
          <w:p w14:paraId="08039067" w14:textId="77777777" w:rsidR="004840E3" w:rsidRPr="00AE67EA" w:rsidRDefault="004840E3" w:rsidP="00DE13C0">
            <w:pPr>
              <w:pStyle w:val="TableBody"/>
              <w:rPr>
                <w:rFonts w:ascii="Times New Roman" w:hAnsi="Times New Roman" w:cs="Times New Roman"/>
                <w:sz w:val="20"/>
                <w:szCs w:val="20"/>
                <w:u w:val="single"/>
              </w:rPr>
            </w:pPr>
          </w:p>
          <w:p w14:paraId="0BC76782" w14:textId="77777777" w:rsidR="004840E3" w:rsidRPr="00C41274" w:rsidRDefault="004840E3" w:rsidP="00DE13C0">
            <w:pPr>
              <w:pStyle w:val="TableBody"/>
              <w:rPr>
                <w:u w:val="single"/>
              </w:rPr>
            </w:pPr>
          </w:p>
          <w:p w14:paraId="7BDAA084" w14:textId="77777777" w:rsidR="004840E3" w:rsidRPr="00C41274" w:rsidRDefault="004840E3" w:rsidP="00DE13C0">
            <w:pPr>
              <w:pStyle w:val="TableBody"/>
              <w:rPr>
                <w:u w:val="single"/>
              </w:rPr>
            </w:pPr>
            <w:r w:rsidRPr="00C41274">
              <w:rPr>
                <w:u w:val="single"/>
              </w:rPr>
              <w:t>Response</w:t>
            </w:r>
          </w:p>
          <w:p w14:paraId="0D4CF44C" w14:textId="77777777" w:rsidR="004840E3" w:rsidRPr="0077536E" w:rsidRDefault="004840E3" w:rsidP="00DE13C0">
            <w:pPr>
              <w:pStyle w:val="TableBody"/>
              <w:rPr>
                <w:b/>
              </w:rPr>
            </w:pPr>
            <w:r w:rsidRPr="0077536E">
              <w:rPr>
                <w:b/>
              </w:rPr>
              <w:t>CONNECT</w:t>
            </w:r>
          </w:p>
          <w:p w14:paraId="5C44C353" w14:textId="77777777" w:rsidR="004840E3" w:rsidRDefault="004840E3" w:rsidP="00DE13C0">
            <w:pPr>
              <w:pStyle w:val="TableBody"/>
            </w:pPr>
            <w:r>
              <w:t xml:space="preserve">(and then </w:t>
            </w:r>
            <w:r w:rsidRPr="0077536E">
              <w:t>data transfer</w:t>
            </w:r>
            <w:r>
              <w:t>)</w:t>
            </w:r>
          </w:p>
          <w:p w14:paraId="55063E70" w14:textId="77777777" w:rsidR="004840E3" w:rsidRPr="0077536E" w:rsidRDefault="004840E3" w:rsidP="00DE13C0">
            <w:pPr>
              <w:pStyle w:val="TableBody"/>
            </w:pPr>
          </w:p>
          <w:p w14:paraId="6B962F1E" w14:textId="77777777" w:rsidR="004840E3" w:rsidRPr="0077536E" w:rsidRDefault="004840E3" w:rsidP="00DE13C0">
            <w:pPr>
              <w:pStyle w:val="TableBody"/>
            </w:pPr>
            <w:r w:rsidRPr="0077536E">
              <w:t>or</w:t>
            </w:r>
          </w:p>
          <w:p w14:paraId="7B9A8955" w14:textId="77777777" w:rsidR="004840E3" w:rsidRDefault="004840E3" w:rsidP="00DE13C0">
            <w:pPr>
              <w:pStyle w:val="TableBody"/>
              <w:rPr>
                <w:b/>
              </w:rPr>
            </w:pPr>
            <w:r w:rsidRPr="0077536E">
              <w:rPr>
                <w:b/>
              </w:rPr>
              <w:t>CME ERROR: &lt;error&gt;</w:t>
            </w:r>
          </w:p>
          <w:p w14:paraId="72937065" w14:textId="77777777" w:rsidR="004840E3" w:rsidRPr="0077536E" w:rsidRDefault="004840E3" w:rsidP="00DE13C0">
            <w:pPr>
              <w:pStyle w:val="TableBody"/>
            </w:pPr>
          </w:p>
          <w:p w14:paraId="1D4BCFE6" w14:textId="77777777" w:rsidR="004840E3" w:rsidRDefault="004840E3" w:rsidP="00DE13C0">
            <w:pPr>
              <w:pStyle w:val="TableBody"/>
            </w:pPr>
            <w:r w:rsidRPr="0077536E">
              <w:rPr>
                <w:u w:val="single"/>
              </w:rPr>
              <w:t>Parameter</w:t>
            </w:r>
            <w:r>
              <w:rPr>
                <w:u w:val="single"/>
              </w:rPr>
              <w:t>s</w:t>
            </w:r>
          </w:p>
          <w:p w14:paraId="0073721E" w14:textId="77777777" w:rsidR="004840E3" w:rsidRDefault="004840E3" w:rsidP="00DE13C0">
            <w:pPr>
              <w:pStyle w:val="TableBody"/>
            </w:pPr>
            <w:r w:rsidRPr="0077536E">
              <w:rPr>
                <w:b/>
              </w:rPr>
              <w:t>&lt;L2P&gt;</w:t>
            </w:r>
            <w:r>
              <w:tab/>
            </w:r>
            <w:r>
              <w:tab/>
            </w:r>
            <w:r>
              <w:tab/>
              <w:t>S</w:t>
            </w:r>
            <w:r w:rsidRPr="00677764">
              <w:t>tring parameter that indicates the layer 2 protocol to be used between the TE and MT</w:t>
            </w:r>
          </w:p>
          <w:p w14:paraId="67ED87EB" w14:textId="77777777" w:rsidR="004840E3" w:rsidRDefault="004840E3" w:rsidP="00DE13C0">
            <w:pPr>
              <w:pStyle w:val="TableBody"/>
            </w:pPr>
            <w:r>
              <w:t>PPP</w:t>
            </w:r>
            <w:r>
              <w:tab/>
            </w:r>
            <w:r>
              <w:tab/>
            </w:r>
            <w:r>
              <w:tab/>
              <w:t>Point-to-point protocol for a PDP such as IP</w:t>
            </w:r>
          </w:p>
          <w:p w14:paraId="1E8423DB" w14:textId="77777777" w:rsidR="004840E3" w:rsidRDefault="004840E3" w:rsidP="00DE13C0">
            <w:pPr>
              <w:pStyle w:val="TableBody"/>
            </w:pPr>
            <w:r>
              <w:t>M-OPT-PPP</w:t>
            </w:r>
            <w:r>
              <w:tab/>
            </w:r>
            <w:r>
              <w:tab/>
              <w:t>MS supports manufacturing specific protocol</w:t>
            </w:r>
          </w:p>
          <w:p w14:paraId="4E605390" w14:textId="77777777" w:rsidR="004840E3" w:rsidRDefault="004840E3" w:rsidP="00DE13C0">
            <w:pPr>
              <w:pStyle w:val="TableBody"/>
            </w:pPr>
            <w:r>
              <w:t>M-HEX</w:t>
            </w:r>
            <w:r>
              <w:tab/>
            </w:r>
            <w:r>
              <w:tab/>
              <w:t>MS supports manufacturing specific protocol</w:t>
            </w:r>
          </w:p>
          <w:p w14:paraId="60728E55" w14:textId="77777777" w:rsidR="004840E3" w:rsidRDefault="004840E3" w:rsidP="00DE13C0">
            <w:pPr>
              <w:pStyle w:val="TableBody"/>
            </w:pPr>
            <w:r>
              <w:t>M-RAW_IP</w:t>
            </w:r>
            <w:r>
              <w:tab/>
            </w:r>
            <w:r>
              <w:tab/>
              <w:t>MS supports manufacturing specific protocol</w:t>
            </w:r>
          </w:p>
          <w:p w14:paraId="25CB369C" w14:textId="77777777" w:rsidR="004840E3" w:rsidRDefault="004840E3" w:rsidP="00DE13C0">
            <w:pPr>
              <w:pStyle w:val="TableBody"/>
            </w:pPr>
          </w:p>
          <w:p w14:paraId="7FFACF71" w14:textId="77777777" w:rsidR="004840E3" w:rsidRPr="0077536E" w:rsidRDefault="004840E3" w:rsidP="00DE13C0">
            <w:pPr>
              <w:pStyle w:val="TableBody"/>
              <w:rPr>
                <w:b/>
              </w:rPr>
            </w:pPr>
            <w:r w:rsidRPr="0077536E">
              <w:rPr>
                <w:b/>
              </w:rPr>
              <w:t>&lt;cid&gt;</w:t>
            </w:r>
            <w:r>
              <w:tab/>
              <w:t>Numeric parameter which specifies a particular PDP context definition (see +CGDCONT and +CGDSCONT commands)</w:t>
            </w:r>
          </w:p>
        </w:tc>
      </w:tr>
    </w:tbl>
    <w:p w14:paraId="0BCF98AC" w14:textId="77777777" w:rsidR="004840E3" w:rsidRPr="004840E3" w:rsidRDefault="004840E3" w:rsidP="004840E3">
      <w:pPr>
        <w:rPr>
          <w:lang w:eastAsia="zh-CN"/>
        </w:rPr>
      </w:pPr>
      <w:bookmarkStart w:id="21" w:name="_GoBack"/>
      <w:bookmarkEnd w:id="21"/>
    </w:p>
    <w:bookmarkEnd w:id="8"/>
    <w:bookmarkEnd w:id="9"/>
    <w:bookmarkEnd w:id="10"/>
    <w:bookmarkEnd w:id="11"/>
    <w:bookmarkEnd w:id="12"/>
    <w:sectPr w:rsidR="004840E3" w:rsidRPr="004840E3" w:rsidSect="00E67EFB">
      <w:headerReference w:type="even" r:id="rId19"/>
      <w:headerReference w:type="default" r:id="rId20"/>
      <w:footerReference w:type="default" r:id="rId21"/>
      <w:headerReference w:type="first" r:id="rId22"/>
      <w:footerReference w:type="first" r:id="rId23"/>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Julien Klein" w:date="2016-12-07T10:28:00Z" w:initials="JK">
    <w:p w14:paraId="282FAAE3" w14:textId="0010C669" w:rsidR="0056113C" w:rsidRDefault="0056113C">
      <w:pPr>
        <w:pStyle w:val="CommentText"/>
      </w:pPr>
      <w:r>
        <w:rPr>
          <w:rStyle w:val="CommentReference"/>
        </w:rPr>
        <w:annotationRef/>
      </w:r>
      <w:r>
        <w:t>Should be updated each time a new version of the document is pushed on SCM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2FAA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2FAAE3" w16cid:durableId="1DADA2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E00D8D" w14:textId="77777777" w:rsidR="00F75E2E" w:rsidRDefault="00F75E2E" w:rsidP="0094718A">
      <w:r>
        <w:separator/>
      </w:r>
    </w:p>
    <w:p w14:paraId="0274B544" w14:textId="77777777" w:rsidR="00F75E2E" w:rsidRDefault="00F75E2E" w:rsidP="0094718A"/>
  </w:endnote>
  <w:endnote w:type="continuationSeparator" w:id="0">
    <w:p w14:paraId="78BC5BB0" w14:textId="77777777" w:rsidR="00F75E2E" w:rsidRDefault="00F75E2E" w:rsidP="0094718A">
      <w:r>
        <w:continuationSeparator/>
      </w:r>
    </w:p>
    <w:p w14:paraId="6D165A28" w14:textId="77777777" w:rsidR="00F75E2E" w:rsidRDefault="00F75E2E"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Gothic720 B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48F88F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ins w:id="26" w:author="Paul Chan" w:date="2016-09-26T19:10:00Z">
      <w:r>
        <w:t>[R01.06]</w:t>
      </w:r>
    </w:ins>
    <w:del w:id="27" w:author="Paul Chan" w:date="2016-09-26T19:10:00Z">
      <w:r w:rsidDel="002A08FD">
        <w:delText>[R01.05]</w:delText>
      </w:r>
    </w:del>
    <w:r>
      <w:fldChar w:fldCharType="end"/>
    </w:r>
    <w:r w:rsidRPr="0015218C">
      <w:tab/>
    </w:r>
    <w:r>
      <w:fldChar w:fldCharType="begin"/>
    </w:r>
    <w:r>
      <w:instrText xml:space="preserve"> REF Date \h  \* MERGEFORMAT </w:instrText>
    </w:r>
    <w:r>
      <w:fldChar w:fldCharType="separate"/>
    </w:r>
    <w:ins w:id="28" w:author="Paul Chan" w:date="2016-09-26T19:10:00Z">
      <w:r>
        <w:t>[Sep 26, 2016]</w:t>
      </w:r>
    </w:ins>
    <w:del w:id="29" w:author="Paul Chan" w:date="2016-09-26T19:10:00Z">
      <w:r w:rsidDel="002A08FD">
        <w:delText>[Aug 19, 2015]</w:delText>
      </w:r>
    </w:del>
    <w:r>
      <w:fldChar w:fldCharType="end"/>
    </w:r>
    <w:r>
      <w:tab/>
    </w:r>
    <w:r>
      <w:fldChar w:fldCharType="begin"/>
    </w:r>
    <w:r>
      <w:instrText xml:space="preserve"> PAGE </w:instrText>
    </w:r>
    <w:r>
      <w:fldChar w:fldCharType="separate"/>
    </w:r>
    <w:r w:rsidR="004840E3">
      <w:rPr>
        <w:noProof/>
      </w:rPr>
      <w:t>9</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7A857B60"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fldChar w:fldCharType="begin"/>
    </w:r>
    <w:r>
      <w:instrText xml:space="preserve"> REF Date \h  \* MERGEFORMAT </w:instrText>
    </w:r>
    <w:r>
      <w:fldChar w:fldCharType="separate"/>
    </w:r>
    <w:r w:rsidR="00220046">
      <w:t>[Date (December 7</w:t>
    </w:r>
    <w:r w:rsidR="00220046" w:rsidRPr="00220046">
      <w:t>th</w:t>
    </w:r>
    <w:r w:rsidR="00220046">
      <w:t>, 2016)]</w:t>
    </w:r>
    <w:r>
      <w:fldChar w:fldCharType="end"/>
    </w:r>
    <w:r>
      <w:tab/>
    </w:r>
    <w:r>
      <w:fldChar w:fldCharType="begin"/>
    </w:r>
    <w:r>
      <w:instrText xml:space="preserve"> PAGE </w:instrText>
    </w:r>
    <w:r>
      <w:fldChar w:fldCharType="separate"/>
    </w:r>
    <w:r w:rsidR="00664F2B">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EA174E" w14:textId="77777777" w:rsidR="00F75E2E" w:rsidRDefault="00F75E2E" w:rsidP="0094718A">
      <w:r>
        <w:separator/>
      </w:r>
    </w:p>
    <w:p w14:paraId="558D0219" w14:textId="77777777" w:rsidR="00F75E2E" w:rsidRDefault="00F75E2E" w:rsidP="0094718A"/>
  </w:footnote>
  <w:footnote w:type="continuationSeparator" w:id="0">
    <w:p w14:paraId="2A656001" w14:textId="77777777" w:rsidR="00F75E2E" w:rsidRDefault="00F75E2E" w:rsidP="0094718A">
      <w:r>
        <w:continuationSeparator/>
      </w:r>
    </w:p>
    <w:p w14:paraId="0E20CBC0" w14:textId="77777777" w:rsidR="00F75E2E" w:rsidRDefault="00F75E2E"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68FEDD6D" w:rsidR="00650BB0" w:rsidRPr="00747FE0" w:rsidRDefault="00650BB0" w:rsidP="006939A4">
                            <w:pPr>
                              <w:pStyle w:val="HeaderRight"/>
                              <w:rPr>
                                <w:lang w:val="en-US"/>
                                <w:rPrChange w:id="22" w:author="Julien Klein" w:date="2016-12-07T10:11:00Z">
                                  <w:rPr/>
                                </w:rPrChange>
                              </w:rPr>
                            </w:pPr>
                            <w:r>
                              <w:fldChar w:fldCharType="begin"/>
                            </w:r>
                            <w:r w:rsidRPr="00747FE0">
                              <w:rPr>
                                <w:lang w:val="en-US"/>
                                <w:rPrChange w:id="23" w:author="Julien Klein" w:date="2016-12-07T10:11:00Z">
                                  <w:rPr/>
                                </w:rPrChange>
                              </w:rPr>
                              <w:instrText xml:space="preserve"> STYLEREF  "Heading 1"  \* MERGEFORMAT </w:instrText>
                            </w:r>
                            <w:r w:rsidR="004840E3">
                              <w:fldChar w:fldCharType="separate"/>
                            </w:r>
                            <w:r w:rsidR="004840E3">
                              <w:rPr>
                                <w:lang w:val="en-US"/>
                              </w:rPr>
                              <w:t>GPRS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68FEDD6D" w:rsidR="00650BB0" w:rsidRPr="00747FE0" w:rsidRDefault="00650BB0" w:rsidP="006939A4">
                      <w:pPr>
                        <w:pStyle w:val="HeaderRight"/>
                        <w:rPr>
                          <w:lang w:val="en-US"/>
                          <w:rPrChange w:id="24" w:author="Julien Klein" w:date="2016-12-07T10:11:00Z">
                            <w:rPr/>
                          </w:rPrChange>
                        </w:rPr>
                      </w:pPr>
                      <w:r>
                        <w:fldChar w:fldCharType="begin"/>
                      </w:r>
                      <w:r w:rsidRPr="00747FE0">
                        <w:rPr>
                          <w:lang w:val="en-US"/>
                          <w:rPrChange w:id="25" w:author="Julien Klein" w:date="2016-12-07T10:11:00Z">
                            <w:rPr/>
                          </w:rPrChange>
                        </w:rPr>
                        <w:instrText xml:space="preserve"> STYLEREF  "Heading 1"  \* MERGEFORMAT </w:instrText>
                      </w:r>
                      <w:r w:rsidR="004840E3">
                        <w:fldChar w:fldCharType="separate"/>
                      </w:r>
                      <w:r w:rsidR="004840E3">
                        <w:rPr>
                          <w:lang w:val="en-US"/>
                        </w:rPr>
                        <w:t>GPRS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2"/>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1"/>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ulien Klein">
    <w15:presenceInfo w15:providerId="AD" w15:userId="S-1-5-21-1144071785-1927479445-1234779376-41860"/>
  </w15:person>
  <w15:person w15:author="Paul Chan">
    <w15:presenceInfo w15:providerId="AD" w15:userId="S-1-5-21-1144071785-1927479445-1234779376-3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409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40E3"/>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48E1"/>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4F2B"/>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2D2"/>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NoteChar">
    <w:name w:val="Note Char"/>
    <w:basedOn w:val="DefaultParagraphFont"/>
    <w:link w:val="Note"/>
    <w:rsid w:val="004840E3"/>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4E05F-D0F6-4490-B22A-6749F84A4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TotalTime>
  <Pages>6</Pages>
  <Words>1066</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HL78xx-CGDATA-IFS</vt:lpstr>
    </vt:vector>
  </TitlesOfParts>
  <Company>Sierra Wireless</Company>
  <LinksUpToDate>false</LinksUpToDate>
  <CharactersWithSpaces>6917</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HL78xx-CGDATA-IFS</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Alban Roche</cp:lastModifiedBy>
  <cp:revision>5</cp:revision>
  <cp:lastPrinted>2007-06-07T23:45:00Z</cp:lastPrinted>
  <dcterms:created xsi:type="dcterms:W3CDTF">2017-11-08T14:31:00Z</dcterms:created>
  <dcterms:modified xsi:type="dcterms:W3CDTF">2017-11-08T14:33:00Z</dcterms:modified>
</cp:coreProperties>
</file>