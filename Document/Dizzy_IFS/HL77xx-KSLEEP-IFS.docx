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5F47F1" w14:textId="77777777" w:rsidR="00187A24" w:rsidRPr="00844859" w:rsidRDefault="00CB7BD0" w:rsidP="0094718A">
      <w:r>
        <w:rPr>
          <w:noProof/>
        </w:rPr>
        <mc:AlternateContent>
          <mc:Choice Requires="wpg">
            <w:drawing>
              <wp:anchor distT="0" distB="0" distL="114300" distR="114300" simplePos="0" relativeHeight="251672576" behindDoc="0" locked="0" layoutInCell="1" allowOverlap="1" wp14:anchorId="2C609C1E" wp14:editId="1151E80B">
                <wp:simplePos x="0" y="0"/>
                <wp:positionH relativeFrom="column">
                  <wp:posOffset>-123825</wp:posOffset>
                </wp:positionH>
                <wp:positionV relativeFrom="paragraph">
                  <wp:posOffset>-295275</wp:posOffset>
                </wp:positionV>
                <wp:extent cx="6096635" cy="9027795"/>
                <wp:effectExtent l="0" t="0" r="0" b="1905"/>
                <wp:wrapNone/>
                <wp:docPr id="25"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6635" cy="9027795"/>
                          <a:chOff x="1248" y="981"/>
                          <a:chExt cx="9601" cy="14217"/>
                        </a:xfrm>
                      </wpg:grpSpPr>
                      <wps:wsp>
                        <wps:cNvPr id="26" name="Text Box 387"/>
                        <wps:cNvSpPr txBox="1">
                          <a:spLocks noChangeArrowheads="1"/>
                        </wps:cNvSpPr>
                        <wps:spPr bwMode="auto">
                          <a:xfrm>
                            <a:off x="8003" y="14285"/>
                            <a:ext cx="2846" cy="9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bookmarkStart w:id="0" w:name="Reference"/>
                            <w:p w14:paraId="7CAEFF1C" w14:textId="77777777" w:rsidR="00A8567C" w:rsidRPr="00782843" w:rsidRDefault="00A8567C" w:rsidP="00213991">
                              <w:pPr>
                                <w:pStyle w:val="REFREVDATE"/>
                              </w:pPr>
                              <w:r w:rsidRPr="00232FD4">
                                <w:fldChar w:fldCharType="begin"/>
                              </w:r>
                              <w:r w:rsidRPr="00232FD4">
                                <w:instrText xml:space="preserve"> DOCPROPERTY  Reference  \* MERGEFORMAT </w:instrText>
                              </w:r>
                              <w:r w:rsidRPr="00232FD4">
                                <w:fldChar w:fldCharType="separate"/>
                              </w:r>
                              <w:r w:rsidR="00073A19">
                                <w:t>FH number</w:t>
                              </w:r>
                              <w:r w:rsidRPr="00232FD4">
                                <w:fldChar w:fldCharType="end"/>
                              </w:r>
                              <w:bookmarkEnd w:id="0"/>
                            </w:p>
                            <w:bookmarkStart w:id="1" w:name="Revision"/>
                            <w:p w14:paraId="607DCEC7" w14:textId="77777777" w:rsidR="00A8567C" w:rsidRDefault="00A8567C" w:rsidP="00213991">
                              <w:pPr>
                                <w:pStyle w:val="REFREVDATE"/>
                              </w:pPr>
                              <w:r w:rsidRPr="00782843">
                                <w:fldChar w:fldCharType="begin"/>
                              </w:r>
                              <w:r>
                                <w:instrText xml:space="preserve"> DOCPROPERTY  Revision  \* MERGEFORMAT </w:instrText>
                              </w:r>
                              <w:r w:rsidRPr="00782843">
                                <w:fldChar w:fldCharType="separate"/>
                              </w:r>
                              <w:r w:rsidR="00073A19">
                                <w:t>01.00</w:t>
                              </w:r>
                              <w:r w:rsidRPr="00782843">
                                <w:fldChar w:fldCharType="end"/>
                              </w:r>
                              <w:bookmarkEnd w:id="1"/>
                            </w:p>
                            <w:bookmarkStart w:id="2" w:name="Date"/>
                            <w:p w14:paraId="5572A100" w14:textId="77777777" w:rsidR="00A8567C" w:rsidRDefault="00A8567C" w:rsidP="00213991">
                              <w:pPr>
                                <w:pStyle w:val="REFREVDATE"/>
                              </w:pPr>
                              <w:r w:rsidRPr="00782843">
                                <w:fldChar w:fldCharType="begin"/>
                              </w:r>
                              <w:r>
                                <w:instrText xml:space="preserve"> DOCPROPERTY  Date  \* MERGEFORMAT </w:instrText>
                              </w:r>
                              <w:r w:rsidRPr="00782843">
                                <w:fldChar w:fldCharType="separate"/>
                              </w:r>
                              <w:r w:rsidR="00073A19">
                                <w:t>February 22, 2017</w:t>
                              </w:r>
                              <w:r w:rsidRPr="00782843">
                                <w:fldChar w:fldCharType="end"/>
                              </w:r>
                              <w:bookmarkEnd w:id="2"/>
                            </w:p>
                            <w:p w14:paraId="29976EBE" w14:textId="77777777" w:rsidR="00A8567C" w:rsidRPr="00C41FB8" w:rsidRDefault="00A8567C" w:rsidP="00C41FB8">
                              <w:pPr>
                                <w:pStyle w:val="REFREVDATE"/>
                              </w:pPr>
                            </w:p>
                          </w:txbxContent>
                        </wps:txbx>
                        <wps:bodyPr rot="0" vert="horz" wrap="square" lIns="91440" tIns="45720" rIns="91440" bIns="45720" anchor="t" anchorCtr="0" upright="1">
                          <a:noAutofit/>
                        </wps:bodyPr>
                      </wps:wsp>
                      <wps:wsp>
                        <wps:cNvPr id="27" name="Line 388"/>
                        <wps:cNvCnPr/>
                        <wps:spPr bwMode="auto">
                          <a:xfrm flipH="1">
                            <a:off x="1248" y="1396"/>
                            <a:ext cx="483"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8"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695" y="1114"/>
                            <a:ext cx="735" cy="571"/>
                          </a:xfrm>
                          <a:prstGeom prst="rect">
                            <a:avLst/>
                          </a:prstGeom>
                          <a:noFill/>
                          <a:extLst>
                            <a:ext uri="{909E8E84-426E-40DD-AFC4-6F175D3DCCD1}">
                              <a14:hiddenFill xmlns:a14="http://schemas.microsoft.com/office/drawing/2010/main">
                                <a:solidFill>
                                  <a:srgbClr val="FFFFFF"/>
                                </a:solidFill>
                              </a14:hiddenFill>
                            </a:ext>
                          </a:extLst>
                        </pic:spPr>
                      </pic:pic>
                      <wps:wsp>
                        <wps:cNvPr id="29" name="Text Box 392"/>
                        <wps:cNvSpPr txBox="1">
                          <a:spLocks noChangeArrowheads="1"/>
                        </wps:cNvSpPr>
                        <wps:spPr bwMode="auto">
                          <a:xfrm>
                            <a:off x="2576" y="2656"/>
                            <a:ext cx="7773" cy="1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alias w:val="Title"/>
                                <w:tag w:val=""/>
                                <w:id w:val="-1592386886"/>
                                <w:placeholder>
                                  <w:docPart w:val="CD3FDB0051454FC08054A8D640D82B7C"/>
                                </w:placeholder>
                                <w:dataBinding w:prefixMappings="xmlns:ns0='http://purl.org/dc/elements/1.1/' xmlns:ns1='http://schemas.openxmlformats.org/package/2006/metadata/core-properties' " w:xpath="/ns1:coreProperties[1]/ns0:title[1]" w:storeItemID="{6C3C8BC8-F283-45AE-878A-BAB7291924A1}"/>
                                <w:text/>
                              </w:sdtPr>
                              <w:sdtEndPr/>
                              <w:sdtContent>
                                <w:p w14:paraId="1FEB69CE" w14:textId="046D23C6" w:rsidR="00A8567C" w:rsidRDefault="00A8567C" w:rsidP="004B2498">
                                  <w:pPr>
                                    <w:pStyle w:val="Title2"/>
                                  </w:pPr>
                                  <w:r>
                                    <w:t>+KSLEEP command</w:t>
                                  </w:r>
                                </w:p>
                              </w:sdtContent>
                            </w:sdt>
                          </w:txbxContent>
                        </wps:txbx>
                        <wps:bodyPr rot="0" vert="horz" wrap="square" lIns="91440" tIns="45720" rIns="91440" bIns="45720" anchor="t" anchorCtr="0" upright="1">
                          <a:noAutofit/>
                        </wps:bodyPr>
                      </wps:wsp>
                      <wps:wsp>
                        <wps:cNvPr id="30" name="Line 393"/>
                        <wps:cNvCnPr/>
                        <wps:spPr bwMode="auto">
                          <a:xfrm>
                            <a:off x="10337" y="2530"/>
                            <a:ext cx="0" cy="1107"/>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1" name="Text Box 394"/>
                        <wps:cNvSpPr txBox="1">
                          <a:spLocks noChangeArrowheads="1"/>
                        </wps:cNvSpPr>
                        <wps:spPr bwMode="auto">
                          <a:xfrm>
                            <a:off x="2576" y="981"/>
                            <a:ext cx="7773" cy="1644"/>
                          </a:xfrm>
                          <a:prstGeom prst="rect">
                            <a:avLst/>
                          </a:prstGeom>
                          <a:solidFill>
                            <a:srgbClr val="FF19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9F13F0" w14:textId="77777777" w:rsidR="00A8567C" w:rsidRPr="004B2498" w:rsidRDefault="00A8567C" w:rsidP="004B2498">
                              <w:pPr>
                                <w:pStyle w:val="Title"/>
                              </w:pPr>
                              <w:r>
                                <w:t>Interface Specification</w:t>
                              </w:r>
                            </w:p>
                          </w:txbxContent>
                        </wps:txbx>
                        <wps:bodyPr rot="0" vert="horz" wrap="square" lIns="91440" tIns="45720" rIns="91440" bIns="45720" anchor="t" anchorCtr="0" upright="1">
                          <a:noAutofit/>
                        </wps:bodyPr>
                      </wps:wsp>
                      <wps:wsp>
                        <wps:cNvPr id="32" name="Line 395"/>
                        <wps:cNvCnPr/>
                        <wps:spPr bwMode="auto">
                          <a:xfrm flipH="1">
                            <a:off x="1248" y="1397"/>
                            <a:ext cx="8" cy="224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3" name="Line 396"/>
                        <wps:cNvCnPr/>
                        <wps:spPr bwMode="auto">
                          <a:xfrm flipH="1">
                            <a:off x="1252" y="3629"/>
                            <a:ext cx="9088" cy="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4" name="Line 397"/>
                        <wps:cNvCnPr/>
                        <wps:spPr bwMode="auto">
                          <a:xfrm>
                            <a:off x="2430" y="3637"/>
                            <a:ext cx="0" cy="1109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5" name="Line 398"/>
                        <wps:cNvCnPr/>
                        <wps:spPr bwMode="auto">
                          <a:xfrm flipH="1">
                            <a:off x="2426" y="14727"/>
                            <a:ext cx="479"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C609C1E" id="Group 402" o:spid="_x0000_s1026" style="position:absolute;margin-left:-9.75pt;margin-top:-23.25pt;width:480.05pt;height:710.85pt;z-index:251672576" coordorigin="1248,981" coordsize="9601,1421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">
                <v:shapetype id="_x0000_t202" coordsize="21600,21600" o:spt="202" path="m,l,21600r21600,l21600,xe">
                  <v:stroke joinstyle="miter"/>
                  <v:path gradientshapeok="t" o:connecttype="rect"/>
                </v:shapetype>
                <v:shape id="Text Box 387" o:spid="_x0000_s1027" type="#_x0000_t202" style="position:absolute;left:8003;top:14285;width:2846;height:9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gML8EA&#10;AADbAAAADwAAAGRycy9kb3ducmV2LnhtbESP0YrCMBRE3wX/IVzBF1lTxa1ajaKC4quuH3Btrm2x&#10;uSlNtPXvjSDs4zAzZ5jlujWleFLtCssKRsMIBHFqdcGZgsvf/mcGwnlkjaVlUvAiB+tVt7PERNuG&#10;T/Q8+0wECLsEFeTeV4mULs3JoBvaijh4N1sb9EHWmdQ1NgFuSjmOolgaLDgs5FjRLqf0fn4YBbdj&#10;M/idN9eDv0xPk3iLxfRqX0r1e+1mAcJT6//D3/ZRKxjH8PkSfoBcv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OoDC/BAAAA2wAAAA8AAAAAAAAAAAAAAAAAmAIAAGRycy9kb3du&#10;cmV2LnhtbFBLBQYAAAAABAAEAPUAAACGAwAAAAA=&#10;" stroked="f">
                  <v:textbox>
                    <w:txbxContent>
                      <w:bookmarkStart w:id="3" w:name="Reference"/>
                      <w:p w14:paraId="7CAEFF1C" w14:textId="77777777" w:rsidR="00A8567C" w:rsidRPr="00782843" w:rsidRDefault="00A8567C" w:rsidP="00213991">
                        <w:pPr>
                          <w:pStyle w:val="REFREVDATE"/>
                        </w:pPr>
                        <w:r w:rsidRPr="00232FD4">
                          <w:fldChar w:fldCharType="begin"/>
                        </w:r>
                        <w:r w:rsidRPr="00232FD4">
                          <w:instrText xml:space="preserve"> DOCPROPERTY  Reference  \* MERGEFORMAT </w:instrText>
                        </w:r>
                        <w:r w:rsidRPr="00232FD4">
                          <w:fldChar w:fldCharType="separate"/>
                        </w:r>
                        <w:r w:rsidR="00073A19">
                          <w:t>FH number</w:t>
                        </w:r>
                        <w:r w:rsidRPr="00232FD4">
                          <w:fldChar w:fldCharType="end"/>
                        </w:r>
                        <w:bookmarkEnd w:id="3"/>
                      </w:p>
                      <w:bookmarkStart w:id="4" w:name="Revision"/>
                      <w:p w14:paraId="607DCEC7" w14:textId="77777777" w:rsidR="00A8567C" w:rsidRDefault="00A8567C" w:rsidP="00213991">
                        <w:pPr>
                          <w:pStyle w:val="REFREVDATE"/>
                        </w:pPr>
                        <w:r w:rsidRPr="00782843">
                          <w:fldChar w:fldCharType="begin"/>
                        </w:r>
                        <w:r>
                          <w:instrText xml:space="preserve"> DOCPROPERTY  Revision  \* MERGEFORMAT </w:instrText>
                        </w:r>
                        <w:r w:rsidRPr="00782843">
                          <w:fldChar w:fldCharType="separate"/>
                        </w:r>
                        <w:r w:rsidR="00073A19">
                          <w:t>01.00</w:t>
                        </w:r>
                        <w:r w:rsidRPr="00782843">
                          <w:fldChar w:fldCharType="end"/>
                        </w:r>
                        <w:bookmarkEnd w:id="4"/>
                      </w:p>
                      <w:bookmarkStart w:id="5" w:name="Date"/>
                      <w:p w14:paraId="5572A100" w14:textId="77777777" w:rsidR="00A8567C" w:rsidRDefault="00A8567C" w:rsidP="00213991">
                        <w:pPr>
                          <w:pStyle w:val="REFREVDATE"/>
                        </w:pPr>
                        <w:r w:rsidRPr="00782843">
                          <w:fldChar w:fldCharType="begin"/>
                        </w:r>
                        <w:r>
                          <w:instrText xml:space="preserve"> DOCPROPERTY  Date  \* MERGEFORMAT </w:instrText>
                        </w:r>
                        <w:r w:rsidRPr="00782843">
                          <w:fldChar w:fldCharType="separate"/>
                        </w:r>
                        <w:r w:rsidR="00073A19">
                          <w:t>February 22, 2017</w:t>
                        </w:r>
                        <w:r w:rsidRPr="00782843">
                          <w:fldChar w:fldCharType="end"/>
                        </w:r>
                        <w:bookmarkEnd w:id="5"/>
                      </w:p>
                      <w:p w14:paraId="29976EBE" w14:textId="77777777" w:rsidR="00A8567C" w:rsidRPr="00C41FB8" w:rsidRDefault="00A8567C" w:rsidP="00C41FB8">
                        <w:pPr>
                          <w:pStyle w:val="REFREVDATE"/>
                        </w:pPr>
                      </w:p>
                    </w:txbxContent>
                  </v:textbox>
                </v:shape>
                <v:line id="Line 388" o:spid="_x0000_s1028" style="position:absolute;flip:x;visibility:visible;mso-wrap-style:square" from="1248,1396" to="1731,13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xcp8QAAADbAAAADwAAAGRycy9kb3ducmV2LnhtbESPQWsCMRSE74X+h/AKvdWsgnbZGsUK&#10;godear14e25eN9HNy5Kk67a/vhEEj8PMfMPMl4NrRU8hWs8KxqMCBHHtteVGwf5r81KCiAlZY+uZ&#10;FPxShOXi8WGOlfYX/qR+lxqRIRwrVGBS6iopY23IYRz5jjh73z44TFmGRuqAlwx3rZwUxUw6tJwX&#10;DHa0NlSfdz9OQRmm2/7jeF79mfcS7dGuh8PJKvX8NKzeQCQa0j18a2+1gskrXL/kH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FynxAAAANsAAAAPAAAAAAAAAAAA&#10;AAAAAKECAABkcnMvZG93bnJldi54bWxQSwUGAAAAAAQABAD5AAAAkgMAAAAA&#10;" strokecolor="#ccc"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style="position:absolute;left:1695;top:1114;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6+bWDAAAAA2wAAAA8AAABkcnMvZG93bnJldi54bWxETz1rwzAQ3Qv5D+IC3Wo5HkRxrYQQSOmQ&#10;JXaXbod1tU2sk7GURPGvj4ZCx8f7rnbRjuJGsx8ca9hkOQji1pmBOw3fzfHtHYQPyAZHx6ThQR52&#10;29VLhaVxdz7TrQ6dSCHsS9TQhzCVUvq2J4s+cxNx4n7dbDEkOHfSzHhP4XaURZ4raXHg1NDjRIee&#10;2kt9tRriZ1QnVo2V6qjGn2K/FMvUaP26jvsPEIFi+Bf/ub+MhiKNTV/SD5DbJ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jr5tYMAAAADbAAAADwAAAAAAAAAAAAAAAACfAgAA&#10;ZHJzL2Rvd25yZXYueG1sUEsFBgAAAAAEAAQA9wAAAIwDAAAAAA==&#10;">
                  <v:imagedata r:id="rId9" o:title=""/>
                </v:shape>
                <v:shape id="Text Box 392" o:spid="_x0000_s1030" type="#_x0000_t202" style="position:absolute;left:2576;top:2656;width:7773;height:14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eYXcEA&#10;AADbAAAADwAAAGRycy9kb3ducmV2LnhtbESP3arCMBCE7wXfIazgjWiqePypRlFB8dafB1ibtS02&#10;m9JEW9/eCMK5HGbmG2a5bkwhXlS53LKC4SACQZxYnXOq4HrZ92cgnEfWWFgmBW9ysF61W0uMta35&#10;RK+zT0WAsItRQeZ9GUvpkowMuoEtiYN3t5VBH2SVSl1hHeCmkKMomkiDOYeFDEvaZZQ8zk+j4H6s&#10;e3/z+nbw1+lpPNliPr3Zt1LdTrNZgPDU+P/wr33UCkZz+H4JP0CuP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I3mF3BAAAA2wAAAA8AAAAAAAAAAAAAAAAAmAIAAGRycy9kb3du&#10;cmV2LnhtbFBLBQYAAAAABAAEAPUAAACGAwAAAAA=&#10;" stroked="f">
                  <v:textbox>
                    <w:txbxContent>
                      <w:sdt>
                        <w:sdtPr>
                          <w:alias w:val="Title"/>
                          <w:tag w:val=""/>
                          <w:id w:val="-1592386886"/>
                          <w:placeholder>
                            <w:docPart w:val="CD3FDB0051454FC08054A8D640D82B7C"/>
                          </w:placeholder>
                          <w:dataBinding w:prefixMappings="xmlns:ns0='http://purl.org/dc/elements/1.1/' xmlns:ns1='http://schemas.openxmlformats.org/package/2006/metadata/core-properties' " w:xpath="/ns1:coreProperties[1]/ns0:title[1]" w:storeItemID="{6C3C8BC8-F283-45AE-878A-BAB7291924A1}"/>
                          <w:text/>
                        </w:sdtPr>
                        <w:sdtEndPr/>
                        <w:sdtContent>
                          <w:p w14:paraId="1FEB69CE" w14:textId="046D23C6" w:rsidR="00A8567C" w:rsidRDefault="00A8567C" w:rsidP="004B2498">
                            <w:pPr>
                              <w:pStyle w:val="Title2"/>
                            </w:pPr>
                            <w:r>
                              <w:t>+KSLEEP command</w:t>
                            </w:r>
                          </w:p>
                        </w:sdtContent>
                      </w:sdt>
                    </w:txbxContent>
                  </v:textbox>
                </v:shape>
                <v:line id="Line 393" o:spid="_x0000_s1031" style="position:absolute;visibility:visible;mso-wrap-style:square" from="10337,2530" to="10337,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wQasIAAADbAAAADwAAAGRycy9kb3ducmV2LnhtbERPz2vCMBS+D/wfwhO8jJnWrSLVtIyh&#10;sF0GVi+7PZpn2615KUm09b9fDoMdP77fu3IyvbiR851lBekyAUFcW91xo+B8OjxtQPiArLG3TAru&#10;5KEsZg87zLUd+Ui3KjQihrDPUUEbwpBL6euWDPqlHYgjd7HOYIjQNVI7HGO46eUqSdbSYMexocWB&#10;3lqqf6qrUZDp9ONz77Lx/v349eJP+0siU6nUYj69bkEEmsK/+M/9rhU8x/XxS/wBsvg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BwQasIAAADbAAAADwAAAAAAAAAAAAAA&#10;AAChAgAAZHJzL2Rvd25yZXYueG1sUEsFBgAAAAAEAAQA+QAAAJADAAAAAA==&#10;" strokecolor="#ccc" strokeweight="1pt"/>
                <v:shape id="Text Box 394" o:spid="_x0000_s1032" type="#_x0000_t202" style="position:absolute;left:2576;top:981;width:7773;height:16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qv1MEA&#10;AADbAAAADwAAAGRycy9kb3ducmV2LnhtbESPS6vCMBSE94L/IRzh7jT1VaQaRQRBuCsfCO4OzbEp&#10;Nielidp7f70RBJfDzHzDLFatrcSDGl86VjAcJCCIc6dLLhScjtv+DIQPyBorx6Tgjzyslt3OAjPt&#10;nrynxyEUIkLYZ6jAhFBnUvrckEU/cDVx9K6usRiibAqpG3xGuK3kKElSabHkuGCwpo2h/Ha4WwXr&#10;SXFEaeTv9Jz+08jUF1/Opkr99Nr1HESgNnzDn/ZOKxgP4f0l/gC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qr9TBAAAA2wAAAA8AAAAAAAAAAAAAAAAAmAIAAGRycy9kb3du&#10;cmV2LnhtbFBLBQYAAAAABAAEAPUAAACGAwAAAAA=&#10;" fillcolor="#ff1900" stroked="f">
                  <v:textbox>
                    <w:txbxContent>
                      <w:p w14:paraId="299F13F0" w14:textId="77777777" w:rsidR="00A8567C" w:rsidRPr="004B2498" w:rsidRDefault="00A8567C" w:rsidP="004B2498">
                        <w:pPr>
                          <w:pStyle w:val="Title"/>
                        </w:pPr>
                        <w:r>
                          <w:t>Interface Specification</w:t>
                        </w:r>
                      </w:p>
                    </w:txbxContent>
                  </v:textbox>
                </v:shape>
                <v:line id="Line 395" o:spid="_x0000_s1033" style="position:absolute;flip:x;visibility:visible;mso-wrap-style:square" from="1248,1397" to="1256,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Jp4sQAAADbAAAADwAAAGRycy9kb3ducmV2LnhtbESPQWsCMRSE74X+h/AKvdWsimXZGsUK&#10;godear14e25eN9HNy5Kk67a/vhEEj8PMfMPMl4NrRU8hWs8KxqMCBHHtteVGwf5r81KCiAlZY+uZ&#10;FPxShOXi8WGOlfYX/qR+lxqRIRwrVGBS6iopY23IYRz5jjh73z44TFmGRuqAlwx3rZwUxat0aDkv&#10;GOxobag+736cgjLMtv3H8bz6M+8l2qNdD4eTVer5aVi9gUg0pHv41t5qBdMJXL/kH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UmnixAAAANsAAAAPAAAAAAAAAAAA&#10;AAAAAKECAABkcnMvZG93bnJldi54bWxQSwUGAAAAAAQABAD5AAAAkgMAAAAA&#10;" strokecolor="#ccc" strokeweight="1pt"/>
                <v:line id="Line 396" o:spid="_x0000_s1034" style="position:absolute;flip:x;visibility:visible;mso-wrap-style:square" from="1252,3629" to="10340,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7MecQAAADbAAAADwAAAGRycy9kb3ducmV2LnhtbESPQWsCMRSE74X+h/AK3mrWimXZGsUK&#10;godear14e25eN9HNy5LEde2vb4RCj8PMfMPMl4NrRU8hWs8KJuMCBHHtteVGwf5r81yCiAlZY+uZ&#10;FNwownLx+DDHSvsrf1K/S43IEI4VKjApdZWUsTbkMI59R5y9bx8cpixDI3XAa4a7Vr4Uxat0aDkv&#10;GOxobag+7y5OQRlm2/7jeF79mPcS7dGuh8PJKjV6GlZvIBIN6T/8195qBdMp3L/kHyA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Hsx5xAAAANsAAAAPAAAAAAAAAAAA&#10;AAAAAKECAABkcnMvZG93bnJldi54bWxQSwUGAAAAAAQABAD5AAAAkgMAAAAA&#10;" strokecolor="#ccc" strokeweight="1pt"/>
                <v:line id="Line 397" o:spid="_x0000_s1035" style="position:absolute;visibility:visible;mso-wrap-style:square" from="2430,3637" to="2430,147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cWacUAAADbAAAADwAAAGRycy9kb3ducmV2LnhtbESPT2vCQBTE7wW/w/IKvRTdpFWR6CZI&#10;sVAvBf9cvD2yzyQ2+zbsbk389l2h4HGYmd8wq2IwrbiS841lBekkAUFcWt1wpeB4+BwvQPiArLG1&#10;TApu5KHIR08rzLTteUfXfahEhLDPUEEdQpdJ6cuaDPqJ7Yijd7bOYIjSVVI77CPctPItSebSYMNx&#10;ocaOPmoqf/a/RsFMp9vvjZv1t8vraeoPm3MiU6nUy/OwXoIINIRH+L/9pRW8T+H+Jf4Amf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ycWacUAAADbAAAADwAAAAAAAAAA&#10;AAAAAAChAgAAZHJzL2Rvd25yZXYueG1sUEsFBgAAAAAEAAQA+QAAAJMDAAAAAA==&#10;" strokecolor="#ccc" strokeweight="1pt"/>
                <v:line id="Line 398" o:spid="_x0000_s1036" style="position:absolute;flip:x;visibility:visible;mso-wrap-style:square" from="2426,14727" to="2905,147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bvxlsQAAADbAAAADwAAAGRycy9kb3ducmV2LnhtbESPQWsCMRSE74X+h/AKvdWsLZZlaxQr&#10;CB68aHvp7bl53UQ3L0sS17W/vhEEj8PMfMNM54NrRU8hWs8KxqMCBHHtteVGwffX6qUEEROyxtYz&#10;KbhQhPns8WGKlfZn3lK/S43IEI4VKjApdZWUsTbkMI58R5y9Xx8cpixDI3XAc4a7Vr4Wxbt0aDkv&#10;GOxoaag+7k5OQRkm636zPy7+zGeJdm+Xw8/BKvX8NCw+QCQa0j18a6+1grcJXL/kHyB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u/GWxAAAANsAAAAPAAAAAAAAAAAA&#10;AAAAAKECAABkcnMvZG93bnJldi54bWxQSwUGAAAAAAQABAD5AAAAkgMAAAAA&#10;" strokecolor="#ccc" strokeweight="1pt"/>
              </v:group>
            </w:pict>
          </mc:Fallback>
        </mc:AlternateContent>
      </w:r>
    </w:p>
    <w:p w14:paraId="3257B0B5" w14:textId="77777777" w:rsidR="00DD0095" w:rsidRPr="00844859" w:rsidRDefault="000F1B15" w:rsidP="00DD0095">
      <w:pPr>
        <w:pStyle w:val="BoilerplateTitles"/>
      </w:pPr>
      <w:r w:rsidRPr="00844859">
        <w:rPr>
          <w:noProof/>
          <w:lang w:eastAsia="en-US"/>
        </w:rPr>
        <w:drawing>
          <wp:anchor distT="0" distB="0" distL="114300" distR="114300" simplePos="0" relativeHeight="251673600" behindDoc="0" locked="0" layoutInCell="1" allowOverlap="1" wp14:anchorId="0E3FA9DE" wp14:editId="3B646225">
            <wp:simplePos x="0" y="0"/>
            <wp:positionH relativeFrom="column">
              <wp:posOffset>981075</wp:posOffset>
            </wp:positionH>
            <wp:positionV relativeFrom="paragraph">
              <wp:posOffset>7115175</wp:posOffset>
            </wp:positionV>
            <wp:extent cx="2800350" cy="160972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2800350" cy="1609725"/>
                    </a:xfrm>
                    <a:prstGeom prst="rect">
                      <a:avLst/>
                    </a:prstGeom>
                    <a:noFill/>
                    <a:ln w="9525">
                      <a:noFill/>
                      <a:miter lim="800000"/>
                      <a:headEnd/>
                      <a:tailEnd/>
                    </a:ln>
                  </pic:spPr>
                </pic:pic>
              </a:graphicData>
            </a:graphic>
          </wp:anchor>
        </w:drawing>
      </w:r>
      <w:r w:rsidR="00187A24" w:rsidRPr="00844859">
        <w:br w:type="page"/>
      </w:r>
      <w:bookmarkStart w:id="6" w:name="_Toc100633754"/>
      <w:r w:rsidR="00DD0095" w:rsidRPr="00844859">
        <w:lastRenderedPageBreak/>
        <w:t>Important Notice</w:t>
      </w:r>
    </w:p>
    <w:p w14:paraId="6922E685" w14:textId="77777777" w:rsidR="00DD0095" w:rsidRPr="00844859" w:rsidRDefault="00DD0095" w:rsidP="00D7337A">
      <w:r w:rsidRPr="00844859">
        <w:t>Due to the nature of wireless communications, transmission and reception of data can never be guaranteed. Data may be delayed, corrupted (i.e., have errors) or be totally lost. Although significant delays or losses of data are rare when wireless devices such as the Sierra Wireless modem are used in a normal manner with a well-constructed network, the Sierra Wireless modem should not be used in situations where failure to transmit or receive data could result in damage of any kind to the user or any other party, including but not limited to personal injury, death, or loss of property. Sierra Wireless accepts no responsibility for damages of any kind resulting from delays or errors in data transmitted or received using the Sierra Wireless modem, or for failure of the Sierra Wireless modem to transmit or receive such data.</w:t>
      </w:r>
    </w:p>
    <w:p w14:paraId="7AF26331" w14:textId="77777777" w:rsidR="00DD0095" w:rsidRPr="00844859" w:rsidRDefault="00DD0095" w:rsidP="00DD0095">
      <w:pPr>
        <w:pStyle w:val="BoilerplateTitles"/>
      </w:pPr>
      <w:r w:rsidRPr="00844859">
        <w:t>Safety and Hazards</w:t>
      </w:r>
    </w:p>
    <w:p w14:paraId="3FD437B3" w14:textId="77777777" w:rsidR="00213991" w:rsidRPr="00844859" w:rsidRDefault="00213991" w:rsidP="00213991">
      <w:r w:rsidRPr="004E2B9C">
        <w:t>Do not operate the Sierra Wireless modem in areas where cellular modems are not advised without proper device certifications. These areas include environments where cellular radio can interfere such as explosive atmospheres, medical equipment, or any other equipment which may be susceptible to any form of radio interference.</w:t>
      </w:r>
      <w:r w:rsidRPr="00844859">
        <w:t xml:space="preserve"> The Sierra Wireless modem can transmit signals that could interfere with this equipment. Do not operate the Sierra Wireless modem in any aircraft, whether the aircraft is on the ground or in flight. In aircraft, the Sierra Wireless modem </w:t>
      </w:r>
      <w:r w:rsidRPr="00844859">
        <w:rPr>
          <w:rFonts w:cs="PalatinoLinotype-Bold"/>
          <w:b/>
          <w:bCs/>
        </w:rPr>
        <w:t>MUST BE POWERED OFF</w:t>
      </w:r>
      <w:r w:rsidRPr="00844859">
        <w:t>. When operating, the Sierra Wireless modem can transmit signals that could interfere with various onboard systems.</w:t>
      </w:r>
    </w:p>
    <w:p w14:paraId="4B69B341" w14:textId="77777777" w:rsidR="00213991" w:rsidRPr="00031767" w:rsidRDefault="00213991" w:rsidP="00213991">
      <w:pPr>
        <w:pStyle w:val="Note"/>
      </w:pPr>
      <w:r w:rsidRPr="00031767">
        <w:t>Some airlines may permit the use of cellular phones while the aircraft is on the ground and the door is open. Sierra Wireless modems may be used at this time.</w:t>
      </w:r>
    </w:p>
    <w:p w14:paraId="310EADAA" w14:textId="77777777" w:rsidR="00DD0095" w:rsidRPr="00844859" w:rsidRDefault="00213991" w:rsidP="00213991">
      <w:r w:rsidRPr="00844859">
        <w:t>The driver or operator of any vehicle should not operate the Sierra Wireless modem while in control of a vehicle. Doing so will detract from the driver or operator’s control and operation of that vehicle. In some states and provinces, operating such communications devices while in control of a vehicle is an offence.</w:t>
      </w:r>
    </w:p>
    <w:p w14:paraId="1B291F90" w14:textId="77777777" w:rsidR="00DD0095" w:rsidRPr="00844859" w:rsidRDefault="00DD0095" w:rsidP="00DD0095">
      <w:pPr>
        <w:pStyle w:val="BoilerplateTitles"/>
      </w:pPr>
      <w:r w:rsidRPr="00844859">
        <w:t>Limitations of Liability</w:t>
      </w:r>
    </w:p>
    <w:p w14:paraId="13AC91C2" w14:textId="77777777" w:rsidR="00213991" w:rsidRPr="00844859" w:rsidRDefault="00213991" w:rsidP="00213991">
      <w:pPr>
        <w:rPr>
          <w:szCs w:val="20"/>
        </w:rPr>
      </w:pPr>
      <w:r w:rsidRPr="00844859">
        <w:rPr>
          <w:szCs w:val="20"/>
        </w:rPr>
        <w:t xml:space="preserve">This manual is provided “as is”.  Sierra Wireless makes no warranties of any kind, either expressed or implied, including any implied warranties of merchantability, fitness for a particular purpose, or noninfringement.  The recipient of the manual shall endorse all risks arising from its use.  </w:t>
      </w:r>
    </w:p>
    <w:p w14:paraId="5E608D07" w14:textId="77777777" w:rsidR="00213991" w:rsidRPr="00844859" w:rsidRDefault="00213991" w:rsidP="00213991">
      <w:r w:rsidRPr="00844859">
        <w:t>The information in this manual is subject to change without notice and does not represent a commitment on the part of Sierra Wireless. SIERRA WIRELESS AND ITS AFFILIATES SPECIFICALLY DISCLAIM LIABILITY FOR ANY AND ALL DIRECT, INDIRECT, SPECIAL, GENERAL, INCIDENTAL, CONSEQUENTIAL, PUNITIVE OR EXEMPLARY DAMAGES INCLUDING, BUT NOT LIMITED TO, LOSS OF PROFITS OR REVENUE OR ANTICIPATED PROFITS OR REVENUE ARISING OUT OF THE USE OR INABILITY TO USE ANY SIERRA WIRELESS PRODUCT, EVEN IF SIERRA WIRELESS AND/OR ITS AFFILIATES HAS BEEN ADVISED OF THE POSSIBILITY OF SUCH DAMAGES OR THEY ARE FORESEEABLE OR FOR CLAIMS BY ANY THIRD PARTY.</w:t>
      </w:r>
    </w:p>
    <w:p w14:paraId="390F1F4F" w14:textId="77777777" w:rsidR="00213991" w:rsidRDefault="00213991" w:rsidP="00213991">
      <w:r w:rsidRPr="00844859">
        <w:t>Notwithstanding the foregoing, in no event shall Sierra Wireless and/or its affiliates aggregate liability arising under or in connection with the Sierra Wireless product, regardless of the number of events, occurrences, or claims giving rise to liability, be in excess of the price paid by the purchaser for the Sierra Wireless product.</w:t>
      </w:r>
    </w:p>
    <w:p w14:paraId="1430E468" w14:textId="77777777" w:rsidR="00213991" w:rsidRDefault="00213991" w:rsidP="00213991">
      <w:pPr>
        <w:rPr>
          <w:u w:val="single"/>
        </w:rPr>
      </w:pPr>
      <w:r>
        <w:t>Customer understands that Sierra Wireless is not providing cellular or GPS (including A-GPS) services. These services are provided by a third party and should be purchased directly by the Customer.</w:t>
      </w:r>
      <w:r>
        <w:rPr>
          <w:u w:val="single"/>
        </w:rPr>
        <w:br w:type="page"/>
      </w:r>
    </w:p>
    <w:p w14:paraId="32B720EE" w14:textId="77777777" w:rsidR="00DD0095" w:rsidRPr="00844859" w:rsidRDefault="00213991" w:rsidP="00213991">
      <w:r w:rsidRPr="00C05A90">
        <w:rPr>
          <w:u w:val="single"/>
        </w:rPr>
        <w:lastRenderedPageBreak/>
        <w:t>SPECIFIC DISCLAIMERS OF LIABILITY</w:t>
      </w:r>
      <w:r w:rsidRPr="00C05A90">
        <w:t>: CUSTOMER RECOGNIZES AND ACKNOWLEDGES SIERRA WIRELESS IS NOT RESPONSIBLE FOR AND SHALL NOT BE HELD LIABLE FOR ANY DEFECT OR DEFICIENCY OF ANY KIND OF CELLULAR OR GPS (INCLUDING A-GPS) SERVICES.</w:t>
      </w:r>
    </w:p>
    <w:p w14:paraId="36771850" w14:textId="77777777" w:rsidR="004B2498" w:rsidRPr="00844859" w:rsidRDefault="004B2498" w:rsidP="00DD0095">
      <w:pPr>
        <w:pStyle w:val="BoilerplateTitles"/>
      </w:pPr>
      <w:r w:rsidRPr="00844859">
        <w:t>Patents</w:t>
      </w:r>
    </w:p>
    <w:p w14:paraId="11EC8457" w14:textId="77777777" w:rsidR="00213991" w:rsidRPr="00C05A90" w:rsidRDefault="00213991" w:rsidP="00213991">
      <w:pPr>
        <w:rPr>
          <w:rFonts w:cs="Helvetica"/>
        </w:rPr>
      </w:pPr>
      <w:r w:rsidRPr="00C05A90">
        <w:rPr>
          <w:rFonts w:cs="Helvetica"/>
        </w:rPr>
        <w:t>This product may contain technology developed by or for Sierra Wireless Inc.</w:t>
      </w:r>
    </w:p>
    <w:p w14:paraId="399DB7D3" w14:textId="77777777" w:rsidR="00213991" w:rsidRPr="00C05A90" w:rsidRDefault="00213991" w:rsidP="00213991">
      <w:pPr>
        <w:rPr>
          <w:rFonts w:cs="Helvetica"/>
        </w:rPr>
      </w:pPr>
      <w:r w:rsidRPr="00C05A90">
        <w:rPr>
          <w:rFonts w:cs="Helvetica"/>
        </w:rPr>
        <w:t>This product includes technology licensed from QUALCOMM</w:t>
      </w:r>
      <w:r w:rsidRPr="00C05A90">
        <w:rPr>
          <w:rFonts w:cs="Helvetica"/>
          <w:vertAlign w:val="superscript"/>
        </w:rPr>
        <w:t>®</w:t>
      </w:r>
      <w:r w:rsidRPr="00C05A90">
        <w:rPr>
          <w:rFonts w:cs="Helvetica"/>
        </w:rPr>
        <w:t>.</w:t>
      </w:r>
    </w:p>
    <w:p w14:paraId="72A1F8A9" w14:textId="77777777" w:rsidR="004B2498" w:rsidRPr="00430E5F" w:rsidRDefault="00213991" w:rsidP="00213991">
      <w:pPr>
        <w:rPr>
          <w:rFonts w:cs="Helvetica"/>
        </w:rPr>
      </w:pPr>
      <w:r w:rsidRPr="00C05A90">
        <w:rPr>
          <w:rFonts w:cs="Helvetica"/>
        </w:rPr>
        <w:t>This product is manufactured or sold by Sierra Wireless Inc. or its affiliates under one or more patents licensed from InterDigital Group and MMP Portfolio Licensing.</w:t>
      </w:r>
    </w:p>
    <w:p w14:paraId="4ACD5185" w14:textId="77777777" w:rsidR="00DD0095" w:rsidRPr="00844859" w:rsidRDefault="00DD0095" w:rsidP="00DD0095">
      <w:pPr>
        <w:pStyle w:val="BoilerplateTitles"/>
      </w:pPr>
      <w:r w:rsidRPr="00844859">
        <w:t>Copyright</w:t>
      </w:r>
    </w:p>
    <w:p w14:paraId="41BD4B56" w14:textId="77777777" w:rsidR="00DD0095" w:rsidRPr="00844859" w:rsidRDefault="00213991" w:rsidP="003E6A71">
      <w:r w:rsidRPr="00C05A90">
        <w:t>© 2013 Sierra Wireless. All rights reserved.</w:t>
      </w:r>
    </w:p>
    <w:p w14:paraId="15FFEAED" w14:textId="77777777" w:rsidR="00DD0095" w:rsidRPr="00844859" w:rsidRDefault="00DD0095" w:rsidP="00DD0095">
      <w:pPr>
        <w:pStyle w:val="BoilerplateTitles"/>
      </w:pPr>
      <w:r w:rsidRPr="00844859">
        <w:t>Trademarks</w:t>
      </w:r>
    </w:p>
    <w:p w14:paraId="15E440EB" w14:textId="77777777" w:rsidR="00213991" w:rsidRPr="00C05A90" w:rsidRDefault="00213991" w:rsidP="00213991">
      <w:r w:rsidRPr="00C05A90">
        <w:t>Sierra Wireless</w:t>
      </w:r>
      <w:r w:rsidRPr="00C05A90">
        <w:rPr>
          <w:rFonts w:cs="Helvetica"/>
          <w:vertAlign w:val="superscript"/>
        </w:rPr>
        <w:t>®</w:t>
      </w:r>
      <w:r w:rsidRPr="00C05A90">
        <w:t>, AirPrime</w:t>
      </w:r>
      <w:r w:rsidRPr="00C05A90">
        <w:rPr>
          <w:rFonts w:cs="Helvetica"/>
          <w:vertAlign w:val="superscript"/>
        </w:rPr>
        <w:t>®</w:t>
      </w:r>
      <w:r w:rsidRPr="00C05A90">
        <w:t>, AirLink</w:t>
      </w:r>
      <w:r w:rsidRPr="00C05A90">
        <w:rPr>
          <w:rFonts w:cs="Helvetica"/>
          <w:vertAlign w:val="superscript"/>
        </w:rPr>
        <w:t>®</w:t>
      </w:r>
      <w:r w:rsidRPr="00C05A90">
        <w:t>, AirVantage</w:t>
      </w:r>
      <w:r w:rsidRPr="00C05A90">
        <w:rPr>
          <w:rFonts w:cs="Helvetica"/>
          <w:vertAlign w:val="superscript"/>
        </w:rPr>
        <w:t>®</w:t>
      </w:r>
      <w:r w:rsidRPr="00C05A90">
        <w:t xml:space="preserve"> and the Sierra Wireless logo are registered trademarks of Sierra Wireless.</w:t>
      </w:r>
    </w:p>
    <w:p w14:paraId="709B4166" w14:textId="77777777" w:rsidR="00213991" w:rsidRPr="00C05A90" w:rsidRDefault="00213991" w:rsidP="00213991">
      <w:r w:rsidRPr="00C05A90">
        <w:t>Watcher</w:t>
      </w:r>
      <w:r w:rsidRPr="00C05A90">
        <w:rPr>
          <w:rFonts w:cs="Helvetica"/>
          <w:vertAlign w:val="superscript"/>
        </w:rPr>
        <w:t>®</w:t>
      </w:r>
      <w:r w:rsidRPr="00C05A90">
        <w:t xml:space="preserve"> is a registered trademark of Netgear, Inc., used under license.</w:t>
      </w:r>
    </w:p>
    <w:p w14:paraId="0F28D195" w14:textId="77777777" w:rsidR="00213991" w:rsidRPr="00C05A90" w:rsidRDefault="00213991" w:rsidP="00213991">
      <w:r w:rsidRPr="00C05A90">
        <w:t>Windows</w:t>
      </w:r>
      <w:r w:rsidRPr="00C05A90">
        <w:rPr>
          <w:rFonts w:cs="Helvetica"/>
          <w:vertAlign w:val="superscript"/>
        </w:rPr>
        <w:t>®</w:t>
      </w:r>
      <w:r w:rsidRPr="00C05A90">
        <w:t xml:space="preserve"> and Windows Vista</w:t>
      </w:r>
      <w:r w:rsidRPr="00C05A90">
        <w:rPr>
          <w:rFonts w:cs="Helvetica"/>
          <w:vertAlign w:val="superscript"/>
        </w:rPr>
        <w:t>®</w:t>
      </w:r>
      <w:r w:rsidRPr="00C05A90">
        <w:t xml:space="preserve"> are registered trademarks of Microsoft Corporation.</w:t>
      </w:r>
    </w:p>
    <w:p w14:paraId="2BFCE76B" w14:textId="77777777" w:rsidR="00213991" w:rsidRPr="00C05A90" w:rsidRDefault="00213991" w:rsidP="00213991">
      <w:r w:rsidRPr="00C05A90">
        <w:t>Macintosh</w:t>
      </w:r>
      <w:r w:rsidRPr="00C05A90">
        <w:rPr>
          <w:rFonts w:cs="Helvetica"/>
          <w:vertAlign w:val="superscript"/>
        </w:rPr>
        <w:t>®</w:t>
      </w:r>
      <w:r w:rsidRPr="00C05A90">
        <w:t xml:space="preserve"> and Mac OS X</w:t>
      </w:r>
      <w:r w:rsidRPr="00C05A90">
        <w:rPr>
          <w:rFonts w:cs="Helvetica"/>
          <w:vertAlign w:val="superscript"/>
        </w:rPr>
        <w:t>®</w:t>
      </w:r>
      <w:r w:rsidRPr="00C05A90">
        <w:t xml:space="preserve"> are registered trademarks of Apple Inc., registered in the U.S. and other countries.</w:t>
      </w:r>
    </w:p>
    <w:p w14:paraId="2046C6BE" w14:textId="77777777" w:rsidR="00213991" w:rsidRPr="00C05A90" w:rsidRDefault="00213991" w:rsidP="00213991">
      <w:r w:rsidRPr="00C05A90">
        <w:t>QUALCOMM</w:t>
      </w:r>
      <w:r w:rsidRPr="00C05A90">
        <w:rPr>
          <w:rFonts w:cs="Helvetica"/>
          <w:vertAlign w:val="superscript"/>
        </w:rPr>
        <w:t>®</w:t>
      </w:r>
      <w:r w:rsidRPr="00C05A90">
        <w:t xml:space="preserve"> is a registered trademark of QUALCOMM Incorporated.  Used under license.</w:t>
      </w:r>
    </w:p>
    <w:p w14:paraId="56433CD1" w14:textId="77777777" w:rsidR="00DD0095" w:rsidRPr="00844859" w:rsidRDefault="00213991" w:rsidP="00213991">
      <w:r w:rsidRPr="00C05A90">
        <w:t>Other trademarks are the property of their respective owners.</w:t>
      </w:r>
    </w:p>
    <w:p w14:paraId="6C80F6F0" w14:textId="77777777" w:rsidR="00DD0095" w:rsidRPr="00844859" w:rsidRDefault="00DD0095" w:rsidP="00DD0095">
      <w:pPr>
        <w:pStyle w:val="BoilerplateTitles"/>
      </w:pPr>
      <w:r w:rsidRPr="00844859">
        <w:t>Contact Information</w:t>
      </w:r>
    </w:p>
    <w:tbl>
      <w:tblPr>
        <w:tblW w:w="5000" w:type="pct"/>
        <w:tblBorders>
          <w:top w:val="single" w:sz="12" w:space="0" w:color="000000"/>
          <w:left w:val="single" w:sz="2" w:space="0" w:color="auto"/>
          <w:bottom w:val="single" w:sz="12" w:space="0" w:color="000000"/>
          <w:right w:val="single" w:sz="2" w:space="0" w:color="auto"/>
          <w:insideH w:val="single" w:sz="6" w:space="0" w:color="000000"/>
          <w:insideV w:val="single" w:sz="2" w:space="0" w:color="auto"/>
        </w:tblBorders>
        <w:tblLook w:val="01E0" w:firstRow="1" w:lastRow="1" w:firstColumn="1" w:lastColumn="1" w:noHBand="0" w:noVBand="0"/>
      </w:tblPr>
      <w:tblGrid>
        <w:gridCol w:w="3007"/>
        <w:gridCol w:w="3008"/>
        <w:gridCol w:w="3008"/>
      </w:tblGrid>
      <w:tr w:rsidR="00213991" w:rsidRPr="00844859" w14:paraId="792B9A8B" w14:textId="77777777" w:rsidTr="00B44287">
        <w:trPr>
          <w:cantSplit/>
          <w:tblHeader/>
        </w:trPr>
        <w:tc>
          <w:tcPr>
            <w:tcW w:w="1666" w:type="pct"/>
            <w:vMerge w:val="restart"/>
            <w:tcBorders>
              <w:top w:val="single" w:sz="18" w:space="0" w:color="000000"/>
              <w:bottom w:val="single" w:sz="2" w:space="0" w:color="000000"/>
            </w:tcBorders>
            <w:shd w:val="clear" w:color="auto" w:fill="auto"/>
            <w:vAlign w:val="center"/>
          </w:tcPr>
          <w:p w14:paraId="2A8E4D4D" w14:textId="77777777" w:rsidR="00213991" w:rsidRPr="00844859" w:rsidRDefault="00213991" w:rsidP="00B44287">
            <w:pPr>
              <w:pStyle w:val="TableBody"/>
              <w:keepNext/>
              <w:jc w:val="right"/>
              <w:rPr>
                <w:bCs/>
              </w:rPr>
            </w:pPr>
            <w:r w:rsidRPr="00844859">
              <w:rPr>
                <w:bCs/>
              </w:rPr>
              <w:t>Sales Desk:</w:t>
            </w:r>
          </w:p>
        </w:tc>
        <w:tc>
          <w:tcPr>
            <w:tcW w:w="1667" w:type="pct"/>
            <w:tcBorders>
              <w:top w:val="single" w:sz="18" w:space="0" w:color="000000"/>
              <w:bottom w:val="single" w:sz="2" w:space="0" w:color="000000"/>
            </w:tcBorders>
            <w:shd w:val="clear" w:color="auto" w:fill="auto"/>
            <w:vAlign w:val="center"/>
          </w:tcPr>
          <w:p w14:paraId="30383D0B" w14:textId="77777777" w:rsidR="00213991" w:rsidRPr="00844859" w:rsidRDefault="00213991" w:rsidP="00B44287">
            <w:pPr>
              <w:pStyle w:val="TableBody"/>
              <w:keepNext/>
              <w:rPr>
                <w:bCs/>
              </w:rPr>
            </w:pPr>
            <w:r w:rsidRPr="00844859">
              <w:rPr>
                <w:bCs/>
              </w:rPr>
              <w:t>Phone:</w:t>
            </w:r>
          </w:p>
        </w:tc>
        <w:tc>
          <w:tcPr>
            <w:tcW w:w="1667" w:type="pct"/>
            <w:tcBorders>
              <w:top w:val="single" w:sz="18" w:space="0" w:color="000000"/>
              <w:bottom w:val="single" w:sz="2" w:space="0" w:color="000000"/>
            </w:tcBorders>
            <w:shd w:val="clear" w:color="auto" w:fill="auto"/>
            <w:vAlign w:val="center"/>
          </w:tcPr>
          <w:p w14:paraId="788AA011" w14:textId="77777777" w:rsidR="00213991" w:rsidRPr="00844859" w:rsidRDefault="00213991" w:rsidP="00B44287">
            <w:pPr>
              <w:pStyle w:val="TableBody"/>
              <w:keepNext/>
              <w:rPr>
                <w:bCs/>
              </w:rPr>
            </w:pPr>
            <w:r w:rsidRPr="00844859">
              <w:rPr>
                <w:bCs/>
              </w:rPr>
              <w:t>1-604-232-1488</w:t>
            </w:r>
          </w:p>
        </w:tc>
      </w:tr>
      <w:tr w:rsidR="00213991" w:rsidRPr="00844859" w14:paraId="3C01912A" w14:textId="77777777" w:rsidTr="00B44287">
        <w:trPr>
          <w:cantSplit/>
        </w:trPr>
        <w:tc>
          <w:tcPr>
            <w:tcW w:w="1666" w:type="pct"/>
            <w:vMerge/>
            <w:shd w:val="clear" w:color="auto" w:fill="auto"/>
            <w:vAlign w:val="center"/>
          </w:tcPr>
          <w:p w14:paraId="18D4B5C4" w14:textId="77777777" w:rsidR="00213991" w:rsidRPr="00844859" w:rsidRDefault="00213991" w:rsidP="00B44287">
            <w:pPr>
              <w:pStyle w:val="TableBody"/>
              <w:jc w:val="right"/>
            </w:pPr>
          </w:p>
        </w:tc>
        <w:tc>
          <w:tcPr>
            <w:tcW w:w="1667" w:type="pct"/>
            <w:shd w:val="clear" w:color="auto" w:fill="auto"/>
            <w:vAlign w:val="center"/>
          </w:tcPr>
          <w:p w14:paraId="334DF001" w14:textId="77777777" w:rsidR="00213991" w:rsidRPr="00844859" w:rsidRDefault="00213991" w:rsidP="00B44287">
            <w:pPr>
              <w:pStyle w:val="TableBody"/>
            </w:pPr>
            <w:r w:rsidRPr="00844859">
              <w:t>Hours:</w:t>
            </w:r>
          </w:p>
        </w:tc>
        <w:tc>
          <w:tcPr>
            <w:tcW w:w="1667" w:type="pct"/>
            <w:shd w:val="clear" w:color="auto" w:fill="auto"/>
            <w:vAlign w:val="center"/>
          </w:tcPr>
          <w:p w14:paraId="4FFD1AFF" w14:textId="77777777" w:rsidR="00213991" w:rsidRPr="00844859" w:rsidRDefault="00213991" w:rsidP="00B44287">
            <w:pPr>
              <w:pStyle w:val="TableBody"/>
            </w:pPr>
            <w:r w:rsidRPr="00844859">
              <w:t>8:00 AM to 5:00 PM Pacific Time</w:t>
            </w:r>
          </w:p>
        </w:tc>
      </w:tr>
      <w:tr w:rsidR="00213991" w:rsidRPr="00844859" w14:paraId="4873CE9F" w14:textId="77777777" w:rsidTr="00B44287">
        <w:trPr>
          <w:cantSplit/>
        </w:trPr>
        <w:tc>
          <w:tcPr>
            <w:tcW w:w="1666" w:type="pct"/>
            <w:vMerge/>
            <w:shd w:val="clear" w:color="auto" w:fill="auto"/>
            <w:vAlign w:val="center"/>
          </w:tcPr>
          <w:p w14:paraId="232ABAA5" w14:textId="77777777" w:rsidR="00213991" w:rsidRPr="00844859" w:rsidRDefault="00213991" w:rsidP="00B44287">
            <w:pPr>
              <w:pStyle w:val="TableBody"/>
              <w:jc w:val="right"/>
            </w:pPr>
          </w:p>
        </w:tc>
        <w:tc>
          <w:tcPr>
            <w:tcW w:w="1667" w:type="pct"/>
            <w:shd w:val="clear" w:color="auto" w:fill="auto"/>
            <w:vAlign w:val="center"/>
          </w:tcPr>
          <w:p w14:paraId="3947233C" w14:textId="77777777" w:rsidR="00213991" w:rsidRPr="00844859" w:rsidRDefault="00213991" w:rsidP="00B44287">
            <w:pPr>
              <w:pStyle w:val="TableBody"/>
            </w:pPr>
            <w:r w:rsidRPr="00844859">
              <w:t>E-mail:</w:t>
            </w:r>
          </w:p>
        </w:tc>
        <w:tc>
          <w:tcPr>
            <w:tcW w:w="1667" w:type="pct"/>
            <w:shd w:val="clear" w:color="auto" w:fill="auto"/>
            <w:vAlign w:val="center"/>
          </w:tcPr>
          <w:p w14:paraId="791F7FB9" w14:textId="77777777" w:rsidR="00213991" w:rsidRPr="00844859" w:rsidRDefault="00E56FC9" w:rsidP="00B44287">
            <w:pPr>
              <w:pStyle w:val="TableBody"/>
            </w:pPr>
            <w:hyperlink r:id="rId11" w:history="1">
              <w:r w:rsidR="00213991" w:rsidRPr="00844859">
                <w:rPr>
                  <w:rStyle w:val="Hyperlink"/>
                </w:rPr>
                <w:t>sales@sierrawireless.com</w:t>
              </w:r>
            </w:hyperlink>
          </w:p>
        </w:tc>
      </w:tr>
      <w:tr w:rsidR="00213991" w:rsidRPr="00844859" w14:paraId="50886EE0" w14:textId="77777777" w:rsidTr="00B44287">
        <w:trPr>
          <w:cantSplit/>
        </w:trPr>
        <w:tc>
          <w:tcPr>
            <w:tcW w:w="1666" w:type="pct"/>
            <w:shd w:val="clear" w:color="auto" w:fill="auto"/>
            <w:vAlign w:val="center"/>
          </w:tcPr>
          <w:p w14:paraId="1DCA91B1" w14:textId="77777777" w:rsidR="00213991" w:rsidRPr="00844859" w:rsidRDefault="00213991" w:rsidP="00B44287">
            <w:pPr>
              <w:pStyle w:val="TableBody"/>
              <w:jc w:val="right"/>
            </w:pPr>
            <w:r w:rsidRPr="00844859">
              <w:t>Post:</w:t>
            </w:r>
          </w:p>
        </w:tc>
        <w:tc>
          <w:tcPr>
            <w:tcW w:w="3334" w:type="pct"/>
            <w:gridSpan w:val="2"/>
            <w:shd w:val="clear" w:color="auto" w:fill="auto"/>
            <w:vAlign w:val="center"/>
          </w:tcPr>
          <w:p w14:paraId="7F43E44D" w14:textId="77777777" w:rsidR="00213991" w:rsidRPr="00844859" w:rsidRDefault="00213991" w:rsidP="00B44287">
            <w:pPr>
              <w:pStyle w:val="TableBody"/>
            </w:pPr>
            <w:r w:rsidRPr="00844859">
              <w:t>Sierra Wireless</w:t>
            </w:r>
          </w:p>
          <w:p w14:paraId="6A9A563B" w14:textId="77777777" w:rsidR="00213991" w:rsidRPr="00844859" w:rsidRDefault="00213991" w:rsidP="00B44287">
            <w:pPr>
              <w:pStyle w:val="TableBody"/>
            </w:pPr>
            <w:r w:rsidRPr="00844859">
              <w:t>13811 Wireless Way</w:t>
            </w:r>
          </w:p>
          <w:p w14:paraId="3DEB03CE" w14:textId="77777777" w:rsidR="00213991" w:rsidRPr="00844859" w:rsidRDefault="00213991" w:rsidP="00B44287">
            <w:pPr>
              <w:pStyle w:val="TableBody"/>
            </w:pPr>
            <w:r w:rsidRPr="00844859">
              <w:t>Richmond, BC</w:t>
            </w:r>
          </w:p>
          <w:p w14:paraId="7BFDBEAA" w14:textId="77777777" w:rsidR="00213991" w:rsidRPr="00844859" w:rsidRDefault="00213991" w:rsidP="00B44287">
            <w:pPr>
              <w:pStyle w:val="TableBody"/>
            </w:pPr>
            <w:r w:rsidRPr="00844859">
              <w:t>Canada                      V6V 3A4</w:t>
            </w:r>
          </w:p>
        </w:tc>
      </w:tr>
      <w:tr w:rsidR="00213991" w:rsidRPr="00F41759" w14:paraId="0AE0E711" w14:textId="77777777" w:rsidTr="00B44287">
        <w:trPr>
          <w:cantSplit/>
          <w:trHeight w:val="300"/>
        </w:trPr>
        <w:tc>
          <w:tcPr>
            <w:tcW w:w="1666" w:type="pct"/>
            <w:shd w:val="clear" w:color="auto" w:fill="auto"/>
            <w:vAlign w:val="center"/>
          </w:tcPr>
          <w:p w14:paraId="1D126F9A" w14:textId="77777777" w:rsidR="00213991" w:rsidRPr="00F41759" w:rsidRDefault="00213991" w:rsidP="00B44287">
            <w:pPr>
              <w:pStyle w:val="TableBody"/>
              <w:jc w:val="right"/>
            </w:pPr>
            <w:r>
              <w:t>Technical Support:</w:t>
            </w:r>
          </w:p>
        </w:tc>
        <w:tc>
          <w:tcPr>
            <w:tcW w:w="3334" w:type="pct"/>
            <w:gridSpan w:val="2"/>
            <w:shd w:val="clear" w:color="auto" w:fill="auto"/>
            <w:vAlign w:val="center"/>
          </w:tcPr>
          <w:p w14:paraId="675033D2" w14:textId="77777777" w:rsidR="00213991" w:rsidRPr="00F41759" w:rsidRDefault="00E56FC9" w:rsidP="00B44287">
            <w:pPr>
              <w:pStyle w:val="TableBody"/>
            </w:pPr>
            <w:hyperlink r:id="rId12" w:history="1">
              <w:r w:rsidR="00213991">
                <w:rPr>
                  <w:rStyle w:val="Hyperlink"/>
                  <w:rFonts w:eastAsia="SimSun"/>
                </w:rPr>
                <w:t>support@sierrawireless.com</w:t>
              </w:r>
            </w:hyperlink>
          </w:p>
        </w:tc>
      </w:tr>
      <w:tr w:rsidR="00213991" w:rsidRPr="00F41759" w14:paraId="1DD88709" w14:textId="77777777" w:rsidTr="00B44287">
        <w:trPr>
          <w:cantSplit/>
        </w:trPr>
        <w:tc>
          <w:tcPr>
            <w:tcW w:w="1666" w:type="pct"/>
            <w:shd w:val="clear" w:color="auto" w:fill="auto"/>
            <w:vAlign w:val="center"/>
          </w:tcPr>
          <w:p w14:paraId="710D409A" w14:textId="77777777" w:rsidR="00213991" w:rsidRPr="00F41759" w:rsidRDefault="00213991" w:rsidP="00B44287">
            <w:pPr>
              <w:pStyle w:val="TableBody"/>
              <w:jc w:val="right"/>
            </w:pPr>
            <w:r>
              <w:t>RMA Support:</w:t>
            </w:r>
          </w:p>
        </w:tc>
        <w:tc>
          <w:tcPr>
            <w:tcW w:w="3334" w:type="pct"/>
            <w:gridSpan w:val="2"/>
            <w:shd w:val="clear" w:color="auto" w:fill="auto"/>
            <w:vAlign w:val="center"/>
          </w:tcPr>
          <w:p w14:paraId="24745473" w14:textId="77777777" w:rsidR="00213991" w:rsidRPr="00F41759" w:rsidRDefault="00E56FC9" w:rsidP="00B44287">
            <w:pPr>
              <w:pStyle w:val="TableBody"/>
            </w:pPr>
            <w:hyperlink r:id="rId13" w:history="1">
              <w:r w:rsidR="00213991">
                <w:rPr>
                  <w:rStyle w:val="Hyperlink"/>
                  <w:rFonts w:eastAsia="SimSun"/>
                </w:rPr>
                <w:t>repairs@sierrawireless.com</w:t>
              </w:r>
            </w:hyperlink>
          </w:p>
        </w:tc>
      </w:tr>
      <w:tr w:rsidR="00213991" w:rsidRPr="00844859" w14:paraId="76B7F966" w14:textId="77777777" w:rsidTr="00B44287">
        <w:trPr>
          <w:cantSplit/>
        </w:trPr>
        <w:tc>
          <w:tcPr>
            <w:tcW w:w="1666" w:type="pct"/>
            <w:shd w:val="clear" w:color="auto" w:fill="auto"/>
            <w:vAlign w:val="center"/>
          </w:tcPr>
          <w:p w14:paraId="16C13425" w14:textId="77777777" w:rsidR="00213991" w:rsidRPr="00844859" w:rsidRDefault="00213991" w:rsidP="00B44287">
            <w:pPr>
              <w:pStyle w:val="TableBody"/>
              <w:jc w:val="right"/>
            </w:pPr>
            <w:r w:rsidRPr="00844859">
              <w:t>Fax:</w:t>
            </w:r>
          </w:p>
        </w:tc>
        <w:tc>
          <w:tcPr>
            <w:tcW w:w="3334" w:type="pct"/>
            <w:gridSpan w:val="2"/>
            <w:shd w:val="clear" w:color="auto" w:fill="auto"/>
            <w:vAlign w:val="center"/>
          </w:tcPr>
          <w:p w14:paraId="0CFA3B0C" w14:textId="77777777" w:rsidR="00213991" w:rsidRPr="00844859" w:rsidRDefault="00213991" w:rsidP="00B44287">
            <w:pPr>
              <w:pStyle w:val="TableBody"/>
            </w:pPr>
            <w:r w:rsidRPr="00844859">
              <w:t>1-604-231-1109</w:t>
            </w:r>
          </w:p>
        </w:tc>
      </w:tr>
      <w:tr w:rsidR="00213991" w:rsidRPr="00844859" w14:paraId="0DC9223E" w14:textId="77777777" w:rsidTr="00B44287">
        <w:trPr>
          <w:cantSplit/>
        </w:trPr>
        <w:tc>
          <w:tcPr>
            <w:tcW w:w="1666" w:type="pct"/>
            <w:tcBorders>
              <w:top w:val="nil"/>
              <w:bottom w:val="single" w:sz="18" w:space="0" w:color="000000"/>
            </w:tcBorders>
            <w:shd w:val="clear" w:color="auto" w:fill="auto"/>
            <w:vAlign w:val="center"/>
          </w:tcPr>
          <w:p w14:paraId="0AE7A72F" w14:textId="77777777" w:rsidR="00213991" w:rsidRPr="00844859" w:rsidRDefault="00213991" w:rsidP="00B44287">
            <w:pPr>
              <w:pStyle w:val="TableBody"/>
              <w:jc w:val="right"/>
            </w:pPr>
            <w:r w:rsidRPr="00844859">
              <w:t>Web:</w:t>
            </w:r>
          </w:p>
        </w:tc>
        <w:tc>
          <w:tcPr>
            <w:tcW w:w="3334" w:type="pct"/>
            <w:gridSpan w:val="2"/>
            <w:tcBorders>
              <w:top w:val="nil"/>
              <w:bottom w:val="single" w:sz="18" w:space="0" w:color="000000"/>
            </w:tcBorders>
            <w:shd w:val="clear" w:color="auto" w:fill="auto"/>
            <w:vAlign w:val="center"/>
          </w:tcPr>
          <w:p w14:paraId="7405638E" w14:textId="77777777" w:rsidR="00213991" w:rsidRPr="00844859" w:rsidRDefault="00E56FC9" w:rsidP="00B44287">
            <w:pPr>
              <w:pStyle w:val="TableBody"/>
            </w:pPr>
            <w:hyperlink r:id="rId14" w:history="1">
              <w:r w:rsidR="00213991" w:rsidRPr="00844859">
                <w:rPr>
                  <w:rStyle w:val="Hyperlink"/>
                </w:rPr>
                <w:t>www.sierrawireless.com</w:t>
              </w:r>
            </w:hyperlink>
          </w:p>
        </w:tc>
      </w:tr>
    </w:tbl>
    <w:p w14:paraId="78336E79" w14:textId="77777777" w:rsidR="00DD0095" w:rsidRPr="00844859" w:rsidRDefault="00DD0095" w:rsidP="004B52C4">
      <w:pPr>
        <w:rPr>
          <w:rStyle w:val="Hyperlink"/>
          <w:rFonts w:cs="Arial"/>
        </w:rPr>
      </w:pPr>
      <w:r w:rsidRPr="00844859">
        <w:t xml:space="preserve">Consult our website for up-to-date product descriptions, documentation, application notes, firmware upgrades, troubleshooting tips, and press releases: </w:t>
      </w:r>
      <w:hyperlink r:id="rId15" w:history="1">
        <w:r w:rsidRPr="00844859">
          <w:rPr>
            <w:rStyle w:val="Hyperlink"/>
            <w:rFonts w:cs="Arial"/>
          </w:rPr>
          <w:t>www.sierrawireless.com</w:t>
        </w:r>
      </w:hyperlink>
      <w:bookmarkEnd w:id="6"/>
    </w:p>
    <w:p w14:paraId="682222DF" w14:textId="77777777" w:rsidR="00430E5F" w:rsidRDefault="00430E5F">
      <w:pPr>
        <w:rPr>
          <w:rFonts w:ascii="Arial" w:eastAsia="SimSun" w:hAnsi="Arial" w:cs="Lucida Sans Unicode"/>
          <w:b/>
          <w:sz w:val="44"/>
          <w:szCs w:val="48"/>
          <w:lang w:eastAsia="zh-CN"/>
        </w:rPr>
      </w:pPr>
      <w:r>
        <w:br w:type="page"/>
      </w:r>
    </w:p>
    <w:p w14:paraId="00A0BC3A" w14:textId="77777777" w:rsidR="00F63A9C" w:rsidRPr="00844859" w:rsidRDefault="00F63A9C" w:rsidP="00F63A9C">
      <w:pPr>
        <w:pStyle w:val="BoilerplateTitles"/>
      </w:pPr>
      <w:commentRangeStart w:id="7"/>
      <w:r w:rsidRPr="00844859">
        <w:lastRenderedPageBreak/>
        <w:t>Document History</w:t>
      </w:r>
      <w:commentRangeEnd w:id="7"/>
      <w:r w:rsidR="0056113C">
        <w:rPr>
          <w:rStyle w:val="CommentReference"/>
          <w:rFonts w:ascii="Verdana" w:eastAsia="Times New Roman" w:hAnsi="Verdana" w:cs="Times New Roman"/>
          <w:b w:val="0"/>
          <w:lang w:eastAsia="en-US"/>
        </w:rPr>
        <w:commentReference w:id="7"/>
      </w:r>
    </w:p>
    <w:tbl>
      <w:tblPr>
        <w:tblStyle w:val="TableSWI"/>
        <w:tblW w:w="5000" w:type="pct"/>
        <w:tblLook w:val="01E0" w:firstRow="1" w:lastRow="1" w:firstColumn="1" w:lastColumn="1" w:noHBand="0" w:noVBand="0"/>
      </w:tblPr>
      <w:tblGrid>
        <w:gridCol w:w="947"/>
        <w:gridCol w:w="1745"/>
        <w:gridCol w:w="6331"/>
      </w:tblGrid>
      <w:tr w:rsidR="00F63A9C" w:rsidRPr="00844859" w14:paraId="23A2B979" w14:textId="77777777" w:rsidTr="00413DD8">
        <w:trPr>
          <w:cnfStyle w:val="100000000000" w:firstRow="1" w:lastRow="0" w:firstColumn="0" w:lastColumn="0" w:oddVBand="0" w:evenVBand="0" w:oddHBand="0" w:evenHBand="0" w:firstRowFirstColumn="0" w:firstRowLastColumn="0" w:lastRowFirstColumn="0" w:lastRowLastColumn="0"/>
          <w:trHeight w:val="42"/>
        </w:trPr>
        <w:tc>
          <w:tcPr>
            <w:tcW w:w="513" w:type="pct"/>
          </w:tcPr>
          <w:p w14:paraId="3161B02C" w14:textId="77777777" w:rsidR="00F63A9C" w:rsidRPr="00E4164C" w:rsidRDefault="00F63A9C" w:rsidP="00AE4F6B">
            <w:pPr>
              <w:pStyle w:val="TableColumnHead"/>
              <w:spacing w:before="144" w:after="144"/>
            </w:pPr>
            <w:r w:rsidRPr="00E4164C">
              <w:t>Version</w:t>
            </w:r>
          </w:p>
        </w:tc>
        <w:tc>
          <w:tcPr>
            <w:tcW w:w="973" w:type="pct"/>
          </w:tcPr>
          <w:p w14:paraId="0BB05D2F" w14:textId="77777777" w:rsidR="00F63A9C" w:rsidRPr="00E4164C" w:rsidRDefault="00F63A9C" w:rsidP="00AE4F6B">
            <w:pPr>
              <w:pStyle w:val="TableColumnHead"/>
              <w:spacing w:before="144" w:after="144"/>
            </w:pPr>
            <w:r w:rsidRPr="00E4164C">
              <w:t>Date</w:t>
            </w:r>
          </w:p>
        </w:tc>
        <w:tc>
          <w:tcPr>
            <w:tcW w:w="3514" w:type="pct"/>
          </w:tcPr>
          <w:p w14:paraId="07F380D9" w14:textId="77777777" w:rsidR="00F63A9C" w:rsidRPr="00E4164C" w:rsidRDefault="00F63A9C" w:rsidP="00AE4F6B">
            <w:pPr>
              <w:pStyle w:val="TableColumnHead"/>
              <w:spacing w:before="144" w:after="144"/>
            </w:pPr>
            <w:r w:rsidRPr="00E4164C">
              <w:t>Updates</w:t>
            </w:r>
          </w:p>
        </w:tc>
      </w:tr>
      <w:tr w:rsidR="00F63A9C" w:rsidRPr="00844859" w14:paraId="30719A6A" w14:textId="77777777" w:rsidTr="00413DD8">
        <w:tc>
          <w:tcPr>
            <w:tcW w:w="513" w:type="pct"/>
          </w:tcPr>
          <w:p w14:paraId="34B20E5E" w14:textId="2C7184EF" w:rsidR="00F63A9C" w:rsidRPr="00844859" w:rsidRDefault="002E76EE" w:rsidP="00C9250A">
            <w:pPr>
              <w:pStyle w:val="TableBody"/>
            </w:pPr>
            <w:r>
              <w:t>R01.00</w:t>
            </w:r>
          </w:p>
        </w:tc>
        <w:tc>
          <w:tcPr>
            <w:tcW w:w="973" w:type="pct"/>
          </w:tcPr>
          <w:p w14:paraId="2DDDFF35" w14:textId="436F136B" w:rsidR="00F63A9C" w:rsidRPr="00844859" w:rsidRDefault="002E76EE" w:rsidP="002E76EE">
            <w:pPr>
              <w:pStyle w:val="TableBody"/>
            </w:pPr>
            <w:r>
              <w:t>February 22, 2017</w:t>
            </w:r>
          </w:p>
        </w:tc>
        <w:tc>
          <w:tcPr>
            <w:tcW w:w="3514" w:type="pct"/>
          </w:tcPr>
          <w:p w14:paraId="38946849" w14:textId="77777777" w:rsidR="00F63A9C" w:rsidRPr="00844859" w:rsidRDefault="00F63A9C" w:rsidP="005C3A0B">
            <w:pPr>
              <w:pStyle w:val="TableBody"/>
            </w:pPr>
            <w:r w:rsidRPr="00844859">
              <w:t>Creation</w:t>
            </w:r>
          </w:p>
        </w:tc>
      </w:tr>
      <w:tr w:rsidR="00F63A9C" w:rsidRPr="00844859" w14:paraId="02A06814" w14:textId="77777777" w:rsidTr="00413DD8">
        <w:tc>
          <w:tcPr>
            <w:tcW w:w="513" w:type="pct"/>
          </w:tcPr>
          <w:p w14:paraId="113DA73B" w14:textId="18DD3037" w:rsidR="00F63A9C" w:rsidRPr="00844859" w:rsidRDefault="00F63A9C" w:rsidP="005C3A0B">
            <w:pPr>
              <w:pStyle w:val="TableBody"/>
            </w:pPr>
          </w:p>
        </w:tc>
        <w:tc>
          <w:tcPr>
            <w:tcW w:w="973" w:type="pct"/>
          </w:tcPr>
          <w:p w14:paraId="05454A4B" w14:textId="323B38EA" w:rsidR="00F63A9C" w:rsidRPr="00844859" w:rsidRDefault="00F63A9C" w:rsidP="005C3A0B">
            <w:pPr>
              <w:pStyle w:val="TableBody"/>
            </w:pPr>
          </w:p>
        </w:tc>
        <w:tc>
          <w:tcPr>
            <w:tcW w:w="3514" w:type="pct"/>
          </w:tcPr>
          <w:p w14:paraId="4E3FDA24" w14:textId="25033D27" w:rsidR="00F63A9C" w:rsidRPr="00844859" w:rsidRDefault="00F63A9C" w:rsidP="003B6BF6">
            <w:pPr>
              <w:pStyle w:val="TableBody"/>
            </w:pPr>
          </w:p>
        </w:tc>
      </w:tr>
      <w:tr w:rsidR="00E633AD" w:rsidRPr="00844859" w14:paraId="62EE3E4F" w14:textId="77777777" w:rsidTr="00413DD8">
        <w:tc>
          <w:tcPr>
            <w:tcW w:w="513" w:type="pct"/>
          </w:tcPr>
          <w:p w14:paraId="5EC5884D" w14:textId="084DDA56" w:rsidR="00E633AD" w:rsidRPr="00844859" w:rsidRDefault="00E633AD" w:rsidP="005C3A0B">
            <w:pPr>
              <w:pStyle w:val="TableBody"/>
            </w:pPr>
          </w:p>
        </w:tc>
        <w:tc>
          <w:tcPr>
            <w:tcW w:w="973" w:type="pct"/>
          </w:tcPr>
          <w:p w14:paraId="5B0AE54A" w14:textId="77777777" w:rsidR="00E633AD" w:rsidRPr="00844859" w:rsidRDefault="00E633AD" w:rsidP="005C3A0B">
            <w:pPr>
              <w:pStyle w:val="TableBody"/>
            </w:pPr>
          </w:p>
        </w:tc>
        <w:tc>
          <w:tcPr>
            <w:tcW w:w="3514" w:type="pct"/>
          </w:tcPr>
          <w:p w14:paraId="4C0B2744" w14:textId="77777777" w:rsidR="00E633AD" w:rsidRPr="00844859" w:rsidRDefault="00E633AD" w:rsidP="001F6AB3">
            <w:pPr>
              <w:pStyle w:val="TableBody"/>
            </w:pPr>
          </w:p>
        </w:tc>
      </w:tr>
      <w:tr w:rsidR="00E633AD" w:rsidRPr="00844859" w14:paraId="42BB606D" w14:textId="77777777" w:rsidTr="00413DD8">
        <w:tc>
          <w:tcPr>
            <w:tcW w:w="513" w:type="pct"/>
          </w:tcPr>
          <w:p w14:paraId="68D93809" w14:textId="77777777" w:rsidR="00E633AD" w:rsidRPr="00844859" w:rsidRDefault="00E633AD" w:rsidP="005C3A0B">
            <w:pPr>
              <w:pStyle w:val="TableBody"/>
            </w:pPr>
          </w:p>
        </w:tc>
        <w:tc>
          <w:tcPr>
            <w:tcW w:w="973" w:type="pct"/>
          </w:tcPr>
          <w:p w14:paraId="70479B37" w14:textId="77777777" w:rsidR="00E633AD" w:rsidRPr="00844859" w:rsidRDefault="00E633AD" w:rsidP="005C3A0B">
            <w:pPr>
              <w:pStyle w:val="TableBody"/>
            </w:pPr>
          </w:p>
        </w:tc>
        <w:tc>
          <w:tcPr>
            <w:tcW w:w="3514" w:type="pct"/>
          </w:tcPr>
          <w:p w14:paraId="061A870B" w14:textId="77777777" w:rsidR="00E633AD" w:rsidRPr="00844859" w:rsidRDefault="00E633AD" w:rsidP="00BE3748">
            <w:pPr>
              <w:pStyle w:val="TableBody"/>
            </w:pPr>
          </w:p>
        </w:tc>
      </w:tr>
      <w:tr w:rsidR="00E633AD" w:rsidRPr="00844859" w14:paraId="3E70968F" w14:textId="77777777" w:rsidTr="00413DD8">
        <w:tc>
          <w:tcPr>
            <w:tcW w:w="513" w:type="pct"/>
          </w:tcPr>
          <w:p w14:paraId="296F0E9D" w14:textId="77777777" w:rsidR="00E633AD" w:rsidRPr="00844859" w:rsidRDefault="00E633AD" w:rsidP="005C3A0B">
            <w:pPr>
              <w:pStyle w:val="TableBody"/>
            </w:pPr>
          </w:p>
        </w:tc>
        <w:tc>
          <w:tcPr>
            <w:tcW w:w="973" w:type="pct"/>
          </w:tcPr>
          <w:p w14:paraId="24906EC9" w14:textId="77777777" w:rsidR="00E633AD" w:rsidRPr="00844859" w:rsidRDefault="00E633AD" w:rsidP="0004604B">
            <w:pPr>
              <w:pStyle w:val="TableBody"/>
            </w:pPr>
          </w:p>
        </w:tc>
        <w:tc>
          <w:tcPr>
            <w:tcW w:w="3514" w:type="pct"/>
          </w:tcPr>
          <w:p w14:paraId="53F6CF03" w14:textId="77777777" w:rsidR="00BF7627" w:rsidRPr="00844859" w:rsidRDefault="00BF7627" w:rsidP="00AD2DE1">
            <w:pPr>
              <w:pStyle w:val="TableBody"/>
            </w:pPr>
          </w:p>
        </w:tc>
      </w:tr>
      <w:tr w:rsidR="00117B7A" w:rsidRPr="00844859" w14:paraId="7423A1CE" w14:textId="77777777" w:rsidTr="00413DD8">
        <w:tc>
          <w:tcPr>
            <w:tcW w:w="513" w:type="pct"/>
          </w:tcPr>
          <w:p w14:paraId="004CB815" w14:textId="77777777" w:rsidR="00117B7A" w:rsidRDefault="00117B7A" w:rsidP="005C3A0B">
            <w:pPr>
              <w:pStyle w:val="TableBody"/>
            </w:pPr>
          </w:p>
        </w:tc>
        <w:tc>
          <w:tcPr>
            <w:tcW w:w="973" w:type="pct"/>
          </w:tcPr>
          <w:p w14:paraId="1A3E9FB9" w14:textId="77777777" w:rsidR="00117B7A" w:rsidRDefault="00117B7A" w:rsidP="005C3A0B">
            <w:pPr>
              <w:pStyle w:val="TableBody"/>
            </w:pPr>
          </w:p>
        </w:tc>
        <w:tc>
          <w:tcPr>
            <w:tcW w:w="3514" w:type="pct"/>
          </w:tcPr>
          <w:p w14:paraId="6F82487C" w14:textId="77777777" w:rsidR="00886F41" w:rsidRDefault="00886F41" w:rsidP="00886F41">
            <w:pPr>
              <w:pStyle w:val="TableBody"/>
            </w:pPr>
          </w:p>
        </w:tc>
      </w:tr>
      <w:tr w:rsidR="00886F41" w:rsidRPr="00844859" w14:paraId="6E23EEFE" w14:textId="77777777" w:rsidTr="00413DD8">
        <w:tc>
          <w:tcPr>
            <w:tcW w:w="513" w:type="pct"/>
          </w:tcPr>
          <w:p w14:paraId="1603494F" w14:textId="77777777" w:rsidR="00886F41" w:rsidRDefault="00886F41" w:rsidP="005C3A0B">
            <w:pPr>
              <w:pStyle w:val="TableBody"/>
            </w:pPr>
          </w:p>
        </w:tc>
        <w:tc>
          <w:tcPr>
            <w:tcW w:w="973" w:type="pct"/>
          </w:tcPr>
          <w:p w14:paraId="17201DB7" w14:textId="77777777" w:rsidR="00886F41" w:rsidRDefault="00886F41" w:rsidP="005C3A0B">
            <w:pPr>
              <w:pStyle w:val="TableBody"/>
            </w:pPr>
          </w:p>
        </w:tc>
        <w:tc>
          <w:tcPr>
            <w:tcW w:w="3514" w:type="pct"/>
          </w:tcPr>
          <w:p w14:paraId="4620A9EE" w14:textId="77777777" w:rsidR="00957377" w:rsidRDefault="00957377" w:rsidP="004A1885">
            <w:pPr>
              <w:pStyle w:val="TableBody"/>
            </w:pPr>
          </w:p>
        </w:tc>
      </w:tr>
      <w:tr w:rsidR="002172C4" w:rsidRPr="00844859" w14:paraId="5AF36541" w14:textId="77777777" w:rsidTr="00413DD8">
        <w:tc>
          <w:tcPr>
            <w:tcW w:w="513" w:type="pct"/>
          </w:tcPr>
          <w:p w14:paraId="739476D0" w14:textId="77777777" w:rsidR="002172C4" w:rsidRDefault="002172C4" w:rsidP="005C3A0B">
            <w:pPr>
              <w:pStyle w:val="TableBody"/>
            </w:pPr>
          </w:p>
        </w:tc>
        <w:tc>
          <w:tcPr>
            <w:tcW w:w="973" w:type="pct"/>
          </w:tcPr>
          <w:p w14:paraId="219F032C" w14:textId="77777777" w:rsidR="002172C4" w:rsidRDefault="002172C4" w:rsidP="005C3A0B">
            <w:pPr>
              <w:pStyle w:val="TableBody"/>
            </w:pPr>
          </w:p>
        </w:tc>
        <w:tc>
          <w:tcPr>
            <w:tcW w:w="3514" w:type="pct"/>
          </w:tcPr>
          <w:p w14:paraId="6C498154" w14:textId="77777777" w:rsidR="002172C4" w:rsidRDefault="002172C4" w:rsidP="00886F41">
            <w:pPr>
              <w:pStyle w:val="TableBody"/>
            </w:pPr>
          </w:p>
        </w:tc>
      </w:tr>
      <w:tr w:rsidR="00C8412B" w:rsidRPr="00844859" w14:paraId="6EFB121A" w14:textId="77777777" w:rsidTr="00413DD8">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513" w:type="pct"/>
          </w:tcPr>
          <w:p w14:paraId="468064A0" w14:textId="77777777" w:rsidR="00C8412B" w:rsidRDefault="00C8412B" w:rsidP="005C3A0B">
            <w:pPr>
              <w:pStyle w:val="TableBody"/>
            </w:pPr>
          </w:p>
        </w:tc>
        <w:tc>
          <w:tcPr>
            <w:tcW w:w="973" w:type="pct"/>
          </w:tcPr>
          <w:p w14:paraId="46A12B30" w14:textId="77777777" w:rsidR="00C8412B" w:rsidRDefault="00C8412B" w:rsidP="005C3A0B">
            <w:pPr>
              <w:pStyle w:val="TableBody"/>
              <w:cnfStyle w:val="010000000000" w:firstRow="0" w:lastRow="1" w:firstColumn="0" w:lastColumn="0" w:oddVBand="0" w:evenVBand="0" w:oddHBand="0" w:evenHBand="0" w:firstRowFirstColumn="0" w:firstRowLastColumn="0" w:lastRowFirstColumn="0" w:lastRowLastColumn="0"/>
            </w:pPr>
          </w:p>
        </w:tc>
        <w:tc>
          <w:tcPr>
            <w:tcW w:w="3514" w:type="pct"/>
          </w:tcPr>
          <w:p w14:paraId="30029AD8" w14:textId="77777777" w:rsidR="00C8412B" w:rsidRDefault="00C8412B" w:rsidP="00886F41">
            <w:pPr>
              <w:pStyle w:val="TableBody"/>
              <w:cnfStyle w:val="010000000000" w:firstRow="0" w:lastRow="1" w:firstColumn="0" w:lastColumn="0" w:oddVBand="0" w:evenVBand="0" w:oddHBand="0" w:evenHBand="0" w:firstRowFirstColumn="0" w:firstRowLastColumn="0" w:lastRowFirstColumn="0" w:lastRowLastColumn="0"/>
            </w:pPr>
          </w:p>
        </w:tc>
      </w:tr>
    </w:tbl>
    <w:p w14:paraId="30F27425" w14:textId="77777777" w:rsidR="004F42B8" w:rsidRDefault="004F42B8" w:rsidP="004F42B8">
      <w:pPr>
        <w:rPr>
          <w:lang w:eastAsia="zh-CN"/>
        </w:rPr>
      </w:pPr>
    </w:p>
    <w:p w14:paraId="605E7D4A" w14:textId="77777777" w:rsidR="004F42B8" w:rsidRDefault="004F42B8">
      <w:pPr>
        <w:rPr>
          <w:lang w:eastAsia="zh-CN"/>
        </w:rPr>
      </w:pPr>
      <w:r>
        <w:rPr>
          <w:lang w:eastAsia="zh-CN"/>
        </w:rPr>
        <w:br w:type="page"/>
      </w:r>
    </w:p>
    <w:sdt>
      <w:sdtPr>
        <w:rPr>
          <w:rFonts w:ascii="Helvetica" w:eastAsia="Times New Roman" w:hAnsi="Helvetica" w:cs="Times New Roman"/>
          <w:b w:val="0"/>
          <w:bCs w:val="0"/>
          <w:color w:val="3D3E40"/>
          <w:sz w:val="20"/>
          <w:szCs w:val="24"/>
        </w:rPr>
        <w:id w:val="-797382935"/>
        <w:docPartObj>
          <w:docPartGallery w:val="Table of Contents"/>
          <w:docPartUnique/>
        </w:docPartObj>
      </w:sdtPr>
      <w:sdtEndPr>
        <w:rPr>
          <w:noProof/>
        </w:rPr>
      </w:sdtEndPr>
      <w:sdtContent>
        <w:p w14:paraId="23F97586" w14:textId="77777777" w:rsidR="004F42B8" w:rsidRDefault="004F42B8">
          <w:pPr>
            <w:pStyle w:val="TOCHeading"/>
          </w:pPr>
          <w:r>
            <w:t>Contents</w:t>
          </w:r>
        </w:p>
        <w:p w14:paraId="42E8E8FD" w14:textId="77777777" w:rsidR="005E712D" w:rsidRDefault="004F42B8">
          <w:pPr>
            <w:pStyle w:val="TOC1"/>
            <w:rPr>
              <w:ins w:id="8" w:author="Camille Le Flohic" w:date="2017-05-12T15:24:00Z"/>
              <w:rFonts w:asciiTheme="minorHAnsi" w:eastAsiaTheme="minorEastAsia" w:hAnsiTheme="minorHAnsi" w:cstheme="minorBidi"/>
              <w:b w:val="0"/>
              <w:bCs w:val="0"/>
              <w:caps w:val="0"/>
              <w:color w:val="auto"/>
              <w:sz w:val="22"/>
              <w:szCs w:val="22"/>
              <w:lang w:eastAsia="en-US"/>
            </w:rPr>
          </w:pPr>
          <w:r>
            <w:fldChar w:fldCharType="begin"/>
          </w:r>
          <w:r>
            <w:instrText xml:space="preserve"> TOC \o "1-3" \h \z \u </w:instrText>
          </w:r>
          <w:r>
            <w:fldChar w:fldCharType="separate"/>
          </w:r>
          <w:ins w:id="9" w:author="Camille Le Flohic" w:date="2017-05-12T15:24:00Z">
            <w:r w:rsidR="005E712D" w:rsidRPr="00A541B0">
              <w:rPr>
                <w:rStyle w:val="Hyperlink"/>
              </w:rPr>
              <w:fldChar w:fldCharType="begin"/>
            </w:r>
            <w:r w:rsidR="005E712D" w:rsidRPr="00A541B0">
              <w:rPr>
                <w:rStyle w:val="Hyperlink"/>
              </w:rPr>
              <w:instrText xml:space="preserve"> </w:instrText>
            </w:r>
            <w:r w:rsidR="005E712D">
              <w:instrText>HYPERLINK \l "_Toc482366004"</w:instrText>
            </w:r>
            <w:r w:rsidR="005E712D" w:rsidRPr="00A541B0">
              <w:rPr>
                <w:rStyle w:val="Hyperlink"/>
              </w:rPr>
              <w:instrText xml:space="preserve"> </w:instrText>
            </w:r>
            <w:r w:rsidR="005E712D" w:rsidRPr="00A541B0">
              <w:rPr>
                <w:rStyle w:val="Hyperlink"/>
              </w:rPr>
            </w:r>
            <w:r w:rsidR="005E712D" w:rsidRPr="00A541B0">
              <w:rPr>
                <w:rStyle w:val="Hyperlink"/>
              </w:rPr>
              <w:fldChar w:fldCharType="separate"/>
            </w:r>
            <w:r w:rsidR="005E712D" w:rsidRPr="00A541B0">
              <w:rPr>
                <w:rStyle w:val="Hyperlink"/>
              </w:rPr>
              <w:t>1.</w:t>
            </w:r>
            <w:r w:rsidR="005E712D">
              <w:rPr>
                <w:rFonts w:asciiTheme="minorHAnsi" w:eastAsiaTheme="minorEastAsia" w:hAnsiTheme="minorHAnsi" w:cstheme="minorBidi"/>
                <w:b w:val="0"/>
                <w:bCs w:val="0"/>
                <w:caps w:val="0"/>
                <w:color w:val="auto"/>
                <w:sz w:val="22"/>
                <w:szCs w:val="22"/>
                <w:lang w:eastAsia="en-US"/>
              </w:rPr>
              <w:tab/>
            </w:r>
            <w:r w:rsidR="005E712D" w:rsidRPr="00A541B0">
              <w:rPr>
                <w:rStyle w:val="Hyperlink"/>
              </w:rPr>
              <w:t>Mobile Equipment Control and Status Commands</w:t>
            </w:r>
            <w:r w:rsidR="005E712D">
              <w:rPr>
                <w:webHidden/>
              </w:rPr>
              <w:tab/>
            </w:r>
            <w:r w:rsidR="005E712D">
              <w:rPr>
                <w:webHidden/>
              </w:rPr>
              <w:fldChar w:fldCharType="begin"/>
            </w:r>
            <w:r w:rsidR="005E712D">
              <w:rPr>
                <w:webHidden/>
              </w:rPr>
              <w:instrText xml:space="preserve"> PAGEREF _Toc482366004 \h </w:instrText>
            </w:r>
            <w:r w:rsidR="005E712D">
              <w:rPr>
                <w:webHidden/>
              </w:rPr>
            </w:r>
          </w:ins>
          <w:r w:rsidR="005E712D">
            <w:rPr>
              <w:webHidden/>
            </w:rPr>
            <w:fldChar w:fldCharType="separate"/>
          </w:r>
          <w:ins w:id="10" w:author="Camille Le Flohic" w:date="2017-05-12T15:24:00Z">
            <w:r w:rsidR="005E712D">
              <w:rPr>
                <w:webHidden/>
              </w:rPr>
              <w:t>6</w:t>
            </w:r>
            <w:r w:rsidR="005E712D">
              <w:rPr>
                <w:webHidden/>
              </w:rPr>
              <w:fldChar w:fldCharType="end"/>
            </w:r>
            <w:r w:rsidR="005E712D" w:rsidRPr="00A541B0">
              <w:rPr>
                <w:rStyle w:val="Hyperlink"/>
              </w:rPr>
              <w:fldChar w:fldCharType="end"/>
            </w:r>
          </w:ins>
        </w:p>
        <w:p w14:paraId="7C3F1B7B" w14:textId="77777777" w:rsidR="005E712D" w:rsidRDefault="005E712D">
          <w:pPr>
            <w:pStyle w:val="TOC2"/>
            <w:tabs>
              <w:tab w:val="left" w:pos="1195"/>
            </w:tabs>
            <w:rPr>
              <w:ins w:id="11" w:author="Camille Le Flohic" w:date="2017-05-12T15:24:00Z"/>
              <w:rFonts w:asciiTheme="minorHAnsi" w:eastAsiaTheme="minorEastAsia" w:hAnsiTheme="minorHAnsi" w:cstheme="minorBidi"/>
              <w:color w:val="auto"/>
              <w:sz w:val="22"/>
              <w:szCs w:val="22"/>
              <w:lang w:eastAsia="en-US"/>
            </w:rPr>
          </w:pPr>
          <w:ins w:id="12" w:author="Camille Le Flohic" w:date="2017-05-12T15:24:00Z">
            <w:r w:rsidRPr="00A541B0">
              <w:rPr>
                <w:rStyle w:val="Hyperlink"/>
              </w:rPr>
              <w:fldChar w:fldCharType="begin"/>
            </w:r>
            <w:r w:rsidRPr="00A541B0">
              <w:rPr>
                <w:rStyle w:val="Hyperlink"/>
              </w:rPr>
              <w:instrText xml:space="preserve"> </w:instrText>
            </w:r>
            <w:r>
              <w:instrText>HYPERLINK \l "_Toc482366005"</w:instrText>
            </w:r>
            <w:r w:rsidRPr="00A541B0">
              <w:rPr>
                <w:rStyle w:val="Hyperlink"/>
              </w:rPr>
              <w:instrText xml:space="preserve"> </w:instrText>
            </w:r>
            <w:r w:rsidRPr="00A541B0">
              <w:rPr>
                <w:rStyle w:val="Hyperlink"/>
              </w:rPr>
            </w:r>
            <w:r w:rsidRPr="00A541B0">
              <w:rPr>
                <w:rStyle w:val="Hyperlink"/>
              </w:rPr>
              <w:fldChar w:fldCharType="separate"/>
            </w:r>
            <w:r w:rsidRPr="00A541B0">
              <w:rPr>
                <w:rStyle w:val="Hyperlink"/>
              </w:rPr>
              <w:t>1.1.</w:t>
            </w:r>
            <w:r>
              <w:rPr>
                <w:rFonts w:asciiTheme="minorHAnsi" w:eastAsiaTheme="minorEastAsia" w:hAnsiTheme="minorHAnsi" w:cstheme="minorBidi"/>
                <w:color w:val="auto"/>
                <w:sz w:val="22"/>
                <w:szCs w:val="22"/>
                <w:lang w:eastAsia="en-US"/>
              </w:rPr>
              <w:tab/>
            </w:r>
            <w:r w:rsidRPr="00A541B0">
              <w:rPr>
                <w:rStyle w:val="Hyperlink"/>
              </w:rPr>
              <w:t>Power saving modes</w:t>
            </w:r>
            <w:r>
              <w:rPr>
                <w:webHidden/>
              </w:rPr>
              <w:tab/>
            </w:r>
            <w:r>
              <w:rPr>
                <w:webHidden/>
              </w:rPr>
              <w:fldChar w:fldCharType="begin"/>
            </w:r>
            <w:r>
              <w:rPr>
                <w:webHidden/>
              </w:rPr>
              <w:instrText xml:space="preserve"> PAGEREF _Toc482366005 \h </w:instrText>
            </w:r>
            <w:r>
              <w:rPr>
                <w:webHidden/>
              </w:rPr>
            </w:r>
          </w:ins>
          <w:r>
            <w:rPr>
              <w:webHidden/>
            </w:rPr>
            <w:fldChar w:fldCharType="separate"/>
          </w:r>
          <w:ins w:id="13" w:author="Camille Le Flohic" w:date="2017-05-12T15:24:00Z">
            <w:r>
              <w:rPr>
                <w:webHidden/>
              </w:rPr>
              <w:t>6</w:t>
            </w:r>
            <w:r>
              <w:rPr>
                <w:webHidden/>
              </w:rPr>
              <w:fldChar w:fldCharType="end"/>
            </w:r>
            <w:r w:rsidRPr="00A541B0">
              <w:rPr>
                <w:rStyle w:val="Hyperlink"/>
              </w:rPr>
              <w:fldChar w:fldCharType="end"/>
            </w:r>
          </w:ins>
        </w:p>
        <w:p w14:paraId="1C0E3B44" w14:textId="77777777" w:rsidR="005E712D" w:rsidRDefault="005E712D">
          <w:pPr>
            <w:pStyle w:val="TOC2"/>
            <w:tabs>
              <w:tab w:val="left" w:pos="1195"/>
            </w:tabs>
            <w:rPr>
              <w:ins w:id="14" w:author="Camille Le Flohic" w:date="2017-05-12T15:24:00Z"/>
              <w:rFonts w:asciiTheme="minorHAnsi" w:eastAsiaTheme="minorEastAsia" w:hAnsiTheme="minorHAnsi" w:cstheme="minorBidi"/>
              <w:color w:val="auto"/>
              <w:sz w:val="22"/>
              <w:szCs w:val="22"/>
              <w:lang w:eastAsia="en-US"/>
            </w:rPr>
          </w:pPr>
          <w:ins w:id="15" w:author="Camille Le Flohic" w:date="2017-05-12T15:24:00Z">
            <w:r w:rsidRPr="00A541B0">
              <w:rPr>
                <w:rStyle w:val="Hyperlink"/>
              </w:rPr>
              <w:fldChar w:fldCharType="begin"/>
            </w:r>
            <w:r w:rsidRPr="00A541B0">
              <w:rPr>
                <w:rStyle w:val="Hyperlink"/>
              </w:rPr>
              <w:instrText xml:space="preserve"> </w:instrText>
            </w:r>
            <w:r>
              <w:instrText>HYPERLINK \l "_Toc482366006"</w:instrText>
            </w:r>
            <w:r w:rsidRPr="00A541B0">
              <w:rPr>
                <w:rStyle w:val="Hyperlink"/>
              </w:rPr>
              <w:instrText xml:space="preserve"> </w:instrText>
            </w:r>
            <w:r w:rsidRPr="00A541B0">
              <w:rPr>
                <w:rStyle w:val="Hyperlink"/>
              </w:rPr>
            </w:r>
            <w:r w:rsidRPr="00A541B0">
              <w:rPr>
                <w:rStyle w:val="Hyperlink"/>
              </w:rPr>
              <w:fldChar w:fldCharType="separate"/>
            </w:r>
            <w:r w:rsidRPr="00A541B0">
              <w:rPr>
                <w:rStyle w:val="Hyperlink"/>
              </w:rPr>
              <w:t>1.2.</w:t>
            </w:r>
            <w:r>
              <w:rPr>
                <w:rFonts w:asciiTheme="minorHAnsi" w:eastAsiaTheme="minorEastAsia" w:hAnsiTheme="minorHAnsi" w:cstheme="minorBidi"/>
                <w:color w:val="auto"/>
                <w:sz w:val="22"/>
                <w:szCs w:val="22"/>
                <w:lang w:eastAsia="en-US"/>
              </w:rPr>
              <w:tab/>
            </w:r>
            <w:r w:rsidRPr="00A541B0">
              <w:rPr>
                <w:rStyle w:val="Hyperlink"/>
              </w:rPr>
              <w:t>+KSLEEP Command: Power Management Control</w:t>
            </w:r>
            <w:r>
              <w:rPr>
                <w:webHidden/>
              </w:rPr>
              <w:tab/>
            </w:r>
            <w:r>
              <w:rPr>
                <w:webHidden/>
              </w:rPr>
              <w:fldChar w:fldCharType="begin"/>
            </w:r>
            <w:r>
              <w:rPr>
                <w:webHidden/>
              </w:rPr>
              <w:instrText xml:space="preserve"> PAGEREF _Toc482366006 \h </w:instrText>
            </w:r>
            <w:r>
              <w:rPr>
                <w:webHidden/>
              </w:rPr>
            </w:r>
          </w:ins>
          <w:r>
            <w:rPr>
              <w:webHidden/>
            </w:rPr>
            <w:fldChar w:fldCharType="separate"/>
          </w:r>
          <w:ins w:id="16" w:author="Camille Le Flohic" w:date="2017-05-12T15:24:00Z">
            <w:r>
              <w:rPr>
                <w:webHidden/>
              </w:rPr>
              <w:t>6</w:t>
            </w:r>
            <w:r>
              <w:rPr>
                <w:webHidden/>
              </w:rPr>
              <w:fldChar w:fldCharType="end"/>
            </w:r>
            <w:r w:rsidRPr="00A541B0">
              <w:rPr>
                <w:rStyle w:val="Hyperlink"/>
              </w:rPr>
              <w:fldChar w:fldCharType="end"/>
            </w:r>
          </w:ins>
        </w:p>
        <w:p w14:paraId="690463A9" w14:textId="77777777" w:rsidR="005E712D" w:rsidRDefault="005E712D">
          <w:pPr>
            <w:pStyle w:val="TOC1"/>
            <w:rPr>
              <w:ins w:id="17" w:author="Camille Le Flohic" w:date="2017-05-12T15:24:00Z"/>
              <w:rFonts w:asciiTheme="minorHAnsi" w:eastAsiaTheme="minorEastAsia" w:hAnsiTheme="minorHAnsi" w:cstheme="minorBidi"/>
              <w:b w:val="0"/>
              <w:bCs w:val="0"/>
              <w:caps w:val="0"/>
              <w:color w:val="auto"/>
              <w:sz w:val="22"/>
              <w:szCs w:val="22"/>
              <w:lang w:eastAsia="en-US"/>
            </w:rPr>
          </w:pPr>
          <w:ins w:id="18" w:author="Camille Le Flohic" w:date="2017-05-12T15:24:00Z">
            <w:r w:rsidRPr="00A541B0">
              <w:rPr>
                <w:rStyle w:val="Hyperlink"/>
              </w:rPr>
              <w:fldChar w:fldCharType="begin"/>
            </w:r>
            <w:r w:rsidRPr="00A541B0">
              <w:rPr>
                <w:rStyle w:val="Hyperlink"/>
              </w:rPr>
              <w:instrText xml:space="preserve"> </w:instrText>
            </w:r>
            <w:r>
              <w:instrText>HYPERLINK \l "_Toc482366007"</w:instrText>
            </w:r>
            <w:r w:rsidRPr="00A541B0">
              <w:rPr>
                <w:rStyle w:val="Hyperlink"/>
              </w:rPr>
              <w:instrText xml:space="preserve"> </w:instrText>
            </w:r>
            <w:r w:rsidRPr="00A541B0">
              <w:rPr>
                <w:rStyle w:val="Hyperlink"/>
              </w:rPr>
            </w:r>
            <w:r w:rsidRPr="00A541B0">
              <w:rPr>
                <w:rStyle w:val="Hyperlink"/>
              </w:rPr>
              <w:fldChar w:fldCharType="separate"/>
            </w:r>
            <w:r w:rsidRPr="00A541B0">
              <w:rPr>
                <w:rStyle w:val="Hyperlink"/>
              </w:rPr>
              <w:t>2.</w:t>
            </w:r>
            <w:r>
              <w:rPr>
                <w:rFonts w:asciiTheme="minorHAnsi" w:eastAsiaTheme="minorEastAsia" w:hAnsiTheme="minorHAnsi" w:cstheme="minorBidi"/>
                <w:b w:val="0"/>
                <w:bCs w:val="0"/>
                <w:caps w:val="0"/>
                <w:color w:val="auto"/>
                <w:sz w:val="22"/>
                <w:szCs w:val="22"/>
                <w:lang w:eastAsia="en-US"/>
              </w:rPr>
              <w:tab/>
            </w:r>
            <w:r w:rsidRPr="00A541B0">
              <w:rPr>
                <w:rStyle w:val="Hyperlink"/>
              </w:rPr>
              <w:t>Development notes</w:t>
            </w:r>
            <w:r>
              <w:rPr>
                <w:webHidden/>
              </w:rPr>
              <w:tab/>
            </w:r>
            <w:r>
              <w:rPr>
                <w:webHidden/>
              </w:rPr>
              <w:fldChar w:fldCharType="begin"/>
            </w:r>
            <w:r>
              <w:rPr>
                <w:webHidden/>
              </w:rPr>
              <w:instrText xml:space="preserve"> PAGEREF _Toc482366007 \h </w:instrText>
            </w:r>
            <w:r>
              <w:rPr>
                <w:webHidden/>
              </w:rPr>
            </w:r>
          </w:ins>
          <w:r>
            <w:rPr>
              <w:webHidden/>
            </w:rPr>
            <w:fldChar w:fldCharType="separate"/>
          </w:r>
          <w:ins w:id="19" w:author="Camille Le Flohic" w:date="2017-05-12T15:24:00Z">
            <w:r>
              <w:rPr>
                <w:webHidden/>
              </w:rPr>
              <w:t>8</w:t>
            </w:r>
            <w:r>
              <w:rPr>
                <w:webHidden/>
              </w:rPr>
              <w:fldChar w:fldCharType="end"/>
            </w:r>
            <w:r w:rsidRPr="00A541B0">
              <w:rPr>
                <w:rStyle w:val="Hyperlink"/>
              </w:rPr>
              <w:fldChar w:fldCharType="end"/>
            </w:r>
          </w:ins>
        </w:p>
        <w:p w14:paraId="687040EE" w14:textId="77777777" w:rsidR="005E712D" w:rsidRDefault="005E712D">
          <w:pPr>
            <w:pStyle w:val="TOC2"/>
            <w:tabs>
              <w:tab w:val="left" w:pos="1195"/>
            </w:tabs>
            <w:rPr>
              <w:ins w:id="20" w:author="Camille Le Flohic" w:date="2017-05-12T15:24:00Z"/>
              <w:rFonts w:asciiTheme="minorHAnsi" w:eastAsiaTheme="minorEastAsia" w:hAnsiTheme="minorHAnsi" w:cstheme="minorBidi"/>
              <w:color w:val="auto"/>
              <w:sz w:val="22"/>
              <w:szCs w:val="22"/>
              <w:lang w:eastAsia="en-US"/>
            </w:rPr>
          </w:pPr>
          <w:ins w:id="21" w:author="Camille Le Flohic" w:date="2017-05-12T15:24:00Z">
            <w:r w:rsidRPr="00A541B0">
              <w:rPr>
                <w:rStyle w:val="Hyperlink"/>
              </w:rPr>
              <w:fldChar w:fldCharType="begin"/>
            </w:r>
            <w:r w:rsidRPr="00A541B0">
              <w:rPr>
                <w:rStyle w:val="Hyperlink"/>
              </w:rPr>
              <w:instrText xml:space="preserve"> </w:instrText>
            </w:r>
            <w:r>
              <w:instrText>HYPERLINK \l "_Toc482366008"</w:instrText>
            </w:r>
            <w:r w:rsidRPr="00A541B0">
              <w:rPr>
                <w:rStyle w:val="Hyperlink"/>
              </w:rPr>
              <w:instrText xml:space="preserve"> </w:instrText>
            </w:r>
            <w:r w:rsidRPr="00A541B0">
              <w:rPr>
                <w:rStyle w:val="Hyperlink"/>
              </w:rPr>
            </w:r>
            <w:r w:rsidRPr="00A541B0">
              <w:rPr>
                <w:rStyle w:val="Hyperlink"/>
              </w:rPr>
              <w:fldChar w:fldCharType="separate"/>
            </w:r>
            <w:r w:rsidRPr="00A541B0">
              <w:rPr>
                <w:rStyle w:val="Hyperlink"/>
              </w:rPr>
              <w:t>2.1.</w:t>
            </w:r>
            <w:r>
              <w:rPr>
                <w:rFonts w:asciiTheme="minorHAnsi" w:eastAsiaTheme="minorEastAsia" w:hAnsiTheme="minorHAnsi" w:cstheme="minorBidi"/>
                <w:color w:val="auto"/>
                <w:sz w:val="22"/>
                <w:szCs w:val="22"/>
                <w:lang w:eastAsia="en-US"/>
              </w:rPr>
              <w:tab/>
            </w:r>
            <w:r w:rsidRPr="00A541B0">
              <w:rPr>
                <w:rStyle w:val="Hyperlink"/>
              </w:rPr>
              <w:t>References</w:t>
            </w:r>
            <w:r>
              <w:rPr>
                <w:webHidden/>
              </w:rPr>
              <w:tab/>
            </w:r>
            <w:r>
              <w:rPr>
                <w:webHidden/>
              </w:rPr>
              <w:fldChar w:fldCharType="begin"/>
            </w:r>
            <w:r>
              <w:rPr>
                <w:webHidden/>
              </w:rPr>
              <w:instrText xml:space="preserve"> PAGEREF _Toc482366008 \h </w:instrText>
            </w:r>
            <w:r>
              <w:rPr>
                <w:webHidden/>
              </w:rPr>
            </w:r>
          </w:ins>
          <w:r>
            <w:rPr>
              <w:webHidden/>
            </w:rPr>
            <w:fldChar w:fldCharType="separate"/>
          </w:r>
          <w:ins w:id="22" w:author="Camille Le Flohic" w:date="2017-05-12T15:24:00Z">
            <w:r>
              <w:rPr>
                <w:webHidden/>
              </w:rPr>
              <w:t>8</w:t>
            </w:r>
            <w:r>
              <w:rPr>
                <w:webHidden/>
              </w:rPr>
              <w:fldChar w:fldCharType="end"/>
            </w:r>
            <w:r w:rsidRPr="00A541B0">
              <w:rPr>
                <w:rStyle w:val="Hyperlink"/>
              </w:rPr>
              <w:fldChar w:fldCharType="end"/>
            </w:r>
          </w:ins>
        </w:p>
        <w:p w14:paraId="3577D1F0" w14:textId="77777777" w:rsidR="005E712D" w:rsidRDefault="005E712D">
          <w:pPr>
            <w:pStyle w:val="TOC2"/>
            <w:tabs>
              <w:tab w:val="left" w:pos="1195"/>
            </w:tabs>
            <w:rPr>
              <w:ins w:id="23" w:author="Camille Le Flohic" w:date="2017-05-12T15:24:00Z"/>
              <w:rFonts w:asciiTheme="minorHAnsi" w:eastAsiaTheme="minorEastAsia" w:hAnsiTheme="minorHAnsi" w:cstheme="minorBidi"/>
              <w:color w:val="auto"/>
              <w:sz w:val="22"/>
              <w:szCs w:val="22"/>
              <w:lang w:eastAsia="en-US"/>
            </w:rPr>
          </w:pPr>
          <w:ins w:id="24" w:author="Camille Le Flohic" w:date="2017-05-12T15:24:00Z">
            <w:r w:rsidRPr="00A541B0">
              <w:rPr>
                <w:rStyle w:val="Hyperlink"/>
              </w:rPr>
              <w:fldChar w:fldCharType="begin"/>
            </w:r>
            <w:r w:rsidRPr="00A541B0">
              <w:rPr>
                <w:rStyle w:val="Hyperlink"/>
              </w:rPr>
              <w:instrText xml:space="preserve"> </w:instrText>
            </w:r>
            <w:r>
              <w:instrText>HYPERLINK \l "_Toc482366009"</w:instrText>
            </w:r>
            <w:r w:rsidRPr="00A541B0">
              <w:rPr>
                <w:rStyle w:val="Hyperlink"/>
              </w:rPr>
              <w:instrText xml:space="preserve"> </w:instrText>
            </w:r>
            <w:r w:rsidRPr="00A541B0">
              <w:rPr>
                <w:rStyle w:val="Hyperlink"/>
              </w:rPr>
            </w:r>
            <w:r w:rsidRPr="00A541B0">
              <w:rPr>
                <w:rStyle w:val="Hyperlink"/>
              </w:rPr>
              <w:fldChar w:fldCharType="separate"/>
            </w:r>
            <w:r w:rsidRPr="00A541B0">
              <w:rPr>
                <w:rStyle w:val="Hyperlink"/>
              </w:rPr>
              <w:t>2.2.</w:t>
            </w:r>
            <w:r>
              <w:rPr>
                <w:rFonts w:asciiTheme="minorHAnsi" w:eastAsiaTheme="minorEastAsia" w:hAnsiTheme="minorHAnsi" w:cstheme="minorBidi"/>
                <w:color w:val="auto"/>
                <w:sz w:val="22"/>
                <w:szCs w:val="22"/>
                <w:lang w:eastAsia="en-US"/>
              </w:rPr>
              <w:tab/>
            </w:r>
            <w:r w:rsidRPr="00A541B0">
              <w:rPr>
                <w:rStyle w:val="Hyperlink"/>
              </w:rPr>
              <w:t>Applicability</w:t>
            </w:r>
            <w:r>
              <w:rPr>
                <w:webHidden/>
              </w:rPr>
              <w:tab/>
            </w:r>
            <w:r>
              <w:rPr>
                <w:webHidden/>
              </w:rPr>
              <w:fldChar w:fldCharType="begin"/>
            </w:r>
            <w:r>
              <w:rPr>
                <w:webHidden/>
              </w:rPr>
              <w:instrText xml:space="preserve"> PAGEREF _Toc482366009 \h </w:instrText>
            </w:r>
            <w:r>
              <w:rPr>
                <w:webHidden/>
              </w:rPr>
            </w:r>
          </w:ins>
          <w:r>
            <w:rPr>
              <w:webHidden/>
            </w:rPr>
            <w:fldChar w:fldCharType="separate"/>
          </w:r>
          <w:ins w:id="25" w:author="Camille Le Flohic" w:date="2017-05-12T15:24:00Z">
            <w:r>
              <w:rPr>
                <w:webHidden/>
              </w:rPr>
              <w:t>8</w:t>
            </w:r>
            <w:r>
              <w:rPr>
                <w:webHidden/>
              </w:rPr>
              <w:fldChar w:fldCharType="end"/>
            </w:r>
            <w:r w:rsidRPr="00A541B0">
              <w:rPr>
                <w:rStyle w:val="Hyperlink"/>
              </w:rPr>
              <w:fldChar w:fldCharType="end"/>
            </w:r>
          </w:ins>
        </w:p>
        <w:p w14:paraId="50BDB81B" w14:textId="77777777" w:rsidR="005E712D" w:rsidRDefault="005E712D">
          <w:pPr>
            <w:pStyle w:val="TOC2"/>
            <w:tabs>
              <w:tab w:val="left" w:pos="1195"/>
            </w:tabs>
            <w:rPr>
              <w:ins w:id="26" w:author="Camille Le Flohic" w:date="2017-05-12T15:24:00Z"/>
              <w:rFonts w:asciiTheme="minorHAnsi" w:eastAsiaTheme="minorEastAsia" w:hAnsiTheme="minorHAnsi" w:cstheme="minorBidi"/>
              <w:color w:val="auto"/>
              <w:sz w:val="22"/>
              <w:szCs w:val="22"/>
              <w:lang w:eastAsia="en-US"/>
            </w:rPr>
          </w:pPr>
          <w:ins w:id="27" w:author="Camille Le Flohic" w:date="2017-05-12T15:24:00Z">
            <w:r w:rsidRPr="00A541B0">
              <w:rPr>
                <w:rStyle w:val="Hyperlink"/>
              </w:rPr>
              <w:fldChar w:fldCharType="begin"/>
            </w:r>
            <w:r w:rsidRPr="00A541B0">
              <w:rPr>
                <w:rStyle w:val="Hyperlink"/>
              </w:rPr>
              <w:instrText xml:space="preserve"> </w:instrText>
            </w:r>
            <w:r>
              <w:instrText>HYPERLINK \l "_Toc482366010"</w:instrText>
            </w:r>
            <w:r w:rsidRPr="00A541B0">
              <w:rPr>
                <w:rStyle w:val="Hyperlink"/>
              </w:rPr>
              <w:instrText xml:space="preserve"> </w:instrText>
            </w:r>
            <w:r w:rsidRPr="00A541B0">
              <w:rPr>
                <w:rStyle w:val="Hyperlink"/>
              </w:rPr>
            </w:r>
            <w:r w:rsidRPr="00A541B0">
              <w:rPr>
                <w:rStyle w:val="Hyperlink"/>
              </w:rPr>
              <w:fldChar w:fldCharType="separate"/>
            </w:r>
            <w:r w:rsidRPr="00A541B0">
              <w:rPr>
                <w:rStyle w:val="Hyperlink"/>
              </w:rPr>
              <w:t>2.3.</w:t>
            </w:r>
            <w:r>
              <w:rPr>
                <w:rFonts w:asciiTheme="minorHAnsi" w:eastAsiaTheme="minorEastAsia" w:hAnsiTheme="minorHAnsi" w:cstheme="minorBidi"/>
                <w:color w:val="auto"/>
                <w:sz w:val="22"/>
                <w:szCs w:val="22"/>
                <w:lang w:eastAsia="en-US"/>
              </w:rPr>
              <w:tab/>
            </w:r>
            <w:r w:rsidRPr="00A541B0">
              <w:rPr>
                <w:rStyle w:val="Hyperlink"/>
              </w:rPr>
              <w:t>Other</w:t>
            </w:r>
            <w:r>
              <w:rPr>
                <w:webHidden/>
              </w:rPr>
              <w:tab/>
            </w:r>
            <w:r>
              <w:rPr>
                <w:webHidden/>
              </w:rPr>
              <w:fldChar w:fldCharType="begin"/>
            </w:r>
            <w:r>
              <w:rPr>
                <w:webHidden/>
              </w:rPr>
              <w:instrText xml:space="preserve"> PAGEREF _Toc482366010 \h </w:instrText>
            </w:r>
            <w:r>
              <w:rPr>
                <w:webHidden/>
              </w:rPr>
            </w:r>
          </w:ins>
          <w:r>
            <w:rPr>
              <w:webHidden/>
            </w:rPr>
            <w:fldChar w:fldCharType="separate"/>
          </w:r>
          <w:ins w:id="28" w:author="Camille Le Flohic" w:date="2017-05-12T15:24:00Z">
            <w:r>
              <w:rPr>
                <w:webHidden/>
              </w:rPr>
              <w:t>8</w:t>
            </w:r>
            <w:r>
              <w:rPr>
                <w:webHidden/>
              </w:rPr>
              <w:fldChar w:fldCharType="end"/>
            </w:r>
            <w:r w:rsidRPr="00A541B0">
              <w:rPr>
                <w:rStyle w:val="Hyperlink"/>
              </w:rPr>
              <w:fldChar w:fldCharType="end"/>
            </w:r>
          </w:ins>
        </w:p>
        <w:p w14:paraId="6E7B5CF6" w14:textId="77777777" w:rsidR="00073A19" w:rsidDel="005E712D" w:rsidRDefault="00073A19">
          <w:pPr>
            <w:pStyle w:val="TOC1"/>
            <w:rPr>
              <w:del w:id="29" w:author="Camille Le Flohic" w:date="2017-05-12T15:24:00Z"/>
              <w:rFonts w:asciiTheme="minorHAnsi" w:eastAsiaTheme="minorEastAsia" w:hAnsiTheme="minorHAnsi" w:cstheme="minorBidi"/>
              <w:b w:val="0"/>
              <w:bCs w:val="0"/>
              <w:caps w:val="0"/>
              <w:color w:val="auto"/>
              <w:sz w:val="22"/>
              <w:szCs w:val="22"/>
              <w:lang w:eastAsia="en-US"/>
            </w:rPr>
          </w:pPr>
          <w:del w:id="30" w:author="Camille Le Flohic" w:date="2017-05-12T15:24:00Z">
            <w:r w:rsidRPr="005E712D" w:rsidDel="005E712D">
              <w:rPr>
                <w:sz w:val="20"/>
                <w:rPrChange w:id="31" w:author="Camille Le Flohic" w:date="2017-05-12T15:24:00Z">
                  <w:rPr>
                    <w:rStyle w:val="Hyperlink"/>
                  </w:rPr>
                </w:rPrChange>
              </w:rPr>
              <w:delText>1.</w:delText>
            </w:r>
            <w:r w:rsidDel="005E712D">
              <w:rPr>
                <w:rFonts w:asciiTheme="minorHAnsi" w:eastAsiaTheme="minorEastAsia" w:hAnsiTheme="minorHAnsi" w:cstheme="minorBidi"/>
                <w:b w:val="0"/>
                <w:bCs w:val="0"/>
                <w:caps w:val="0"/>
                <w:color w:val="auto"/>
                <w:sz w:val="22"/>
                <w:szCs w:val="22"/>
                <w:lang w:eastAsia="en-US"/>
              </w:rPr>
              <w:tab/>
            </w:r>
            <w:r w:rsidRPr="005E712D" w:rsidDel="005E712D">
              <w:rPr>
                <w:sz w:val="20"/>
                <w:rPrChange w:id="32" w:author="Camille Le Flohic" w:date="2017-05-12T15:24:00Z">
                  <w:rPr>
                    <w:rStyle w:val="Hyperlink"/>
                  </w:rPr>
                </w:rPrChange>
              </w:rPr>
              <w:delText>Mobile Equipment Control and Status Commands</w:delText>
            </w:r>
            <w:r w:rsidDel="005E712D">
              <w:rPr>
                <w:webHidden/>
              </w:rPr>
              <w:tab/>
              <w:delText>6</w:delText>
            </w:r>
          </w:del>
        </w:p>
        <w:p w14:paraId="0DAA356B" w14:textId="77777777" w:rsidR="00073A19" w:rsidDel="005E712D" w:rsidRDefault="00073A19">
          <w:pPr>
            <w:pStyle w:val="TOC2"/>
            <w:tabs>
              <w:tab w:val="left" w:pos="1195"/>
            </w:tabs>
            <w:rPr>
              <w:del w:id="33" w:author="Camille Le Flohic" w:date="2017-05-12T15:24:00Z"/>
              <w:rFonts w:asciiTheme="minorHAnsi" w:eastAsiaTheme="minorEastAsia" w:hAnsiTheme="minorHAnsi" w:cstheme="minorBidi"/>
              <w:color w:val="auto"/>
              <w:sz w:val="22"/>
              <w:szCs w:val="22"/>
              <w:lang w:eastAsia="en-US"/>
            </w:rPr>
          </w:pPr>
          <w:del w:id="34" w:author="Camille Le Flohic" w:date="2017-05-12T15:24:00Z">
            <w:r w:rsidRPr="005E712D" w:rsidDel="005E712D">
              <w:rPr>
                <w:rPrChange w:id="35" w:author="Camille Le Flohic" w:date="2017-05-12T15:24:00Z">
                  <w:rPr>
                    <w:rStyle w:val="Hyperlink"/>
                  </w:rPr>
                </w:rPrChange>
              </w:rPr>
              <w:delText>1.1.</w:delText>
            </w:r>
            <w:r w:rsidDel="005E712D">
              <w:rPr>
                <w:rFonts w:asciiTheme="minorHAnsi" w:eastAsiaTheme="minorEastAsia" w:hAnsiTheme="minorHAnsi" w:cstheme="minorBidi"/>
                <w:color w:val="auto"/>
                <w:sz w:val="22"/>
                <w:szCs w:val="22"/>
                <w:lang w:eastAsia="en-US"/>
              </w:rPr>
              <w:tab/>
            </w:r>
            <w:r w:rsidRPr="005E712D" w:rsidDel="005E712D">
              <w:rPr>
                <w:rPrChange w:id="36" w:author="Camille Le Flohic" w:date="2017-05-12T15:24:00Z">
                  <w:rPr>
                    <w:rStyle w:val="Hyperlink"/>
                  </w:rPr>
                </w:rPrChange>
              </w:rPr>
              <w:delText>Power saving modes</w:delText>
            </w:r>
            <w:r w:rsidDel="005E712D">
              <w:rPr>
                <w:webHidden/>
              </w:rPr>
              <w:tab/>
              <w:delText>6</w:delText>
            </w:r>
          </w:del>
        </w:p>
        <w:p w14:paraId="55CFFAA6" w14:textId="77777777" w:rsidR="00073A19" w:rsidDel="005E712D" w:rsidRDefault="00073A19">
          <w:pPr>
            <w:pStyle w:val="TOC2"/>
            <w:tabs>
              <w:tab w:val="left" w:pos="1195"/>
            </w:tabs>
            <w:rPr>
              <w:del w:id="37" w:author="Camille Le Flohic" w:date="2017-05-12T15:24:00Z"/>
              <w:rFonts w:asciiTheme="minorHAnsi" w:eastAsiaTheme="minorEastAsia" w:hAnsiTheme="minorHAnsi" w:cstheme="minorBidi"/>
              <w:color w:val="auto"/>
              <w:sz w:val="22"/>
              <w:szCs w:val="22"/>
              <w:lang w:eastAsia="en-US"/>
            </w:rPr>
          </w:pPr>
          <w:del w:id="38" w:author="Camille Le Flohic" w:date="2017-05-12T15:24:00Z">
            <w:r w:rsidRPr="005E712D" w:rsidDel="005E712D">
              <w:rPr>
                <w:rPrChange w:id="39" w:author="Camille Le Flohic" w:date="2017-05-12T15:24:00Z">
                  <w:rPr>
                    <w:rStyle w:val="Hyperlink"/>
                  </w:rPr>
                </w:rPrChange>
              </w:rPr>
              <w:delText>1.2.</w:delText>
            </w:r>
            <w:r w:rsidDel="005E712D">
              <w:rPr>
                <w:rFonts w:asciiTheme="minorHAnsi" w:eastAsiaTheme="minorEastAsia" w:hAnsiTheme="minorHAnsi" w:cstheme="minorBidi"/>
                <w:color w:val="auto"/>
                <w:sz w:val="22"/>
                <w:szCs w:val="22"/>
                <w:lang w:eastAsia="en-US"/>
              </w:rPr>
              <w:tab/>
            </w:r>
            <w:r w:rsidRPr="005E712D" w:rsidDel="005E712D">
              <w:rPr>
                <w:rPrChange w:id="40" w:author="Camille Le Flohic" w:date="2017-05-12T15:24:00Z">
                  <w:rPr>
                    <w:rStyle w:val="Hyperlink"/>
                  </w:rPr>
                </w:rPrChange>
              </w:rPr>
              <w:delText xml:space="preserve">+KSLEEP Command: Power Management </w:delText>
            </w:r>
            <w:bookmarkStart w:id="41" w:name="_GoBack"/>
            <w:bookmarkEnd w:id="41"/>
            <w:r w:rsidRPr="005E712D" w:rsidDel="005E712D">
              <w:rPr>
                <w:rPrChange w:id="42" w:author="Camille Le Flohic" w:date="2017-05-12T15:24:00Z">
                  <w:rPr>
                    <w:rStyle w:val="Hyperlink"/>
                  </w:rPr>
                </w:rPrChange>
              </w:rPr>
              <w:delText>Control</w:delText>
            </w:r>
            <w:r w:rsidDel="005E712D">
              <w:rPr>
                <w:webHidden/>
              </w:rPr>
              <w:tab/>
              <w:delText>6</w:delText>
            </w:r>
          </w:del>
        </w:p>
        <w:p w14:paraId="26CF95A9" w14:textId="77777777" w:rsidR="00073A19" w:rsidDel="005E712D" w:rsidRDefault="00073A19">
          <w:pPr>
            <w:pStyle w:val="TOC1"/>
            <w:rPr>
              <w:del w:id="43" w:author="Camille Le Flohic" w:date="2017-05-12T15:24:00Z"/>
              <w:rFonts w:asciiTheme="minorHAnsi" w:eastAsiaTheme="minorEastAsia" w:hAnsiTheme="minorHAnsi" w:cstheme="minorBidi"/>
              <w:b w:val="0"/>
              <w:bCs w:val="0"/>
              <w:caps w:val="0"/>
              <w:color w:val="auto"/>
              <w:sz w:val="22"/>
              <w:szCs w:val="22"/>
              <w:lang w:eastAsia="en-US"/>
            </w:rPr>
          </w:pPr>
          <w:del w:id="44" w:author="Camille Le Flohic" w:date="2017-05-12T15:24:00Z">
            <w:r w:rsidRPr="005E712D" w:rsidDel="005E712D">
              <w:rPr>
                <w:sz w:val="20"/>
                <w:rPrChange w:id="45" w:author="Camille Le Flohic" w:date="2017-05-12T15:24:00Z">
                  <w:rPr>
                    <w:rStyle w:val="Hyperlink"/>
                  </w:rPr>
                </w:rPrChange>
              </w:rPr>
              <w:delText>2.</w:delText>
            </w:r>
            <w:r w:rsidDel="005E712D">
              <w:rPr>
                <w:rFonts w:asciiTheme="minorHAnsi" w:eastAsiaTheme="minorEastAsia" w:hAnsiTheme="minorHAnsi" w:cstheme="minorBidi"/>
                <w:b w:val="0"/>
                <w:bCs w:val="0"/>
                <w:caps w:val="0"/>
                <w:color w:val="auto"/>
                <w:sz w:val="22"/>
                <w:szCs w:val="22"/>
                <w:lang w:eastAsia="en-US"/>
              </w:rPr>
              <w:tab/>
            </w:r>
            <w:r w:rsidRPr="005E712D" w:rsidDel="005E712D">
              <w:rPr>
                <w:sz w:val="20"/>
                <w:rPrChange w:id="46" w:author="Camille Le Flohic" w:date="2017-05-12T15:24:00Z">
                  <w:rPr>
                    <w:rStyle w:val="Hyperlink"/>
                  </w:rPr>
                </w:rPrChange>
              </w:rPr>
              <w:delText>Development notes</w:delText>
            </w:r>
            <w:r w:rsidDel="005E712D">
              <w:rPr>
                <w:webHidden/>
              </w:rPr>
              <w:tab/>
              <w:delText>8</w:delText>
            </w:r>
          </w:del>
        </w:p>
        <w:p w14:paraId="04AD48B1" w14:textId="77777777" w:rsidR="00073A19" w:rsidDel="005E712D" w:rsidRDefault="00073A19">
          <w:pPr>
            <w:pStyle w:val="TOC2"/>
            <w:tabs>
              <w:tab w:val="left" w:pos="1195"/>
            </w:tabs>
            <w:rPr>
              <w:del w:id="47" w:author="Camille Le Flohic" w:date="2017-05-12T15:24:00Z"/>
              <w:rFonts w:asciiTheme="minorHAnsi" w:eastAsiaTheme="minorEastAsia" w:hAnsiTheme="minorHAnsi" w:cstheme="minorBidi"/>
              <w:color w:val="auto"/>
              <w:sz w:val="22"/>
              <w:szCs w:val="22"/>
              <w:lang w:eastAsia="en-US"/>
            </w:rPr>
          </w:pPr>
          <w:del w:id="48" w:author="Camille Le Flohic" w:date="2017-05-12T15:24:00Z">
            <w:r w:rsidRPr="005E712D" w:rsidDel="005E712D">
              <w:rPr>
                <w:rPrChange w:id="49" w:author="Camille Le Flohic" w:date="2017-05-12T15:24:00Z">
                  <w:rPr>
                    <w:rStyle w:val="Hyperlink"/>
                  </w:rPr>
                </w:rPrChange>
              </w:rPr>
              <w:delText>2.1.</w:delText>
            </w:r>
            <w:r w:rsidDel="005E712D">
              <w:rPr>
                <w:rFonts w:asciiTheme="minorHAnsi" w:eastAsiaTheme="minorEastAsia" w:hAnsiTheme="minorHAnsi" w:cstheme="minorBidi"/>
                <w:color w:val="auto"/>
                <w:sz w:val="22"/>
                <w:szCs w:val="22"/>
                <w:lang w:eastAsia="en-US"/>
              </w:rPr>
              <w:tab/>
            </w:r>
            <w:r w:rsidRPr="005E712D" w:rsidDel="005E712D">
              <w:rPr>
                <w:rPrChange w:id="50" w:author="Camille Le Flohic" w:date="2017-05-12T15:24:00Z">
                  <w:rPr>
                    <w:rStyle w:val="Hyperlink"/>
                  </w:rPr>
                </w:rPrChange>
              </w:rPr>
              <w:delText>References</w:delText>
            </w:r>
            <w:r w:rsidDel="005E712D">
              <w:rPr>
                <w:webHidden/>
              </w:rPr>
              <w:tab/>
              <w:delText>8</w:delText>
            </w:r>
          </w:del>
        </w:p>
        <w:p w14:paraId="06CA6F0B" w14:textId="77777777" w:rsidR="00073A19" w:rsidDel="005E712D" w:rsidRDefault="00073A19">
          <w:pPr>
            <w:pStyle w:val="TOC2"/>
            <w:tabs>
              <w:tab w:val="left" w:pos="1195"/>
            </w:tabs>
            <w:rPr>
              <w:del w:id="51" w:author="Camille Le Flohic" w:date="2017-05-12T15:24:00Z"/>
              <w:rFonts w:asciiTheme="minorHAnsi" w:eastAsiaTheme="minorEastAsia" w:hAnsiTheme="minorHAnsi" w:cstheme="minorBidi"/>
              <w:color w:val="auto"/>
              <w:sz w:val="22"/>
              <w:szCs w:val="22"/>
              <w:lang w:eastAsia="en-US"/>
            </w:rPr>
          </w:pPr>
          <w:del w:id="52" w:author="Camille Le Flohic" w:date="2017-05-12T15:24:00Z">
            <w:r w:rsidRPr="005E712D" w:rsidDel="005E712D">
              <w:rPr>
                <w:rPrChange w:id="53" w:author="Camille Le Flohic" w:date="2017-05-12T15:24:00Z">
                  <w:rPr>
                    <w:rStyle w:val="Hyperlink"/>
                  </w:rPr>
                </w:rPrChange>
              </w:rPr>
              <w:delText>2.2.</w:delText>
            </w:r>
            <w:r w:rsidDel="005E712D">
              <w:rPr>
                <w:rFonts w:asciiTheme="minorHAnsi" w:eastAsiaTheme="minorEastAsia" w:hAnsiTheme="minorHAnsi" w:cstheme="minorBidi"/>
                <w:color w:val="auto"/>
                <w:sz w:val="22"/>
                <w:szCs w:val="22"/>
                <w:lang w:eastAsia="en-US"/>
              </w:rPr>
              <w:tab/>
            </w:r>
            <w:r w:rsidRPr="005E712D" w:rsidDel="005E712D">
              <w:rPr>
                <w:rPrChange w:id="54" w:author="Camille Le Flohic" w:date="2017-05-12T15:24:00Z">
                  <w:rPr>
                    <w:rStyle w:val="Hyperlink"/>
                  </w:rPr>
                </w:rPrChange>
              </w:rPr>
              <w:delText>Applicability</w:delText>
            </w:r>
            <w:r w:rsidDel="005E712D">
              <w:rPr>
                <w:webHidden/>
              </w:rPr>
              <w:tab/>
              <w:delText>8</w:delText>
            </w:r>
          </w:del>
        </w:p>
        <w:p w14:paraId="1F12AA14" w14:textId="77777777" w:rsidR="00073A19" w:rsidDel="005E712D" w:rsidRDefault="00073A19">
          <w:pPr>
            <w:pStyle w:val="TOC2"/>
            <w:tabs>
              <w:tab w:val="left" w:pos="1195"/>
            </w:tabs>
            <w:rPr>
              <w:del w:id="55" w:author="Camille Le Flohic" w:date="2017-05-12T15:24:00Z"/>
              <w:rFonts w:asciiTheme="minorHAnsi" w:eastAsiaTheme="minorEastAsia" w:hAnsiTheme="minorHAnsi" w:cstheme="minorBidi"/>
              <w:color w:val="auto"/>
              <w:sz w:val="22"/>
              <w:szCs w:val="22"/>
              <w:lang w:eastAsia="en-US"/>
            </w:rPr>
          </w:pPr>
          <w:del w:id="56" w:author="Camille Le Flohic" w:date="2017-05-12T15:24:00Z">
            <w:r w:rsidRPr="005E712D" w:rsidDel="005E712D">
              <w:rPr>
                <w:rPrChange w:id="57" w:author="Camille Le Flohic" w:date="2017-05-12T15:24:00Z">
                  <w:rPr>
                    <w:rStyle w:val="Hyperlink"/>
                  </w:rPr>
                </w:rPrChange>
              </w:rPr>
              <w:delText>2.3.</w:delText>
            </w:r>
            <w:r w:rsidDel="005E712D">
              <w:rPr>
                <w:rFonts w:asciiTheme="minorHAnsi" w:eastAsiaTheme="minorEastAsia" w:hAnsiTheme="minorHAnsi" w:cstheme="minorBidi"/>
                <w:color w:val="auto"/>
                <w:sz w:val="22"/>
                <w:szCs w:val="22"/>
                <w:lang w:eastAsia="en-US"/>
              </w:rPr>
              <w:tab/>
            </w:r>
            <w:r w:rsidRPr="005E712D" w:rsidDel="005E712D">
              <w:rPr>
                <w:rPrChange w:id="58" w:author="Camille Le Flohic" w:date="2017-05-12T15:24:00Z">
                  <w:rPr>
                    <w:rStyle w:val="Hyperlink"/>
                  </w:rPr>
                </w:rPrChange>
              </w:rPr>
              <w:delText>Other</w:delText>
            </w:r>
            <w:r w:rsidDel="005E712D">
              <w:rPr>
                <w:webHidden/>
              </w:rPr>
              <w:tab/>
              <w:delText>8</w:delText>
            </w:r>
          </w:del>
        </w:p>
        <w:p w14:paraId="0696CFD8" w14:textId="77777777" w:rsidR="004F42B8" w:rsidRDefault="004F42B8">
          <w:r>
            <w:rPr>
              <w:b/>
              <w:bCs/>
              <w:noProof/>
            </w:rPr>
            <w:fldChar w:fldCharType="end"/>
          </w:r>
        </w:p>
      </w:sdtContent>
    </w:sdt>
    <w:p w14:paraId="62B04505" w14:textId="77777777" w:rsidR="00472E39" w:rsidRDefault="00472E39" w:rsidP="004F42B8">
      <w:pPr>
        <w:rPr>
          <w:lang w:eastAsia="zh-CN"/>
        </w:rPr>
      </w:pPr>
    </w:p>
    <w:p w14:paraId="1F54A975" w14:textId="77777777" w:rsidR="00472E39" w:rsidRDefault="00472E39">
      <w:pPr>
        <w:rPr>
          <w:lang w:eastAsia="zh-CN"/>
        </w:rPr>
      </w:pPr>
      <w:r>
        <w:rPr>
          <w:lang w:eastAsia="zh-CN"/>
        </w:rPr>
        <w:br w:type="page"/>
      </w:r>
    </w:p>
    <w:p w14:paraId="0DF5C2C7" w14:textId="2C79B0C9" w:rsidR="00472E39" w:rsidRDefault="00472E39" w:rsidP="00FC3FB3">
      <w:pPr>
        <w:pStyle w:val="Heading1"/>
        <w:spacing w:before="360"/>
        <w:sectPr w:rsidR="00472E39" w:rsidSect="00B44287">
          <w:pgSz w:w="11909" w:h="16834" w:code="9"/>
          <w:pgMar w:top="1440" w:right="1440" w:bottom="1440" w:left="1440" w:header="691" w:footer="800" w:gutter="0"/>
          <w:cols w:space="720"/>
          <w:titlePg/>
          <w:docGrid w:linePitch="360"/>
        </w:sectPr>
      </w:pPr>
      <w:bookmarkStart w:id="59" w:name="_Toc170125965"/>
      <w:bookmarkStart w:id="60" w:name="_Toc345081451"/>
      <w:bookmarkStart w:id="61" w:name="_Toc349754087"/>
      <w:bookmarkStart w:id="62" w:name="_Toc170125794"/>
      <w:bookmarkStart w:id="63" w:name="_Toc78179754"/>
    </w:p>
    <w:p w14:paraId="283DF488" w14:textId="109A5703" w:rsidR="00C07016" w:rsidRPr="00AE67EA" w:rsidRDefault="009B6132" w:rsidP="00C07016">
      <w:pPr>
        <w:pStyle w:val="Heading1"/>
      </w:pPr>
      <w:bookmarkStart w:id="64" w:name="_Toc482366004"/>
      <w:r>
        <w:lastRenderedPageBreak/>
        <w:t>Mobile Equipment Control and Status Commands</w:t>
      </w:r>
      <w:bookmarkEnd w:id="64"/>
    </w:p>
    <w:p w14:paraId="05716697" w14:textId="3F2F3F8A" w:rsidR="002E76EE" w:rsidRDefault="00EF6A81" w:rsidP="00390523">
      <w:pPr>
        <w:pStyle w:val="Heading2"/>
      </w:pPr>
      <w:bookmarkStart w:id="65" w:name="_Toc232914898"/>
      <w:bookmarkStart w:id="66" w:name="_Toc133649734"/>
      <w:bookmarkStart w:id="67" w:name="_Toc482366005"/>
      <w:r>
        <w:t>Power saving modes</w:t>
      </w:r>
      <w:bookmarkEnd w:id="67"/>
    </w:p>
    <w:p w14:paraId="7899FBAC" w14:textId="6B017E54" w:rsidR="00EF6A81" w:rsidRDefault="00EF6A81" w:rsidP="00EF6A81">
      <w:pPr>
        <w:rPr>
          <w:lang w:eastAsia="zh-CN"/>
        </w:rPr>
      </w:pPr>
      <w:r>
        <w:rPr>
          <w:lang w:eastAsia="zh-CN"/>
        </w:rPr>
        <w:t>HL77xx modules offer 3 levels of power saving mode</w:t>
      </w:r>
      <w:ins w:id="68" w:author="Camille Le Flohic" w:date="2017-05-12T15:19:00Z">
        <w:r w:rsidR="005E712D">
          <w:rPr>
            <w:lang w:eastAsia="zh-CN"/>
          </w:rPr>
          <w:t xml:space="preserve"> (ordered from lightest to deepest)</w:t>
        </w:r>
      </w:ins>
      <w:r>
        <w:rPr>
          <w:lang w:eastAsia="zh-CN"/>
        </w:rPr>
        <w:t>:</w:t>
      </w:r>
    </w:p>
    <w:p w14:paraId="7F127363" w14:textId="77777777" w:rsidR="00A02581" w:rsidRDefault="00EF6A81" w:rsidP="00A8567C">
      <w:pPr>
        <w:pStyle w:val="ListParagraph"/>
        <w:numPr>
          <w:ilvl w:val="0"/>
          <w:numId w:val="50"/>
        </w:numPr>
        <w:rPr>
          <w:lang w:eastAsia="zh-CN"/>
        </w:rPr>
      </w:pPr>
      <w:r>
        <w:rPr>
          <w:lang w:eastAsia="zh-CN"/>
        </w:rPr>
        <w:t xml:space="preserve">SLEEP: </w:t>
      </w:r>
    </w:p>
    <w:p w14:paraId="017166CD" w14:textId="7BF7C18B" w:rsidR="00EF6A81" w:rsidRDefault="00EF6A81" w:rsidP="00A02581">
      <w:pPr>
        <w:pStyle w:val="ListParagraph"/>
        <w:ind w:left="1080"/>
        <w:rPr>
          <w:lang w:eastAsia="zh-CN"/>
        </w:rPr>
      </w:pPr>
      <w:r>
        <w:rPr>
          <w:lang w:eastAsia="zh-CN"/>
        </w:rPr>
        <w:t xml:space="preserve">wake up by </w:t>
      </w:r>
      <w:r w:rsidR="00A02581">
        <w:rPr>
          <w:lang w:eastAsia="zh-CN"/>
        </w:rPr>
        <w:t xml:space="preserve">either </w:t>
      </w:r>
      <w:r>
        <w:rPr>
          <w:lang w:eastAsia="zh-CN"/>
        </w:rPr>
        <w:t xml:space="preserve">active DTR (low level) or high level on </w:t>
      </w:r>
      <w:r w:rsidR="00C360CB">
        <w:rPr>
          <w:lang w:eastAsia="zh-CN"/>
        </w:rPr>
        <w:t>WAKEUP pin</w:t>
      </w:r>
      <w:r>
        <w:rPr>
          <w:lang w:eastAsia="zh-CN"/>
        </w:rPr>
        <w:t xml:space="preserve"> or reception of a character on UART</w:t>
      </w:r>
      <w:r w:rsidR="00A02581">
        <w:rPr>
          <w:lang w:eastAsia="zh-CN"/>
        </w:rPr>
        <w:t>1 RX, character is lost.</w:t>
      </w:r>
    </w:p>
    <w:p w14:paraId="4443AFCE" w14:textId="77777777" w:rsidR="00A02581" w:rsidRDefault="00EF6A81" w:rsidP="00EF6A81">
      <w:pPr>
        <w:pStyle w:val="ListParagraph"/>
        <w:numPr>
          <w:ilvl w:val="0"/>
          <w:numId w:val="50"/>
        </w:numPr>
        <w:rPr>
          <w:lang w:eastAsia="zh-CN"/>
        </w:rPr>
      </w:pPr>
      <w:r>
        <w:rPr>
          <w:lang w:eastAsia="zh-CN"/>
        </w:rPr>
        <w:t xml:space="preserve">HIBERNATE: </w:t>
      </w:r>
    </w:p>
    <w:p w14:paraId="7F67F474" w14:textId="2A99B67C" w:rsidR="00EF6A81" w:rsidRDefault="00EF6A81" w:rsidP="00A02581">
      <w:pPr>
        <w:pStyle w:val="ListParagraph"/>
        <w:ind w:left="1080"/>
        <w:rPr>
          <w:lang w:eastAsia="zh-CN"/>
        </w:rPr>
      </w:pPr>
      <w:r>
        <w:rPr>
          <w:lang w:eastAsia="zh-CN"/>
        </w:rPr>
        <w:t xml:space="preserve">wake up by high level on </w:t>
      </w:r>
      <w:r w:rsidR="00C360CB">
        <w:rPr>
          <w:lang w:eastAsia="zh-CN"/>
        </w:rPr>
        <w:t>WAKEUP pin</w:t>
      </w:r>
    </w:p>
    <w:p w14:paraId="52FF6C72" w14:textId="77777777" w:rsidR="00A02581" w:rsidRDefault="00EF6A81" w:rsidP="00EF6A81">
      <w:pPr>
        <w:pStyle w:val="ListParagraph"/>
        <w:numPr>
          <w:ilvl w:val="0"/>
          <w:numId w:val="50"/>
        </w:numPr>
        <w:rPr>
          <w:lang w:eastAsia="zh-CN"/>
        </w:rPr>
      </w:pPr>
      <w:r>
        <w:rPr>
          <w:lang w:eastAsia="zh-CN"/>
        </w:rPr>
        <w:t xml:space="preserve">ALARM: </w:t>
      </w:r>
    </w:p>
    <w:p w14:paraId="4D77AF5D" w14:textId="3A145AC0" w:rsidR="00EF6A81" w:rsidRPr="00EF6A81" w:rsidRDefault="00EF6A81" w:rsidP="00A02581">
      <w:pPr>
        <w:pStyle w:val="ListParagraph"/>
        <w:ind w:left="1080"/>
        <w:rPr>
          <w:lang w:eastAsia="zh-CN"/>
        </w:rPr>
      </w:pPr>
      <w:r>
        <w:rPr>
          <w:lang w:eastAsia="zh-CN"/>
        </w:rPr>
        <w:t xml:space="preserve">the deepest sleep </w:t>
      </w:r>
      <w:r w:rsidR="00A02581">
        <w:rPr>
          <w:lang w:eastAsia="zh-CN"/>
        </w:rPr>
        <w:t>state</w:t>
      </w:r>
      <w:r>
        <w:rPr>
          <w:lang w:eastAsia="zh-CN"/>
        </w:rPr>
        <w:t>, wake up by high level on</w:t>
      </w:r>
      <w:r w:rsidR="00C360CB">
        <w:rPr>
          <w:lang w:eastAsia="zh-CN"/>
        </w:rPr>
        <w:t xml:space="preserve"> WAKEUP pin</w:t>
      </w:r>
      <w:r>
        <w:rPr>
          <w:lang w:eastAsia="zh-CN"/>
        </w:rPr>
        <w:t>.</w:t>
      </w:r>
    </w:p>
    <w:p w14:paraId="6BDACDA3" w14:textId="1C26550B" w:rsidR="00C07016" w:rsidRDefault="009B6132" w:rsidP="00390523">
      <w:pPr>
        <w:pStyle w:val="Heading2"/>
      </w:pPr>
      <w:bookmarkStart w:id="69" w:name="_Toc482366006"/>
      <w:r>
        <w:t>+KSLEEP Command: Power Management Control</w:t>
      </w:r>
      <w:bookmarkEnd w:id="69"/>
    </w:p>
    <w:bookmarkEnd w:id="65"/>
    <w:bookmarkEnd w:id="66"/>
    <w:p w14:paraId="7CA85E1A" w14:textId="77777777" w:rsidR="004042FA" w:rsidRDefault="004042FA" w:rsidP="008467AF">
      <w:pPr>
        <w:rPr>
          <w:lang w:eastAsia="zh-CN"/>
        </w:rPr>
      </w:pPr>
    </w:p>
    <w:tbl>
      <w:tblPr>
        <w:tblStyle w:val="TableSWIleft"/>
        <w:tblW w:w="9069" w:type="dxa"/>
        <w:tblLayout w:type="fixed"/>
        <w:tblLook w:val="04A0" w:firstRow="1" w:lastRow="0" w:firstColumn="1" w:lastColumn="0" w:noHBand="0" w:noVBand="1"/>
      </w:tblPr>
      <w:tblGrid>
        <w:gridCol w:w="2265"/>
        <w:gridCol w:w="6804"/>
      </w:tblGrid>
      <w:tr w:rsidR="004042FA" w:rsidRPr="00C41274" w14:paraId="677FE633" w14:textId="77777777" w:rsidTr="004042FA">
        <w:trPr>
          <w:cnfStyle w:val="100000000000" w:firstRow="1" w:lastRow="0" w:firstColumn="0" w:lastColumn="0" w:oddVBand="0" w:evenVBand="0" w:oddHBand="0" w:evenHBand="0" w:firstRowFirstColumn="0" w:firstRowLastColumn="0" w:lastRowFirstColumn="0" w:lastRowLastColumn="0"/>
        </w:trPr>
        <w:tc>
          <w:tcPr>
            <w:tcW w:w="9069" w:type="dxa"/>
            <w:gridSpan w:val="2"/>
          </w:tcPr>
          <w:p w14:paraId="020DD3B8" w14:textId="7D212E86" w:rsidR="004042FA" w:rsidRPr="00C41274" w:rsidRDefault="004042FA" w:rsidP="00A8567C">
            <w:pPr>
              <w:pStyle w:val="TableRowHead"/>
              <w:spacing w:before="144" w:after="144"/>
              <w:rPr>
                <w:bCs w:val="0"/>
              </w:rPr>
            </w:pPr>
            <w:commentRangeStart w:id="70"/>
            <w:r>
              <w:t>HL7718, HL7748, HL7749</w:t>
            </w:r>
            <w:commentRangeEnd w:id="70"/>
            <w:r>
              <w:rPr>
                <w:rStyle w:val="CommentReference"/>
                <w:rFonts w:ascii="Verdana" w:hAnsi="Verdana"/>
                <w:b w:val="0"/>
                <w:bCs w:val="0"/>
                <w:color w:val="3D3E40"/>
                <w:spacing w:val="0"/>
              </w:rPr>
              <w:commentReference w:id="70"/>
            </w:r>
          </w:p>
        </w:tc>
      </w:tr>
      <w:tr w:rsidR="004042FA" w:rsidRPr="00C41274" w14:paraId="706A03F7" w14:textId="77777777" w:rsidTr="004042FA">
        <w:trPr>
          <w:trHeight w:val="978"/>
        </w:trPr>
        <w:tc>
          <w:tcPr>
            <w:tcW w:w="2265" w:type="dxa"/>
          </w:tcPr>
          <w:p w14:paraId="30AF20C0" w14:textId="77777777" w:rsidR="004042FA" w:rsidRPr="00C41274" w:rsidRDefault="004042FA" w:rsidP="00A8567C">
            <w:pPr>
              <w:pStyle w:val="TableBody"/>
              <w:keepNext/>
              <w:rPr>
                <w:i/>
              </w:rPr>
            </w:pPr>
            <w:r w:rsidRPr="00C41274">
              <w:rPr>
                <w:i/>
              </w:rPr>
              <w:t>Test command</w:t>
            </w:r>
          </w:p>
          <w:p w14:paraId="498837A5" w14:textId="77777777" w:rsidR="004042FA" w:rsidRPr="00C41274" w:rsidRDefault="004042FA" w:rsidP="00A8567C">
            <w:pPr>
              <w:pStyle w:val="TableBody"/>
              <w:keepNext/>
            </w:pPr>
          </w:p>
          <w:p w14:paraId="09CBA33D" w14:textId="77777777" w:rsidR="004042FA" w:rsidRPr="00C41274" w:rsidRDefault="004042FA" w:rsidP="00A8567C">
            <w:pPr>
              <w:pStyle w:val="TableBody"/>
              <w:keepNext/>
              <w:rPr>
                <w:u w:val="single"/>
              </w:rPr>
            </w:pPr>
            <w:r w:rsidRPr="00C41274">
              <w:rPr>
                <w:u w:val="single"/>
              </w:rPr>
              <w:t>Syntax</w:t>
            </w:r>
          </w:p>
          <w:p w14:paraId="64421D05" w14:textId="6B6919D6" w:rsidR="004042FA" w:rsidRPr="00C41274" w:rsidRDefault="004042FA" w:rsidP="002E76EE">
            <w:pPr>
              <w:pStyle w:val="TableBody"/>
              <w:keepNext/>
              <w:rPr>
                <w:b/>
              </w:rPr>
            </w:pPr>
            <w:r w:rsidRPr="00C41274">
              <w:rPr>
                <w:b/>
              </w:rPr>
              <w:t>AT+K</w:t>
            </w:r>
            <w:r w:rsidR="002E76EE">
              <w:rPr>
                <w:b/>
              </w:rPr>
              <w:t>SLEEP</w:t>
            </w:r>
            <w:r w:rsidRPr="00C41274">
              <w:rPr>
                <w:b/>
              </w:rPr>
              <w:t>=?</w:t>
            </w:r>
          </w:p>
        </w:tc>
        <w:tc>
          <w:tcPr>
            <w:tcW w:w="6804" w:type="dxa"/>
          </w:tcPr>
          <w:p w14:paraId="57603C0E" w14:textId="77777777" w:rsidR="004042FA" w:rsidRPr="00C41274" w:rsidRDefault="004042FA" w:rsidP="00A8567C">
            <w:pPr>
              <w:pStyle w:val="TableBody"/>
              <w:keepNext/>
              <w:rPr>
                <w:u w:val="single"/>
              </w:rPr>
            </w:pPr>
          </w:p>
          <w:p w14:paraId="21ECCCDD" w14:textId="77777777" w:rsidR="004042FA" w:rsidRPr="00C41274" w:rsidRDefault="004042FA" w:rsidP="00A8567C">
            <w:pPr>
              <w:pStyle w:val="TableBody"/>
              <w:keepNext/>
              <w:rPr>
                <w:u w:val="single"/>
              </w:rPr>
            </w:pPr>
          </w:p>
          <w:p w14:paraId="147C03B8" w14:textId="77777777" w:rsidR="004042FA" w:rsidRPr="00C41274" w:rsidRDefault="004042FA" w:rsidP="00A8567C">
            <w:pPr>
              <w:pStyle w:val="TableBody"/>
              <w:keepNext/>
              <w:rPr>
                <w:u w:val="single"/>
              </w:rPr>
            </w:pPr>
            <w:r w:rsidRPr="00C41274">
              <w:rPr>
                <w:u w:val="single"/>
              </w:rPr>
              <w:t>Response</w:t>
            </w:r>
          </w:p>
          <w:p w14:paraId="74A75D9E" w14:textId="3DB0815B" w:rsidR="004042FA" w:rsidRPr="00C41274" w:rsidRDefault="004042FA" w:rsidP="00A8567C">
            <w:pPr>
              <w:pStyle w:val="TableBody"/>
              <w:keepNext/>
            </w:pPr>
            <w:r w:rsidRPr="00C41274">
              <w:rPr>
                <w:b/>
              </w:rPr>
              <w:t>+K</w:t>
            </w:r>
            <w:r w:rsidR="002E76EE">
              <w:rPr>
                <w:b/>
              </w:rPr>
              <w:t>SLEEP</w:t>
            </w:r>
            <w:r w:rsidRPr="00C41274">
              <w:rPr>
                <w:b/>
              </w:rPr>
              <w:t>:</w:t>
            </w:r>
            <w:r w:rsidRPr="00C41274">
              <w:t xml:space="preserve"> (list of supported </w:t>
            </w:r>
            <w:r w:rsidRPr="00C41274">
              <w:rPr>
                <w:b/>
              </w:rPr>
              <w:t>&lt;m</w:t>
            </w:r>
            <w:r w:rsidR="002E76EE">
              <w:rPr>
                <w:b/>
              </w:rPr>
              <w:t>ngt</w:t>
            </w:r>
            <w:r w:rsidRPr="00C41274">
              <w:rPr>
                <w:b/>
              </w:rPr>
              <w:t>&gt;</w:t>
            </w:r>
            <w:r w:rsidRPr="00C41274">
              <w:t>s),</w:t>
            </w:r>
            <w:r>
              <w:t xml:space="preserve">(list of supported </w:t>
            </w:r>
            <w:r w:rsidRPr="00C040CE">
              <w:rPr>
                <w:b/>
              </w:rPr>
              <w:t>&lt;</w:t>
            </w:r>
            <w:r w:rsidR="002E76EE">
              <w:rPr>
                <w:b/>
              </w:rPr>
              <w:t>level</w:t>
            </w:r>
            <w:r w:rsidRPr="00C040CE">
              <w:rPr>
                <w:b/>
              </w:rPr>
              <w:t>&gt;</w:t>
            </w:r>
            <w:r w:rsidRPr="00C040CE">
              <w:t>s</w:t>
            </w:r>
            <w:r>
              <w:t>)</w:t>
            </w:r>
          </w:p>
          <w:p w14:paraId="53BF63F1" w14:textId="77777777" w:rsidR="004042FA" w:rsidRPr="00C41274" w:rsidRDefault="004042FA" w:rsidP="00A8567C">
            <w:pPr>
              <w:pStyle w:val="TableBody"/>
              <w:keepNext/>
            </w:pPr>
            <w:r w:rsidRPr="00C41274">
              <w:rPr>
                <w:b/>
              </w:rPr>
              <w:t>OK</w:t>
            </w:r>
          </w:p>
        </w:tc>
      </w:tr>
      <w:tr w:rsidR="004042FA" w:rsidRPr="00C41274" w14:paraId="573FCB16" w14:textId="77777777" w:rsidTr="004042FA">
        <w:trPr>
          <w:trHeight w:val="65"/>
        </w:trPr>
        <w:tc>
          <w:tcPr>
            <w:tcW w:w="2265" w:type="dxa"/>
          </w:tcPr>
          <w:p w14:paraId="2E271EC1" w14:textId="77777777" w:rsidR="004042FA" w:rsidRPr="00C41274" w:rsidRDefault="004042FA" w:rsidP="00A8567C">
            <w:pPr>
              <w:pStyle w:val="TableBody"/>
              <w:rPr>
                <w:i/>
              </w:rPr>
            </w:pPr>
            <w:r w:rsidRPr="00C41274">
              <w:rPr>
                <w:i/>
              </w:rPr>
              <w:t>Read command</w:t>
            </w:r>
          </w:p>
          <w:p w14:paraId="2DD3AE0D" w14:textId="77777777" w:rsidR="004042FA" w:rsidRPr="00C41274" w:rsidRDefault="004042FA" w:rsidP="00A8567C">
            <w:pPr>
              <w:pStyle w:val="TableBody"/>
            </w:pPr>
          </w:p>
          <w:p w14:paraId="2CC8FDB1" w14:textId="77777777" w:rsidR="004042FA" w:rsidRPr="00C41274" w:rsidRDefault="004042FA" w:rsidP="00A8567C">
            <w:pPr>
              <w:pStyle w:val="TableBody"/>
              <w:rPr>
                <w:u w:val="single"/>
              </w:rPr>
            </w:pPr>
            <w:r w:rsidRPr="00C41274">
              <w:rPr>
                <w:u w:val="single"/>
              </w:rPr>
              <w:t>Syntax</w:t>
            </w:r>
          </w:p>
          <w:p w14:paraId="35B94864" w14:textId="6B625810" w:rsidR="004042FA" w:rsidRPr="00C41274" w:rsidRDefault="004042FA" w:rsidP="002E76EE">
            <w:pPr>
              <w:pStyle w:val="TableBody"/>
              <w:rPr>
                <w:b/>
              </w:rPr>
            </w:pPr>
            <w:r w:rsidRPr="00C41274">
              <w:rPr>
                <w:b/>
              </w:rPr>
              <w:t>AT+K</w:t>
            </w:r>
            <w:r w:rsidR="002E76EE">
              <w:rPr>
                <w:b/>
              </w:rPr>
              <w:t>SLEEP</w:t>
            </w:r>
            <w:r w:rsidRPr="00C41274">
              <w:rPr>
                <w:b/>
              </w:rPr>
              <w:t>?</w:t>
            </w:r>
          </w:p>
        </w:tc>
        <w:tc>
          <w:tcPr>
            <w:tcW w:w="6804" w:type="dxa"/>
          </w:tcPr>
          <w:p w14:paraId="201AFD0C" w14:textId="77777777" w:rsidR="004042FA" w:rsidRPr="00137AA5" w:rsidRDefault="004042FA" w:rsidP="00A8567C">
            <w:pPr>
              <w:pStyle w:val="TableBody"/>
              <w:rPr>
                <w:u w:val="single"/>
              </w:rPr>
            </w:pPr>
          </w:p>
          <w:p w14:paraId="466A6B3C" w14:textId="77777777" w:rsidR="004042FA" w:rsidRPr="00137AA5" w:rsidRDefault="004042FA" w:rsidP="00A8567C">
            <w:pPr>
              <w:pStyle w:val="TableBody"/>
              <w:rPr>
                <w:u w:val="single"/>
              </w:rPr>
            </w:pPr>
          </w:p>
          <w:p w14:paraId="7BA0A746" w14:textId="77777777" w:rsidR="004042FA" w:rsidRPr="00BA6ACA" w:rsidRDefault="004042FA" w:rsidP="00A8567C">
            <w:pPr>
              <w:pStyle w:val="TableBody"/>
              <w:rPr>
                <w:u w:val="single"/>
              </w:rPr>
            </w:pPr>
            <w:r w:rsidRPr="00BA6ACA">
              <w:rPr>
                <w:u w:val="single"/>
              </w:rPr>
              <w:t>Response</w:t>
            </w:r>
          </w:p>
          <w:p w14:paraId="5D3E1766" w14:textId="4EF6AD71" w:rsidR="004042FA" w:rsidRPr="00BA6ACA" w:rsidRDefault="004042FA" w:rsidP="00A8567C">
            <w:pPr>
              <w:pStyle w:val="TableBody"/>
              <w:rPr>
                <w:b/>
                <w:snapToGrid w:val="0"/>
              </w:rPr>
            </w:pPr>
            <w:r w:rsidRPr="00BA6ACA">
              <w:rPr>
                <w:b/>
                <w:snapToGrid w:val="0"/>
              </w:rPr>
              <w:t>+K</w:t>
            </w:r>
            <w:r w:rsidR="002E76EE">
              <w:rPr>
                <w:b/>
                <w:snapToGrid w:val="0"/>
              </w:rPr>
              <w:t>SLEEP</w:t>
            </w:r>
            <w:r w:rsidRPr="00BA6ACA">
              <w:rPr>
                <w:b/>
                <w:snapToGrid w:val="0"/>
              </w:rPr>
              <w:t>: &lt;m</w:t>
            </w:r>
            <w:r w:rsidR="002E76EE">
              <w:rPr>
                <w:b/>
                <w:snapToGrid w:val="0"/>
              </w:rPr>
              <w:t>ngt</w:t>
            </w:r>
            <w:r w:rsidRPr="00BA6ACA">
              <w:rPr>
                <w:b/>
                <w:snapToGrid w:val="0"/>
              </w:rPr>
              <w:t>&gt;,&lt;</w:t>
            </w:r>
            <w:r w:rsidR="002E76EE">
              <w:rPr>
                <w:b/>
                <w:snapToGrid w:val="0"/>
              </w:rPr>
              <w:t>level</w:t>
            </w:r>
            <w:r w:rsidRPr="00BA6ACA">
              <w:rPr>
                <w:b/>
                <w:snapToGrid w:val="0"/>
              </w:rPr>
              <w:t>&gt;</w:t>
            </w:r>
          </w:p>
          <w:p w14:paraId="32147E58" w14:textId="77777777" w:rsidR="004042FA" w:rsidRPr="00C41274" w:rsidRDefault="004042FA" w:rsidP="00A8567C">
            <w:pPr>
              <w:pStyle w:val="TableBody"/>
            </w:pPr>
            <w:r w:rsidRPr="00C41274">
              <w:rPr>
                <w:b/>
                <w:snapToGrid w:val="0"/>
              </w:rPr>
              <w:t>OK</w:t>
            </w:r>
          </w:p>
        </w:tc>
      </w:tr>
      <w:tr w:rsidR="004042FA" w:rsidRPr="00265629" w14:paraId="5741E374" w14:textId="77777777" w:rsidTr="004042FA">
        <w:trPr>
          <w:cantSplit w:val="0"/>
          <w:trHeight w:val="815"/>
        </w:trPr>
        <w:tc>
          <w:tcPr>
            <w:tcW w:w="2265" w:type="dxa"/>
          </w:tcPr>
          <w:p w14:paraId="455EF205" w14:textId="77777777" w:rsidR="004042FA" w:rsidRPr="00137AA5" w:rsidRDefault="004042FA" w:rsidP="00A8567C">
            <w:pPr>
              <w:pStyle w:val="TableBody"/>
              <w:rPr>
                <w:i/>
              </w:rPr>
            </w:pPr>
            <w:r w:rsidRPr="00137AA5">
              <w:rPr>
                <w:i/>
              </w:rPr>
              <w:t>Write command</w:t>
            </w:r>
          </w:p>
          <w:p w14:paraId="66777A4A" w14:textId="77777777" w:rsidR="004042FA" w:rsidRPr="00137AA5" w:rsidRDefault="004042FA" w:rsidP="00A8567C">
            <w:pPr>
              <w:pStyle w:val="TableBody"/>
            </w:pPr>
          </w:p>
          <w:p w14:paraId="109B45DF" w14:textId="77777777" w:rsidR="004042FA" w:rsidRPr="00137AA5" w:rsidRDefault="004042FA" w:rsidP="00A8567C">
            <w:pPr>
              <w:pStyle w:val="TableBody"/>
              <w:rPr>
                <w:u w:val="single"/>
              </w:rPr>
            </w:pPr>
            <w:r w:rsidRPr="00137AA5">
              <w:rPr>
                <w:u w:val="single"/>
              </w:rPr>
              <w:t>Syntax</w:t>
            </w:r>
          </w:p>
          <w:p w14:paraId="2FD43F73" w14:textId="316AAB83" w:rsidR="004042FA" w:rsidRPr="00C41274" w:rsidRDefault="004042FA" w:rsidP="002E76EE">
            <w:pPr>
              <w:pStyle w:val="TableBody"/>
              <w:rPr>
                <w:b/>
              </w:rPr>
            </w:pPr>
            <w:r w:rsidRPr="00265629">
              <w:rPr>
                <w:b/>
              </w:rPr>
              <w:t>AT+K</w:t>
            </w:r>
            <w:r w:rsidR="002E76EE">
              <w:rPr>
                <w:b/>
              </w:rPr>
              <w:t>SLEEP</w:t>
            </w:r>
            <w:r w:rsidRPr="00265629">
              <w:rPr>
                <w:b/>
              </w:rPr>
              <w:t>=</w:t>
            </w:r>
            <w:r>
              <w:rPr>
                <w:b/>
              </w:rPr>
              <w:br/>
            </w:r>
            <w:r w:rsidR="002E76EE">
              <w:rPr>
                <w:b/>
              </w:rPr>
              <w:t>&lt;mngt</w:t>
            </w:r>
            <w:r w:rsidRPr="00265629">
              <w:rPr>
                <w:b/>
              </w:rPr>
              <w:t>&gt; [,&lt;</w:t>
            </w:r>
            <w:r w:rsidR="002E76EE">
              <w:rPr>
                <w:b/>
              </w:rPr>
              <w:t>level</w:t>
            </w:r>
            <w:r w:rsidRPr="00265629">
              <w:rPr>
                <w:b/>
              </w:rPr>
              <w:t>&gt;</w:t>
            </w:r>
            <w:r>
              <w:rPr>
                <w:b/>
              </w:rPr>
              <w:t>]</w:t>
            </w:r>
          </w:p>
        </w:tc>
        <w:tc>
          <w:tcPr>
            <w:tcW w:w="6804" w:type="dxa"/>
          </w:tcPr>
          <w:p w14:paraId="7C92E488" w14:textId="77777777" w:rsidR="004042FA" w:rsidRDefault="004042FA" w:rsidP="00A8567C">
            <w:pPr>
              <w:pStyle w:val="TableBody"/>
              <w:rPr>
                <w:u w:val="single"/>
              </w:rPr>
            </w:pPr>
          </w:p>
          <w:p w14:paraId="2A5639BB" w14:textId="77777777" w:rsidR="004042FA" w:rsidRPr="00C41274" w:rsidRDefault="004042FA" w:rsidP="00A8567C">
            <w:pPr>
              <w:pStyle w:val="TableBody"/>
              <w:rPr>
                <w:u w:val="single"/>
              </w:rPr>
            </w:pPr>
          </w:p>
          <w:p w14:paraId="48F18C61" w14:textId="77777777" w:rsidR="004042FA" w:rsidRPr="00C41274" w:rsidRDefault="004042FA" w:rsidP="00A8567C">
            <w:pPr>
              <w:pStyle w:val="TableBody"/>
              <w:rPr>
                <w:u w:val="single"/>
              </w:rPr>
            </w:pPr>
            <w:r w:rsidRPr="00C41274">
              <w:rPr>
                <w:u w:val="single"/>
              </w:rPr>
              <w:t>Response</w:t>
            </w:r>
          </w:p>
          <w:p w14:paraId="75A35015" w14:textId="77777777" w:rsidR="004042FA" w:rsidRPr="00C41274" w:rsidRDefault="004042FA" w:rsidP="00A8567C">
            <w:pPr>
              <w:pStyle w:val="TableBody"/>
              <w:rPr>
                <w:snapToGrid w:val="0"/>
              </w:rPr>
            </w:pPr>
            <w:r w:rsidRPr="00C41274">
              <w:rPr>
                <w:b/>
                <w:snapToGrid w:val="0"/>
              </w:rPr>
              <w:t>OK</w:t>
            </w:r>
          </w:p>
          <w:p w14:paraId="15443695" w14:textId="77777777" w:rsidR="004042FA" w:rsidRPr="00C41274" w:rsidRDefault="004042FA" w:rsidP="00A8567C">
            <w:pPr>
              <w:pStyle w:val="TableBody"/>
              <w:rPr>
                <w:snapToGrid w:val="0"/>
              </w:rPr>
            </w:pPr>
          </w:p>
          <w:p w14:paraId="761DDE3C" w14:textId="77777777" w:rsidR="004042FA" w:rsidRDefault="004042FA" w:rsidP="00A8567C">
            <w:pPr>
              <w:pStyle w:val="TableBody"/>
              <w:rPr>
                <w:u w:val="single"/>
              </w:rPr>
            </w:pPr>
          </w:p>
          <w:p w14:paraId="72E3A80B" w14:textId="77777777" w:rsidR="004042FA" w:rsidRPr="00C41274" w:rsidRDefault="004042FA" w:rsidP="00A8567C">
            <w:pPr>
              <w:pStyle w:val="TableBody"/>
              <w:rPr>
                <w:u w:val="single"/>
                <w:lang w:eastAsia="zh-CN"/>
              </w:rPr>
            </w:pPr>
            <w:r w:rsidRPr="00C41274">
              <w:rPr>
                <w:u w:val="single"/>
              </w:rPr>
              <w:t>Parameters</w:t>
            </w:r>
          </w:p>
          <w:p w14:paraId="44C594D4" w14:textId="3AEAFA1A" w:rsidR="00063A10" w:rsidRDefault="004042FA" w:rsidP="00A8567C">
            <w:pPr>
              <w:pStyle w:val="TableBody"/>
              <w:rPr>
                <w:b/>
              </w:rPr>
            </w:pPr>
            <w:r w:rsidRPr="00C41274">
              <w:rPr>
                <w:b/>
              </w:rPr>
              <w:t>&lt;m</w:t>
            </w:r>
            <w:r w:rsidR="002E76EE">
              <w:rPr>
                <w:b/>
              </w:rPr>
              <w:t>ngt</w:t>
            </w:r>
            <w:r w:rsidRPr="00C41274">
              <w:rPr>
                <w:b/>
              </w:rPr>
              <w:t>&gt;</w:t>
            </w:r>
            <w:r w:rsidR="00A20B1C" w:rsidRPr="00A20B1C">
              <w:t>: define</w:t>
            </w:r>
            <w:r w:rsidR="00A02581">
              <w:t>s</w:t>
            </w:r>
            <w:r w:rsidR="00A20B1C" w:rsidRPr="00A20B1C">
              <w:t xml:space="preserve"> how the module enter and leave power saving mode</w:t>
            </w:r>
          </w:p>
          <w:p w14:paraId="22B29EC4" w14:textId="7F62463A" w:rsidR="004042FA" w:rsidRPr="00C41274" w:rsidRDefault="004042FA" w:rsidP="00A8567C">
            <w:pPr>
              <w:pStyle w:val="TableBody"/>
            </w:pPr>
            <w:r w:rsidRPr="0077536E">
              <w:tab/>
            </w:r>
            <w:r w:rsidRPr="00C41274">
              <w:rPr>
                <w:u w:val="single"/>
              </w:rPr>
              <w:t>0</w:t>
            </w:r>
            <w:r w:rsidRPr="00C41274">
              <w:tab/>
            </w:r>
            <w:r w:rsidR="002E76EE">
              <w:t>sleep mode</w:t>
            </w:r>
            <w:r w:rsidR="00063A10">
              <w:t xml:space="preserve"> permission</w:t>
            </w:r>
            <w:r w:rsidR="002E76EE">
              <w:t xml:space="preserve"> is driven by a HW signal (DTR or </w:t>
            </w:r>
            <w:r w:rsidR="00674729">
              <w:t>WAKUP pin</w:t>
            </w:r>
            <w:r w:rsidR="00A02581">
              <w:t xml:space="preserve"> regarding &lt;level&gt;</w:t>
            </w:r>
            <w:r w:rsidR="002E76EE">
              <w:t>)</w:t>
            </w:r>
            <w:r w:rsidR="00A20B1C">
              <w:t xml:space="preserve">: if the signal is active (low level for DTR, high level for </w:t>
            </w:r>
            <w:r w:rsidR="00674729">
              <w:t>WAKEUP pin</w:t>
            </w:r>
            <w:r w:rsidR="00A20B1C">
              <w:t>), the module doesn’t enter sleep mode.</w:t>
            </w:r>
          </w:p>
          <w:p w14:paraId="398186EA" w14:textId="4F569244" w:rsidR="004042FA" w:rsidRPr="00C41274" w:rsidRDefault="004042FA" w:rsidP="00063A10">
            <w:pPr>
              <w:pStyle w:val="TableBody"/>
            </w:pPr>
            <w:r>
              <w:tab/>
            </w:r>
            <w:r w:rsidRPr="00C41274">
              <w:t>1</w:t>
            </w:r>
            <w:r w:rsidRPr="00C41274">
              <w:tab/>
            </w:r>
            <w:r w:rsidR="002E76EE">
              <w:t>st</w:t>
            </w:r>
            <w:r w:rsidR="00063A10">
              <w:t xml:space="preserve">andalone sleep mode: the module decides by itself when it </w:t>
            </w:r>
            <w:r w:rsidR="00A02581">
              <w:t>enters</w:t>
            </w:r>
            <w:r w:rsidR="00063A10">
              <w:t xml:space="preserve"> sleep mode.</w:t>
            </w:r>
          </w:p>
          <w:p w14:paraId="3921A450" w14:textId="47360FBF" w:rsidR="004042FA" w:rsidRDefault="004042FA" w:rsidP="00063A10">
            <w:pPr>
              <w:pStyle w:val="TableBody"/>
            </w:pPr>
            <w:r>
              <w:tab/>
            </w:r>
            <w:r w:rsidRPr="00C41274">
              <w:t>2</w:t>
            </w:r>
            <w:r w:rsidRPr="00C41274">
              <w:tab/>
            </w:r>
            <w:r w:rsidR="00063A10">
              <w:t>sleep mode always disable</w:t>
            </w:r>
            <w:r w:rsidR="00A02581">
              <w:t>d</w:t>
            </w:r>
            <w:r w:rsidR="00063A10">
              <w:t>.</w:t>
            </w:r>
          </w:p>
          <w:p w14:paraId="5AA95AB7" w14:textId="77777777" w:rsidR="004042FA" w:rsidRDefault="004042FA" w:rsidP="00A8567C">
            <w:pPr>
              <w:pStyle w:val="TableBody"/>
              <w:ind w:left="355"/>
            </w:pPr>
          </w:p>
          <w:p w14:paraId="43C14F50" w14:textId="77777777" w:rsidR="00063A10" w:rsidRDefault="004042FA" w:rsidP="00A8567C">
            <w:pPr>
              <w:pStyle w:val="TableBody"/>
            </w:pPr>
            <w:r w:rsidRPr="00C41274">
              <w:rPr>
                <w:b/>
              </w:rPr>
              <w:t>&lt;</w:t>
            </w:r>
            <w:r w:rsidR="002E76EE">
              <w:rPr>
                <w:b/>
              </w:rPr>
              <w:t>level</w:t>
            </w:r>
            <w:r w:rsidRPr="00C41274">
              <w:rPr>
                <w:b/>
              </w:rPr>
              <w:t>&gt;</w:t>
            </w:r>
            <w:r w:rsidR="00063A10" w:rsidRPr="00063A10">
              <w:t>:</w:t>
            </w:r>
            <w:r w:rsidR="00063A10">
              <w:rPr>
                <w:b/>
              </w:rPr>
              <w:t xml:space="preserve"> </w:t>
            </w:r>
            <w:r w:rsidR="00063A10" w:rsidRPr="00063A10">
              <w:t xml:space="preserve">define </w:t>
            </w:r>
            <w:r w:rsidR="00063A10">
              <w:t>the lowest power saving mode that the module can enter.</w:t>
            </w:r>
          </w:p>
          <w:p w14:paraId="2E0A0D87" w14:textId="2EAF6920" w:rsidR="004042FA" w:rsidRPr="00C41274" w:rsidRDefault="004042FA" w:rsidP="00A8567C">
            <w:pPr>
              <w:pStyle w:val="TableBody"/>
            </w:pPr>
            <w:r w:rsidRPr="00063A10">
              <w:tab/>
            </w:r>
            <w:r w:rsidRPr="00063A10">
              <w:rPr>
                <w:u w:val="single"/>
              </w:rPr>
              <w:t>0</w:t>
            </w:r>
            <w:r w:rsidRPr="00C41274">
              <w:tab/>
            </w:r>
            <w:r w:rsidR="00A20B1C">
              <w:t>SLEEP</w:t>
            </w:r>
          </w:p>
          <w:p w14:paraId="52B5AEDC" w14:textId="62EBABB0" w:rsidR="004042FA" w:rsidRDefault="004042FA" w:rsidP="00063A10">
            <w:pPr>
              <w:pStyle w:val="TableBody"/>
            </w:pPr>
            <w:r w:rsidRPr="0077536E">
              <w:lastRenderedPageBreak/>
              <w:tab/>
            </w:r>
            <w:r w:rsidRPr="00A20B1C">
              <w:t>1</w:t>
            </w:r>
            <w:r w:rsidRPr="00C41274">
              <w:tab/>
            </w:r>
            <w:r w:rsidR="00A20B1C">
              <w:t>HIBERNATE</w:t>
            </w:r>
          </w:p>
          <w:p w14:paraId="062679E6" w14:textId="12A40F26" w:rsidR="00A20B1C" w:rsidRDefault="00A20B1C" w:rsidP="00063A10">
            <w:pPr>
              <w:pStyle w:val="TableBody"/>
            </w:pPr>
            <w:r>
              <w:tab/>
              <w:t>2</w:t>
            </w:r>
            <w:r>
              <w:tab/>
              <w:t>ALARM</w:t>
            </w:r>
          </w:p>
          <w:p w14:paraId="1F021E51" w14:textId="2B1BCC1B" w:rsidR="004042FA" w:rsidRPr="00C41274" w:rsidRDefault="00A20B1C" w:rsidP="00A8567C">
            <w:pPr>
              <w:pStyle w:val="TableBody"/>
              <w:ind w:left="355"/>
            </w:pPr>
            <w:r>
              <w:t>&lt;level&gt; is allowed only for &lt;mngt&gt;=0</w:t>
            </w:r>
          </w:p>
          <w:p w14:paraId="04088E25" w14:textId="54693A0D" w:rsidR="004042FA" w:rsidRPr="00265629" w:rsidRDefault="004042FA" w:rsidP="00A8567C">
            <w:pPr>
              <w:pStyle w:val="TableBody"/>
              <w:rPr>
                <w:snapToGrid w:val="0"/>
              </w:rPr>
            </w:pPr>
          </w:p>
        </w:tc>
      </w:tr>
      <w:tr w:rsidR="004042FA" w:rsidRPr="00316EB9" w14:paraId="5A69EEDC" w14:textId="77777777" w:rsidTr="004042FA">
        <w:trPr>
          <w:cantSplit w:val="0"/>
          <w:trHeight w:val="815"/>
        </w:trPr>
        <w:tc>
          <w:tcPr>
            <w:tcW w:w="2265" w:type="dxa"/>
          </w:tcPr>
          <w:p w14:paraId="0FF85E5E" w14:textId="77777777" w:rsidR="004042FA" w:rsidRPr="00C41274" w:rsidRDefault="004042FA" w:rsidP="00A8567C">
            <w:pPr>
              <w:pStyle w:val="TableBody"/>
              <w:rPr>
                <w:szCs w:val="18"/>
              </w:rPr>
            </w:pPr>
            <w:r w:rsidRPr="00C41274">
              <w:rPr>
                <w:szCs w:val="18"/>
                <w:u w:val="single"/>
              </w:rPr>
              <w:lastRenderedPageBreak/>
              <w:t>Reference</w:t>
            </w:r>
          </w:p>
          <w:p w14:paraId="4648FDA3" w14:textId="77777777" w:rsidR="004042FA" w:rsidRPr="00C41274" w:rsidRDefault="004042FA" w:rsidP="00A8567C">
            <w:pPr>
              <w:pStyle w:val="TableBody"/>
              <w:rPr>
                <w:i/>
                <w:lang w:val="fr-FR"/>
              </w:rPr>
            </w:pPr>
            <w:r w:rsidRPr="00C41274">
              <w:rPr>
                <w:szCs w:val="18"/>
              </w:rPr>
              <w:t>Sierra Wireless Proprietary</w:t>
            </w:r>
          </w:p>
        </w:tc>
        <w:tc>
          <w:tcPr>
            <w:tcW w:w="6804" w:type="dxa"/>
          </w:tcPr>
          <w:p w14:paraId="7937269C" w14:textId="77777777" w:rsidR="004042FA" w:rsidRPr="00C41274" w:rsidRDefault="004042FA" w:rsidP="00A8567C">
            <w:pPr>
              <w:pStyle w:val="TableBody"/>
              <w:rPr>
                <w:szCs w:val="18"/>
                <w:lang w:eastAsia="zh-CN"/>
              </w:rPr>
            </w:pPr>
            <w:r w:rsidRPr="00C41274">
              <w:rPr>
                <w:szCs w:val="18"/>
                <w:u w:val="single"/>
              </w:rPr>
              <w:t>Notes</w:t>
            </w:r>
          </w:p>
          <w:p w14:paraId="03713D98" w14:textId="77777777" w:rsidR="004042FA" w:rsidRDefault="00A20B1C" w:rsidP="004042FA">
            <w:pPr>
              <w:pStyle w:val="TableBulleted"/>
              <w:numPr>
                <w:ilvl w:val="0"/>
                <w:numId w:val="49"/>
              </w:numPr>
              <w:ind w:left="702" w:hanging="342"/>
            </w:pPr>
            <w:r>
              <w:t>Current configuration is kept in non-volatile memory after reset.</w:t>
            </w:r>
          </w:p>
          <w:p w14:paraId="473B4631" w14:textId="3A8FD18C" w:rsidR="00A20B1C" w:rsidRDefault="00A20B1C" w:rsidP="004042FA">
            <w:pPr>
              <w:pStyle w:val="TableBulleted"/>
              <w:numPr>
                <w:ilvl w:val="0"/>
                <w:numId w:val="49"/>
              </w:numPr>
              <w:ind w:left="702" w:hanging="342"/>
            </w:pPr>
            <w:r>
              <w:t xml:space="preserve">For </w:t>
            </w:r>
            <w:r w:rsidR="00672440">
              <w:t>AT+</w:t>
            </w:r>
            <w:r>
              <w:t>KSLEEP=1, the lowest power saving mode available is SLEEP.</w:t>
            </w:r>
          </w:p>
          <w:p w14:paraId="71F8E943" w14:textId="77777777" w:rsidR="00A20B1C" w:rsidRDefault="00A20B1C" w:rsidP="004042FA">
            <w:pPr>
              <w:pStyle w:val="TableBulleted"/>
              <w:numPr>
                <w:ilvl w:val="0"/>
                <w:numId w:val="49"/>
              </w:numPr>
              <w:ind w:left="702" w:hanging="342"/>
            </w:pPr>
            <w:r>
              <w:t>For &lt;level&gt;=SLEEP, CTS signal goes inactive when module enters sleep mode.</w:t>
            </w:r>
          </w:p>
          <w:p w14:paraId="598F8264" w14:textId="3F8973B4" w:rsidR="00A8567C" w:rsidRDefault="00A8567C" w:rsidP="00A8567C">
            <w:pPr>
              <w:pStyle w:val="TableBulleted"/>
              <w:numPr>
                <w:ilvl w:val="0"/>
                <w:numId w:val="49"/>
              </w:numPr>
              <w:ind w:left="702" w:hanging="342"/>
            </w:pPr>
            <w:r>
              <w:t xml:space="preserve">If hardware flow control is used (AT&amp;K3) and AT+KSLEEP=1, it is not possible to waken the module up by sending a character on UART1 RX because the CTS signal is inactive and so the character is blocked by flow control. In that case, the only way to wake it up is to toggle DTR signal or </w:t>
            </w:r>
            <w:r w:rsidR="00C360CB">
              <w:t>WAKEUP pin</w:t>
            </w:r>
            <w:r>
              <w:t>.</w:t>
            </w:r>
          </w:p>
          <w:p w14:paraId="0FCF7D7F" w14:textId="2667A49A" w:rsidR="00A8567C" w:rsidDel="005E712D" w:rsidRDefault="00A8567C" w:rsidP="00A8567C">
            <w:pPr>
              <w:pStyle w:val="TableBulleted"/>
              <w:numPr>
                <w:ilvl w:val="0"/>
                <w:numId w:val="49"/>
              </w:numPr>
              <w:ind w:left="702" w:hanging="342"/>
              <w:rPr>
                <w:del w:id="71" w:author="Camille Le Flohic" w:date="2017-05-12T15:20:00Z"/>
              </w:rPr>
            </w:pPr>
            <w:del w:id="72" w:author="Camille Le Flohic" w:date="2017-05-12T15:20:00Z">
              <w:r w:rsidDel="005E712D">
                <w:delText xml:space="preserve">To use PSM, the power management configuration must be either AT+KSLEEP=0,1 </w:delText>
              </w:r>
              <w:r w:rsidR="00672440" w:rsidDel="005E712D">
                <w:delText>or AT+KSLEEP=0,2.</w:delText>
              </w:r>
            </w:del>
          </w:p>
          <w:p w14:paraId="1A26B7E8" w14:textId="19DA6EE4" w:rsidR="00672440" w:rsidRPr="00316EB9" w:rsidRDefault="00672440" w:rsidP="00A8567C">
            <w:pPr>
              <w:pStyle w:val="TableBulleted"/>
              <w:numPr>
                <w:ilvl w:val="0"/>
                <w:numId w:val="49"/>
              </w:numPr>
              <w:ind w:left="702" w:hanging="342"/>
            </w:pPr>
            <w:r>
              <w:t>On hardware DV1 and DV2, AT+KSLEEP command is not supported (answers ERROR).</w:t>
            </w:r>
          </w:p>
        </w:tc>
      </w:tr>
    </w:tbl>
    <w:p w14:paraId="622EF578" w14:textId="4800AE07" w:rsidR="004042FA" w:rsidRDefault="004042FA" w:rsidP="008467AF">
      <w:pPr>
        <w:rPr>
          <w:lang w:eastAsia="zh-CN"/>
        </w:rPr>
      </w:pPr>
    </w:p>
    <w:p w14:paraId="79276759" w14:textId="77777777" w:rsidR="00C43D50" w:rsidRPr="00AE67EA" w:rsidRDefault="00C43D50" w:rsidP="00C43D50">
      <w:bookmarkStart w:id="73" w:name="_Toc345081237"/>
    </w:p>
    <w:p w14:paraId="1F3AE0EF" w14:textId="16E03651" w:rsidR="00220046" w:rsidRDefault="00220046" w:rsidP="00220046">
      <w:pPr>
        <w:pStyle w:val="Heading1"/>
        <w:sectPr w:rsidR="00220046" w:rsidSect="00E67EFB">
          <w:headerReference w:type="even" r:id="rId18"/>
          <w:headerReference w:type="default" r:id="rId19"/>
          <w:footerReference w:type="default" r:id="rId20"/>
          <w:headerReference w:type="first" r:id="rId21"/>
          <w:footerReference w:type="first" r:id="rId22"/>
          <w:pgSz w:w="11909" w:h="16834" w:code="9"/>
          <w:pgMar w:top="1440" w:right="1440" w:bottom="1440" w:left="1440" w:header="691" w:footer="800" w:gutter="0"/>
          <w:cols w:space="720"/>
          <w:titlePg/>
          <w:docGrid w:linePitch="360"/>
        </w:sectPr>
      </w:pPr>
    </w:p>
    <w:p w14:paraId="51B66FDB" w14:textId="12BD0907" w:rsidR="00220046" w:rsidRDefault="00220046" w:rsidP="00220046">
      <w:pPr>
        <w:pStyle w:val="Heading1"/>
      </w:pPr>
      <w:bookmarkStart w:id="78" w:name="_Toc482366007"/>
      <w:commentRangeStart w:id="79"/>
      <w:r>
        <w:lastRenderedPageBreak/>
        <w:t>Development notes</w:t>
      </w:r>
      <w:commentRangeEnd w:id="79"/>
      <w:r w:rsidR="006048BB">
        <w:rPr>
          <w:rStyle w:val="CommentReference"/>
          <w:rFonts w:ascii="Verdana" w:eastAsia="Times New Roman" w:hAnsi="Verdana" w:cs="Times New Roman"/>
          <w:b w:val="0"/>
          <w:lang w:eastAsia="en-US"/>
        </w:rPr>
        <w:commentReference w:id="79"/>
      </w:r>
      <w:bookmarkEnd w:id="78"/>
    </w:p>
    <w:p w14:paraId="7BD29AC9" w14:textId="693061A7" w:rsidR="005B6470" w:rsidRDefault="00220046" w:rsidP="00220046">
      <w:pPr>
        <w:pStyle w:val="Heading2"/>
      </w:pPr>
      <w:bookmarkStart w:id="80" w:name="_Toc482366008"/>
      <w:bookmarkEnd w:id="59"/>
      <w:bookmarkEnd w:id="60"/>
      <w:bookmarkEnd w:id="61"/>
      <w:bookmarkEnd w:id="62"/>
      <w:bookmarkEnd w:id="63"/>
      <w:bookmarkEnd w:id="73"/>
      <w:r>
        <w:t>References</w:t>
      </w:r>
      <w:bookmarkEnd w:id="80"/>
    </w:p>
    <w:p w14:paraId="001F4479" w14:textId="318D16DD" w:rsidR="00220046" w:rsidRDefault="00672440" w:rsidP="00220046">
      <w:pPr>
        <w:jc w:val="both"/>
        <w:rPr>
          <w:lang w:eastAsia="zh-CN"/>
        </w:rPr>
      </w:pPr>
      <w:r>
        <w:rPr>
          <w:lang w:eastAsia="zh-CN"/>
        </w:rPr>
        <w:t>The AT command development is based on HL6/HL8</w:t>
      </w:r>
      <w:r w:rsidR="00073A19" w:rsidRPr="00073A19">
        <w:rPr>
          <w:lang w:eastAsia="zh-CN"/>
        </w:rPr>
        <w:t xml:space="preserve"> </w:t>
      </w:r>
      <w:r w:rsidR="00073A19">
        <w:rPr>
          <w:lang w:eastAsia="zh-CN"/>
        </w:rPr>
        <w:t>(</w:t>
      </w:r>
      <w:r w:rsidR="00073A19" w:rsidRPr="00690240">
        <w:rPr>
          <w:lang w:eastAsia="zh-CN"/>
        </w:rPr>
        <w:t>AirPrime - HL6 and HL8 Series - AT Command</w:t>
      </w:r>
      <w:r w:rsidR="00073A19">
        <w:rPr>
          <w:lang w:eastAsia="zh-CN"/>
        </w:rPr>
        <w:t>s Interface Guide - Rev16.0)</w:t>
      </w:r>
      <w:r>
        <w:rPr>
          <w:lang w:eastAsia="zh-CN"/>
        </w:rPr>
        <w:t>.</w:t>
      </w:r>
    </w:p>
    <w:p w14:paraId="28B910B7" w14:textId="51AA2775" w:rsidR="00220046" w:rsidRDefault="00220046" w:rsidP="00220046">
      <w:pPr>
        <w:pStyle w:val="Heading2"/>
      </w:pPr>
      <w:bookmarkStart w:id="81" w:name="_Toc482366009"/>
      <w:r>
        <w:t>Applicability</w:t>
      </w:r>
      <w:bookmarkEnd w:id="81"/>
    </w:p>
    <w:p w14:paraId="34F26219" w14:textId="77AD1455" w:rsidR="00220046" w:rsidRDefault="00672440" w:rsidP="00220046">
      <w:pPr>
        <w:jc w:val="both"/>
        <w:rPr>
          <w:lang w:eastAsia="zh-CN"/>
        </w:rPr>
      </w:pPr>
      <w:r>
        <w:rPr>
          <w:lang w:eastAsia="zh-CN"/>
        </w:rPr>
        <w:t>The</w:t>
      </w:r>
      <w:r w:rsidR="00220046">
        <w:rPr>
          <w:lang w:eastAsia="zh-CN"/>
        </w:rPr>
        <w:t xml:space="preserve"> described behavior is applicable</w:t>
      </w:r>
      <w:r>
        <w:rPr>
          <w:lang w:eastAsia="zh-CN"/>
        </w:rPr>
        <w:t xml:space="preserve"> on</w:t>
      </w:r>
      <w:r w:rsidR="00220046">
        <w:rPr>
          <w:lang w:eastAsia="zh-CN"/>
        </w:rPr>
        <w:t xml:space="preserve"> </w:t>
      </w:r>
      <w:del w:id="82" w:author="Camille Le Flohic" w:date="2017-05-12T15:20:00Z">
        <w:r w:rsidR="00220046" w:rsidDel="005E712D">
          <w:rPr>
            <w:lang w:eastAsia="zh-CN"/>
          </w:rPr>
          <w:delText>UARTF</w:delText>
        </w:r>
      </w:del>
      <w:ins w:id="83" w:author="Camille Le Flohic" w:date="2017-05-12T15:20:00Z">
        <w:r w:rsidR="005E712D">
          <w:rPr>
            <w:lang w:eastAsia="zh-CN"/>
          </w:rPr>
          <w:t>all ports</w:t>
        </w:r>
      </w:ins>
      <w:r>
        <w:rPr>
          <w:lang w:eastAsia="zh-CN"/>
        </w:rPr>
        <w:t>.</w:t>
      </w:r>
    </w:p>
    <w:p w14:paraId="70A7ABC8" w14:textId="2D55BB0C" w:rsidR="00220046" w:rsidRDefault="00220046" w:rsidP="00220046">
      <w:pPr>
        <w:pStyle w:val="Heading2"/>
      </w:pPr>
      <w:bookmarkStart w:id="84" w:name="_Toc482366010"/>
      <w:r>
        <w:t>Other</w:t>
      </w:r>
      <w:bookmarkEnd w:id="84"/>
    </w:p>
    <w:p w14:paraId="4CF57A39" w14:textId="005EC5C3" w:rsidR="00220046" w:rsidRPr="00220046" w:rsidRDefault="00220046" w:rsidP="0056113C">
      <w:pPr>
        <w:jc w:val="both"/>
        <w:rPr>
          <w:lang w:eastAsia="zh-CN"/>
        </w:rPr>
      </w:pPr>
      <w:r>
        <w:rPr>
          <w:lang w:eastAsia="zh-CN"/>
        </w:rPr>
        <w:t>This section may contain all the information the developer may find relevant to indicate</w:t>
      </w:r>
    </w:p>
    <w:sectPr w:rsidR="00220046" w:rsidRPr="00220046" w:rsidSect="00E67EFB">
      <w:pgSz w:w="11909" w:h="16834" w:code="9"/>
      <w:pgMar w:top="1440" w:right="1440" w:bottom="1440" w:left="1440" w:header="691" w:footer="800" w:gutter="0"/>
      <w:cols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7" w:author="Julien Klein" w:date="2016-12-07T10:28:00Z" w:initials="JK">
    <w:p w14:paraId="282FAAE3" w14:textId="0010C669" w:rsidR="00A8567C" w:rsidRDefault="00A8567C">
      <w:pPr>
        <w:pStyle w:val="CommentText"/>
      </w:pPr>
      <w:r>
        <w:rPr>
          <w:rStyle w:val="CommentReference"/>
        </w:rPr>
        <w:annotationRef/>
      </w:r>
      <w:r>
        <w:t>Should be updated each time a new version of the document is pushed on SCM</w:t>
      </w:r>
    </w:p>
  </w:comment>
  <w:comment w:id="70" w:author="Julien Klein" w:date="2016-12-07T10:57:00Z" w:initials="JK">
    <w:p w14:paraId="7D02CB67" w14:textId="3B308C29" w:rsidR="00A8567C" w:rsidRDefault="00A8567C">
      <w:pPr>
        <w:pStyle w:val="CommentText"/>
      </w:pPr>
      <w:r>
        <w:rPr>
          <w:rStyle w:val="CommentReference"/>
        </w:rPr>
        <w:annotationRef/>
      </w:r>
      <w:r>
        <w:t>Precise the applicable products</w:t>
      </w:r>
    </w:p>
  </w:comment>
  <w:comment w:id="79" w:author="Julien Klein" w:date="2016-12-07T10:30:00Z" w:initials="JK">
    <w:p w14:paraId="7A184D2F" w14:textId="2B762EF9" w:rsidR="00A8567C" w:rsidRDefault="00A8567C">
      <w:pPr>
        <w:pStyle w:val="CommentText"/>
      </w:pPr>
      <w:r>
        <w:rPr>
          <w:rStyle w:val="CommentReference"/>
        </w:rPr>
        <w:annotationRef/>
      </w:r>
      <w:r>
        <w:t>This section is not intended to be published but gives additional information on the AT Command, that could be useful for support and maintenance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82FAAE3" w15:done="0"/>
  <w15:commentEx w15:paraId="7D02CB67" w15:done="0"/>
  <w15:commentEx w15:paraId="7A184D2F"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1DC1E8C" w14:textId="77777777" w:rsidR="00E56FC9" w:rsidRDefault="00E56FC9" w:rsidP="0094718A">
      <w:r>
        <w:separator/>
      </w:r>
    </w:p>
    <w:p w14:paraId="648CB334" w14:textId="77777777" w:rsidR="00E56FC9" w:rsidRDefault="00E56FC9" w:rsidP="0094718A"/>
  </w:endnote>
  <w:endnote w:type="continuationSeparator" w:id="0">
    <w:p w14:paraId="6534ED59" w14:textId="77777777" w:rsidR="00E56FC9" w:rsidRDefault="00E56FC9" w:rsidP="0094718A">
      <w:r>
        <w:continuationSeparator/>
      </w:r>
    </w:p>
    <w:p w14:paraId="3A8264D2" w14:textId="77777777" w:rsidR="00E56FC9" w:rsidRDefault="00E56FC9" w:rsidP="009471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Gothic720 BT">
    <w:altName w:val="Arial"/>
    <w:charset w:val="00"/>
    <w:family w:val="swiss"/>
    <w:pitch w:val="variable"/>
    <w:sig w:usb0="00000001" w:usb1="00000000" w:usb2="00000000" w:usb3="00000000" w:csb0="0000001B"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Microsoft Sans Serif">
    <w:panose1 w:val="020B0604020202020204"/>
    <w:charset w:val="00"/>
    <w:family w:val="swiss"/>
    <w:pitch w:val="variable"/>
    <w:sig w:usb0="E1002AFF" w:usb1="C0000002" w:usb2="00000008"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PalatinoLinotype-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801CA5" w14:textId="77777777" w:rsidR="00A8567C" w:rsidRPr="00213991" w:rsidRDefault="00A8567C"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45952" behindDoc="0" locked="0" layoutInCell="1" allowOverlap="1" wp14:anchorId="7188993D" wp14:editId="206BB2D9">
              <wp:simplePos x="0" y="0"/>
              <wp:positionH relativeFrom="margin">
                <wp:posOffset>-247650</wp:posOffset>
              </wp:positionH>
              <wp:positionV relativeFrom="paragraph">
                <wp:posOffset>-3811</wp:posOffset>
              </wp:positionV>
              <wp:extent cx="6228080" cy="0"/>
              <wp:effectExtent l="0" t="0" r="20320" b="19050"/>
              <wp:wrapNone/>
              <wp:docPr id="21"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4AF1E2" id="Line 248" o:spid="_x0000_s1026" style="position:absolute;z-index:2516459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C+&#10;LfT0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t>FH number</w:t>
    </w:r>
    <w:r>
      <w:fldChar w:fldCharType="end"/>
    </w:r>
    <w:r w:rsidRPr="0015218C">
      <w:tab/>
      <w:t xml:space="preserve">Rev </w:t>
    </w:r>
    <w:r>
      <w:fldChar w:fldCharType="begin"/>
    </w:r>
    <w:r>
      <w:instrText xml:space="preserve"> REF Revision \h  \* MERGEFORMAT </w:instrText>
    </w:r>
    <w:r>
      <w:fldChar w:fldCharType="separate"/>
    </w:r>
    <w:r>
      <w:t>1.0</w:t>
    </w:r>
    <w:r>
      <w:fldChar w:fldCharType="end"/>
    </w:r>
    <w:r w:rsidRPr="0015218C">
      <w:tab/>
    </w:r>
    <w:r>
      <w:fldChar w:fldCharType="begin"/>
    </w:r>
    <w:r>
      <w:instrText xml:space="preserve"> REF Date \h  \* MERGEFORMAT </w:instrText>
    </w:r>
    <w:r>
      <w:fldChar w:fldCharType="separate"/>
    </w:r>
    <w:r>
      <w:t>February 22, 2017</w:t>
    </w:r>
    <w:r>
      <w:fldChar w:fldCharType="end"/>
    </w:r>
    <w:r>
      <w:tab/>
    </w:r>
    <w:r>
      <w:fldChar w:fldCharType="begin"/>
    </w:r>
    <w:r>
      <w:instrText xml:space="preserve"> PAGE </w:instrText>
    </w:r>
    <w:r>
      <w:fldChar w:fldCharType="separate"/>
    </w:r>
    <w:r w:rsidR="005E712D">
      <w:rPr>
        <w:noProof/>
      </w:rPr>
      <w:t>7</w:t>
    </w:r>
    <w:r>
      <w:rPr>
        <w:noProof/>
      </w:rPr>
      <w:fldChar w:fldCharType="end"/>
    </w:r>
  </w:p>
  <w:p w14:paraId="00D7CF85" w14:textId="77777777" w:rsidR="00A8567C" w:rsidRDefault="00A8567C"/>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4F906D" w14:textId="1E2197B3" w:rsidR="00A8567C" w:rsidRPr="00213991" w:rsidRDefault="00A8567C"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57216" behindDoc="0" locked="0" layoutInCell="1" allowOverlap="1" wp14:anchorId="25D040C7" wp14:editId="4151DD99">
              <wp:simplePos x="0" y="0"/>
              <wp:positionH relativeFrom="margin">
                <wp:posOffset>-247650</wp:posOffset>
              </wp:positionH>
              <wp:positionV relativeFrom="paragraph">
                <wp:posOffset>-3811</wp:posOffset>
              </wp:positionV>
              <wp:extent cx="6228080" cy="0"/>
              <wp:effectExtent l="0" t="0" r="20320" b="19050"/>
              <wp:wrapNone/>
              <wp:docPr id="20"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731792" id="Line 248" o:spid="_x0000_s1026" style="position:absolute;z-index:25165721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AN&#10;mUIQ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t>FH number</w:t>
    </w:r>
    <w:r>
      <w:fldChar w:fldCharType="end"/>
    </w:r>
    <w:r w:rsidRPr="0015218C">
      <w:tab/>
      <w:t xml:space="preserve">Rev </w:t>
    </w:r>
    <w:r>
      <w:fldChar w:fldCharType="begin"/>
    </w:r>
    <w:r>
      <w:instrText xml:space="preserve"> REF Revision \h  \* MERGEFORMAT </w:instrText>
    </w:r>
    <w:r>
      <w:fldChar w:fldCharType="separate"/>
    </w:r>
    <w:r>
      <w:t>1.0</w:t>
    </w:r>
    <w:r>
      <w:fldChar w:fldCharType="end"/>
    </w:r>
    <w:r w:rsidRPr="0015218C">
      <w:tab/>
    </w:r>
    <w:r>
      <w:fldChar w:fldCharType="begin"/>
    </w:r>
    <w:r>
      <w:instrText xml:space="preserve"> REF Date \h  \* MERGEFORMAT </w:instrText>
    </w:r>
    <w:r>
      <w:fldChar w:fldCharType="separate"/>
    </w:r>
    <w:r>
      <w:t>February 22, 2017</w:t>
    </w:r>
    <w:r>
      <w:fldChar w:fldCharType="end"/>
    </w:r>
    <w:r>
      <w:tab/>
    </w:r>
    <w:r>
      <w:fldChar w:fldCharType="begin"/>
    </w:r>
    <w:r>
      <w:instrText xml:space="preserve"> PAGE </w:instrText>
    </w:r>
    <w:r>
      <w:fldChar w:fldCharType="separate"/>
    </w:r>
    <w:r w:rsidR="0074575C">
      <w:rPr>
        <w:noProof/>
      </w:rPr>
      <w:t>6</w:t>
    </w:r>
    <w:r>
      <w:rPr>
        <w:noProof/>
      </w:rPr>
      <w:fldChar w:fldCharType="end"/>
    </w:r>
  </w:p>
  <w:p w14:paraId="60646091" w14:textId="77777777" w:rsidR="00A8567C" w:rsidRDefault="00A8567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937C65" w14:textId="77777777" w:rsidR="00E56FC9" w:rsidRDefault="00E56FC9" w:rsidP="0094718A">
      <w:r>
        <w:separator/>
      </w:r>
    </w:p>
    <w:p w14:paraId="2517F401" w14:textId="77777777" w:rsidR="00E56FC9" w:rsidRDefault="00E56FC9" w:rsidP="0094718A"/>
  </w:footnote>
  <w:footnote w:type="continuationSeparator" w:id="0">
    <w:p w14:paraId="321A519D" w14:textId="77777777" w:rsidR="00E56FC9" w:rsidRDefault="00E56FC9" w:rsidP="0094718A">
      <w:r>
        <w:continuationSeparator/>
      </w:r>
    </w:p>
    <w:p w14:paraId="36B9CEB3" w14:textId="77777777" w:rsidR="00E56FC9" w:rsidRDefault="00E56FC9" w:rsidP="0094718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66B7E8" w14:textId="77777777" w:rsidR="00A8567C" w:rsidRDefault="00A8567C"/>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ACC1C9" w14:textId="77777777" w:rsidR="00A8567C" w:rsidRPr="00187A24" w:rsidRDefault="00A8567C" w:rsidP="00D51516">
    <w:pPr>
      <w:pStyle w:val="Header"/>
      <w:tabs>
        <w:tab w:val="center" w:pos="4514"/>
        <w:tab w:val="right" w:pos="9029"/>
      </w:tabs>
      <w:jc w:val="left"/>
    </w:pPr>
    <w:r>
      <w:tab/>
    </w:r>
    <w:r>
      <w:tab/>
    </w:r>
    <w:r>
      <w:rPr>
        <w:lang w:val="en-US" w:eastAsia="en-US"/>
      </w:rPr>
      <mc:AlternateContent>
        <mc:Choice Requires="wpg">
          <w:drawing>
            <wp:anchor distT="0" distB="0" distL="114300" distR="114300" simplePos="0" relativeHeight="251676672" behindDoc="0" locked="0" layoutInCell="1" allowOverlap="1" wp14:anchorId="36322540" wp14:editId="3CCBCD1D">
              <wp:simplePos x="0" y="0"/>
              <wp:positionH relativeFrom="column">
                <wp:posOffset>-247650</wp:posOffset>
              </wp:positionH>
              <wp:positionV relativeFrom="paragraph">
                <wp:posOffset>-135255</wp:posOffset>
              </wp:positionV>
              <wp:extent cx="6228080" cy="533400"/>
              <wp:effectExtent l="9525" t="0" r="10795" b="1905"/>
              <wp:wrapNone/>
              <wp:docPr id="10"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080" cy="533400"/>
                        <a:chOff x="1050" y="478"/>
                        <a:chExt cx="9808" cy="840"/>
                      </a:xfrm>
                    </wpg:grpSpPr>
                    <wps:wsp>
                      <wps:cNvPr id="12" name="Text Box 257"/>
                      <wps:cNvSpPr txBox="1">
                        <a:spLocks noChangeArrowheads="1"/>
                      </wps:cNvSpPr>
                      <wps:spPr bwMode="auto">
                        <a:xfrm>
                          <a:off x="1050"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2F2083" w14:textId="77777777" w:rsidR="00A8567C" w:rsidRPr="00220046" w:rsidRDefault="00A8567C" w:rsidP="006939A4">
                            <w:pPr>
                              <w:pStyle w:val="HeaderLeft"/>
                              <w:rPr>
                                <w:lang w:val="en-US"/>
                              </w:rPr>
                            </w:pPr>
                            <w:r>
                              <w:fldChar w:fldCharType="begin"/>
                            </w:r>
                            <w:r w:rsidRPr="00220046">
                              <w:rPr>
                                <w:lang w:val="en-US"/>
                              </w:rPr>
                              <w:instrText xml:space="preserve"> TITLE   \* MERGEFORMAT </w:instrText>
                            </w:r>
                            <w:r>
                              <w:fldChar w:fldCharType="separate"/>
                            </w:r>
                            <w:r w:rsidRPr="00220046">
                              <w:rPr>
                                <w:lang w:val="en-US"/>
                              </w:rPr>
                              <w:t>AT Command Name or Group of AT Commands</w:t>
                            </w:r>
                            <w:r>
                              <w:fldChar w:fldCharType="end"/>
                            </w:r>
                          </w:p>
                        </w:txbxContent>
                      </wps:txbx>
                      <wps:bodyPr rot="0" vert="horz" wrap="square" lIns="91440" tIns="45720" rIns="91440" bIns="45720" anchor="b" anchorCtr="0" upright="1">
                        <a:noAutofit/>
                      </wps:bodyPr>
                    </wps:wsp>
                    <wps:wsp>
                      <wps:cNvPr id="13" name="Text Box 258"/>
                      <wps:cNvSpPr txBox="1">
                        <a:spLocks noChangeArrowheads="1"/>
                      </wps:cNvSpPr>
                      <wps:spPr bwMode="auto">
                        <a:xfrm>
                          <a:off x="7078"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F44651" w14:textId="77777777" w:rsidR="00A8567C" w:rsidRPr="00747FE0" w:rsidRDefault="00A8567C" w:rsidP="006939A4">
                            <w:pPr>
                              <w:pStyle w:val="HeaderRight"/>
                              <w:rPr>
                                <w:lang w:val="en-US"/>
                                <w:rPrChange w:id="74" w:author="Julien Klein" w:date="2016-12-07T10:11:00Z">
                                  <w:rPr/>
                                </w:rPrChange>
                              </w:rPr>
                            </w:pPr>
                            <w:r>
                              <w:fldChar w:fldCharType="begin"/>
                            </w:r>
                            <w:r w:rsidRPr="00747FE0">
                              <w:rPr>
                                <w:lang w:val="en-US"/>
                                <w:rPrChange w:id="75" w:author="Julien Klein" w:date="2016-12-07T10:11:00Z">
                                  <w:rPr/>
                                </w:rPrChange>
                              </w:rPr>
                              <w:instrText xml:space="preserve"> STYLEREF  "Heading 1"  \* MERGEFORMAT </w:instrText>
                            </w:r>
                            <w:r>
                              <w:fldChar w:fldCharType="separate"/>
                            </w:r>
                            <w:r w:rsidR="005E712D">
                              <w:rPr>
                                <w:lang w:val="en-US"/>
                              </w:rPr>
                              <w:t>Mobile Equipment Control and Status Commands</w:t>
                            </w:r>
                            <w:r>
                              <w:fldChar w:fldCharType="end"/>
                            </w:r>
                          </w:p>
                        </w:txbxContent>
                      </wps:txbx>
                      <wps:bodyPr rot="0" vert="horz" wrap="square" lIns="91440" tIns="45720" rIns="91440" bIns="45720" anchor="b" anchorCtr="0" upright="1">
                        <a:noAutofit/>
                      </wps:bodyPr>
                    </wps:wsp>
                    <wps:wsp>
                      <wps:cNvPr id="14" name="Line 259"/>
                      <wps:cNvCnPr/>
                      <wps:spPr bwMode="auto">
                        <a:xfrm>
                          <a:off x="1050" y="1216"/>
                          <a:ext cx="9808"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6322540" id="Group 256" o:spid="_x0000_s1037" style="position:absolute;margin-left:-19.5pt;margin-top:-10.65pt;width:490.4pt;height:42pt;z-index:251676672" coordorigin="1050,478" coordsize="980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">
              <v:shapetype id="_x0000_t202" coordsize="21600,21600" o:spt="202" path="m,l,21600r21600,l21600,xe">
                <v:stroke joinstyle="miter"/>
                <v:path gradientshapeok="t" o:connecttype="rect"/>
              </v:shapetype>
              <v:shape id="Text Box 257" o:spid="_x0000_s1038" type="#_x0000_t202" style="position:absolute;left:1050;top:478;width:3780;height:84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WlcAA&#10;AADbAAAADwAAAGRycy9kb3ducmV2LnhtbERPTYvCMBC9C/6HMIIX0bQKItUoIrirJ7EKehyasS02&#10;k9JErf/eCAt7m8f7nMWqNZV4UuNKywriUQSCOLO65FzB+bQdzkA4j6yxskwK3uRgtex2Fpho++Ij&#10;PVOfixDCLkEFhfd1IqXLCjLoRrYmDtzNNgZ9gE0udYOvEG4qOY6iqTRYcmgosKZNQdk9fRgFh0s0&#10;w5/tZf8Y6Gl8zdrfQZxOlOr32vUchKfW/4v/3Dsd5o/h+0s4QC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t+WlcAAAADbAAAADwAAAAAAAAAAAAAAAACYAgAAZHJzL2Rvd25y&#10;ZXYueG1sUEsFBgAAAAAEAAQA9QAAAIUDAAAAAA==&#10;" stroked="f">
                <v:textbox>
                  <w:txbxContent>
                    <w:p w14:paraId="5A2F2083" w14:textId="77777777" w:rsidR="00A8567C" w:rsidRPr="00220046" w:rsidRDefault="00A8567C" w:rsidP="006939A4">
                      <w:pPr>
                        <w:pStyle w:val="HeaderLeft"/>
                        <w:rPr>
                          <w:lang w:val="en-US"/>
                        </w:rPr>
                      </w:pPr>
                      <w:r>
                        <w:fldChar w:fldCharType="begin"/>
                      </w:r>
                      <w:r w:rsidRPr="00220046">
                        <w:rPr>
                          <w:lang w:val="en-US"/>
                        </w:rPr>
                        <w:instrText xml:space="preserve"> TITLE   \* MERGEFORMAT </w:instrText>
                      </w:r>
                      <w:r>
                        <w:fldChar w:fldCharType="separate"/>
                      </w:r>
                      <w:r w:rsidRPr="00220046">
                        <w:rPr>
                          <w:lang w:val="en-US"/>
                        </w:rPr>
                        <w:t>AT Command Name or Group of AT Commands</w:t>
                      </w:r>
                      <w:r>
                        <w:fldChar w:fldCharType="end"/>
                      </w:r>
                    </w:p>
                  </w:txbxContent>
                </v:textbox>
              </v:shape>
              <v:shape id="Text Box 258" o:spid="_x0000_s1039" type="#_x0000_t202" style="position:absolute;left:7078;top:478;width:3780;height:84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MzDsIA&#10;AADbAAAADwAAAGRycy9kb3ducmV2LnhtbERPS4vCMBC+C/sfwizsRTTpClKqUZYF93ESq1CPQzO2&#10;xWZSmqjdf78RBG/z8T1nuR5sK67U+8axhmSqQBCXzjRcaTjsN5MUhA/IBlvHpOGPPKxXL6MlZsbd&#10;eEfXPFQihrDPUEMdQpdJ6cuaLPqp64gjd3K9xRBhX0nT4y2G21a+KzWXFhuODTV29FlTec4vVsO2&#10;UCl+bYrfy9jMk2M5fI+TfKb12+vwsQARaAhP8cP9Y+L8Gdx/iQfI1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kzMOwgAAANsAAAAPAAAAAAAAAAAAAAAAAJgCAABkcnMvZG93&#10;bnJldi54bWxQSwUGAAAAAAQABAD1AAAAhwMAAAAA&#10;" stroked="f">
                <v:textbox>
                  <w:txbxContent>
                    <w:p w14:paraId="42F44651" w14:textId="77777777" w:rsidR="00A8567C" w:rsidRPr="00747FE0" w:rsidRDefault="00A8567C" w:rsidP="006939A4">
                      <w:pPr>
                        <w:pStyle w:val="HeaderRight"/>
                        <w:rPr>
                          <w:lang w:val="en-US"/>
                          <w:rPrChange w:id="76" w:author="Julien Klein" w:date="2016-12-07T10:11:00Z">
                            <w:rPr/>
                          </w:rPrChange>
                        </w:rPr>
                      </w:pPr>
                      <w:r>
                        <w:fldChar w:fldCharType="begin"/>
                      </w:r>
                      <w:r w:rsidRPr="00747FE0">
                        <w:rPr>
                          <w:lang w:val="en-US"/>
                          <w:rPrChange w:id="77" w:author="Julien Klein" w:date="2016-12-07T10:11:00Z">
                            <w:rPr/>
                          </w:rPrChange>
                        </w:rPr>
                        <w:instrText xml:space="preserve"> STYLEREF  "Heading 1"  \* MERGEFORMAT </w:instrText>
                      </w:r>
                      <w:r>
                        <w:fldChar w:fldCharType="separate"/>
                      </w:r>
                      <w:r w:rsidR="005E712D">
                        <w:rPr>
                          <w:lang w:val="en-US"/>
                        </w:rPr>
                        <w:t>Mobile Equipment Control and Status Commands</w:t>
                      </w:r>
                      <w:r>
                        <w:fldChar w:fldCharType="end"/>
                      </w:r>
                    </w:p>
                  </w:txbxContent>
                </v:textbox>
              </v:shape>
              <v:line id="Line 259" o:spid="_x0000_s1040" style="position:absolute;visibility:visible;mso-wrap-style:square" from="1050,1216" to="10858,12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Yv7sQAAADbAAAADwAAAGRycy9kb3ducmV2LnhtbESPzWrDMBCE74G+g9hAb7EcU5riWA6h&#10;UCi9tE3inhdr/UOslbFkx8nTV4VCbrvMfLOz2W42nZhocK1lBesoBkFcWt1yreB0fFu9gHAeWWNn&#10;mRRcycEuf1hkmGp74W+aDr4WIYRdigoa7/tUSlc2ZNBFticOWmUHgz6sQy31gJcQbjqZxPGzNNhy&#10;uNBgT68NlefDaEKNNV1/EvqcNh9VV37Z4kbFeFPqcTnvtyA8zf5u/qffdeCe4O+XMIDM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pi/uxAAAANsAAAAPAAAAAAAAAAAA&#10;AAAAAKECAABkcnMvZG93bnJldi54bWxQSwUGAAAAAAQABAD5AAAAkgMAAAAA&#10;" strokecolor="#ccc" strokeweight="1.5pt"/>
            </v:group>
          </w:pict>
        </mc:Fallback>
      </mc:AlternateContent>
    </w:r>
  </w:p>
  <w:p w14:paraId="2D9341B1" w14:textId="77777777" w:rsidR="00A8567C" w:rsidRPr="00E23B31" w:rsidRDefault="00A8567C" w:rsidP="00E23B3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CBA5F2" w14:textId="77777777" w:rsidR="00A8567C" w:rsidRPr="004760E1" w:rsidRDefault="00A8567C" w:rsidP="004760E1">
    <w:pPr>
      <w:pStyle w:val="Header"/>
    </w:pPr>
    <w:r>
      <w:rPr>
        <w:lang w:val="en-US" w:eastAsia="en-US"/>
      </w:rPr>
      <mc:AlternateContent>
        <mc:Choice Requires="wpg">
          <w:drawing>
            <wp:anchor distT="0" distB="0" distL="114300" distR="114300" simplePos="0" relativeHeight="251666432" behindDoc="0" locked="0" layoutInCell="1" allowOverlap="1" wp14:anchorId="5EB8E1B5" wp14:editId="75B7C367">
              <wp:simplePos x="0" y="0"/>
              <wp:positionH relativeFrom="column">
                <wp:posOffset>-300990</wp:posOffset>
              </wp:positionH>
              <wp:positionV relativeFrom="paragraph">
                <wp:posOffset>612775</wp:posOffset>
              </wp:positionV>
              <wp:extent cx="695325" cy="9151620"/>
              <wp:effectExtent l="13335" t="3175" r="0" b="17780"/>
              <wp:wrapNone/>
              <wp:docPr id="3"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9151620"/>
                        <a:chOff x="966" y="1593"/>
                        <a:chExt cx="1095" cy="14412"/>
                      </a:xfrm>
                    </wpg:grpSpPr>
                    <wps:wsp>
                      <wps:cNvPr id="4" name="Line 240"/>
                      <wps:cNvCnPr/>
                      <wps:spPr bwMode="auto">
                        <a:xfrm flipV="1">
                          <a:off x="966" y="1887"/>
                          <a:ext cx="0" cy="14118"/>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s:wsp>
                      <wps:cNvPr id="5" name="Line 241"/>
                      <wps:cNvCnPr/>
                      <wps:spPr bwMode="auto">
                        <a:xfrm>
                          <a:off x="966" y="1887"/>
                          <a:ext cx="393"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 name="Picture 2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326" y="1593"/>
                          <a:ext cx="735" cy="57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31CB2BA" id="Group 239" o:spid="_x0000_s1026" style="position:absolute;margin-left:-23.7pt;margin-top:48.25pt;width:54.75pt;height:720.6pt;z-index:251666432" coordorigin="966,1593" coordsize="1095,144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">
              <v:line id="Line 240" o:spid="_x0000_s1027" style="position:absolute;flip:y;visibility:visible;mso-wrap-style:square" from="966,1887" to="966,16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3ryucEAAADaAAAADwAAAGRycy9kb3ducmV2LnhtbESPS4sCMRCE78L+h9CCN83oirjjRFkE&#10;YfHmC3ZvvZOeByadYRJ1/PdGEDwWVfUVla06a8SVWl87VjAeJSCIc6drLhUcD5vhHIQPyBqNY1Jw&#10;Jw+r5Ucvw1S7G+/oug+liBD2KSqoQmhSKX1ekUU/cg1x9ArXWgxRtqXULd4i3Bo5SZKZtFhzXKiw&#10;oXVF+Xl/sQoO/1uc2F/TdEXNX5/J2sz/8pNSg373vQARqAvv8Kv9oxVM4Xkl3gC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bevK5wQAAANoAAAAPAAAAAAAAAAAAAAAA&#10;AKECAABkcnMvZG93bnJldi54bWxQSwUGAAAAAAQABAD5AAAAjwMAAAAA&#10;" strokecolor="#ccc" strokeweight="1.5pt"/>
              <v:line id="Line 241" o:spid="_x0000_s1028" style="position:absolute;visibility:visible;mso-wrap-style:square" from="966,1887" to="1359,1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d0ocAAAADaAAAADwAAAGRycy9kb3ducmV2LnhtbERPy2rCQBTdC/2H4QrdmYmB1hIzESkU&#10;Sjdt1XR9ydw8MHMnZCYx+vWdQsHl4byz3Ww6MdHgWssK1lEMgri0uuVawen4tnoB4Tyyxs4yKbiS&#10;g13+sMgw1fbC3zQdfC1CCLsUFTTe96mUrmzIoItsTxy4yg4GfYBDLfWAlxBuOpnE8bM02HJoaLCn&#10;14bK82E0Ycaarj8JfU6bj6orv2xxo2K8KfW4nPdbEJ5mfxf/u9+1gif4uxL8IPN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kXdKHAAAAA2gAAAA8AAAAAAAAAAAAAAAAA&#10;oQIAAGRycy9kb3ducmV2LnhtbFBLBQYAAAAABAAEAPkAAACOAwAAAAA=&#10;" strokecolor="#ccc"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 o:spid="_x0000_s1029" type="#_x0000_t75" style="position:absolute;left:1326;top:1593;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y/PMzCAAAA2gAAAA8AAABkcnMvZG93bnJldi54bWxEjzFrwzAUhPdC/oN4gWy1XA9qca2EUEjo&#10;kCVxl24P69UytZ6MpSRqfn1UKHQ87u47rtkkN4oLzWHwrOGpKEEQd94M3Gv4aHePLyBCRDY4eiYN&#10;PxRgs148NFgbf+UjXU6xFxnCoUYNNsapljJ0lhyGwk/E2fvys8OY5dxLM+M1w90oq7JU0uHAecHi&#10;RG+Wuu/T2WlI+6QOrFon1U6Nn9X2Vt2mVuvVMm1fQURK8T/81343Gp7h90q+AXJ9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cvzzMwgAAANoAAAAPAAAAAAAAAAAAAAAAAJ8C&#10;AABkcnMvZG93bnJldi54bWxQSwUGAAAAAAQABAD3AAAAjgMAAAAA&#10;">
                <v:imagedata r:id="rId2" o:title=""/>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66F675D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BCEA8B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21A520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97C7B5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BFCBE9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A8484D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30C5FC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C44A25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BBC2C0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1169CE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14"/>
    <w:multiLevelType w:val="singleLevel"/>
    <w:tmpl w:val="00000014"/>
    <w:lvl w:ilvl="0">
      <w:numFmt w:val="bullet"/>
      <w:pStyle w:val="ListBullet"/>
      <w:lvlText w:val="-"/>
      <w:lvlJc w:val="left"/>
      <w:pPr>
        <w:tabs>
          <w:tab w:val="num" w:pos="927"/>
        </w:tabs>
        <w:ind w:left="927" w:hanging="360"/>
      </w:pPr>
      <w:rPr>
        <w:rFonts w:hint="default"/>
      </w:rPr>
    </w:lvl>
  </w:abstractNum>
  <w:abstractNum w:abstractNumId="11" w15:restartNumberingAfterBreak="0">
    <w:nsid w:val="00000028"/>
    <w:multiLevelType w:val="singleLevel"/>
    <w:tmpl w:val="00000028"/>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0000003F"/>
    <w:multiLevelType w:val="singleLevel"/>
    <w:tmpl w:val="0000003F"/>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0000004B"/>
    <w:multiLevelType w:val="singleLevel"/>
    <w:tmpl w:val="0000004B"/>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00000051"/>
    <w:multiLevelType w:val="singleLevel"/>
    <w:tmpl w:val="0000005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00000056"/>
    <w:multiLevelType w:val="multilevel"/>
    <w:tmpl w:val="00000056"/>
    <w:lvl w:ilvl="0">
      <w:start w:val="1"/>
      <w:numFmt w:val="bullet"/>
      <w:lvlText w:val=""/>
      <w:lvlJc w:val="left"/>
      <w:pPr>
        <w:tabs>
          <w:tab w:val="num" w:pos="360"/>
        </w:tabs>
        <w:ind w:left="360" w:hanging="360"/>
      </w:pPr>
      <w:rPr>
        <w:rFonts w:ascii="Symbol" w:hAnsi="Symbol" w:hint="default"/>
        <w:color w:val="auto"/>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6" w15:restartNumberingAfterBreak="0">
    <w:nsid w:val="07C12FD3"/>
    <w:multiLevelType w:val="multilevel"/>
    <w:tmpl w:val="720CCC22"/>
    <w:lvl w:ilvl="0">
      <w:start w:val="1"/>
      <w:numFmt w:val="decimal"/>
      <w:pStyle w:val="Heading1"/>
      <w:lvlText w:val="%1."/>
      <w:lvlJc w:val="left"/>
      <w:pPr>
        <w:ind w:left="360" w:hanging="360"/>
      </w:pPr>
      <w:rPr>
        <w:rFonts w:hint="default"/>
        <w:color w:val="3D3E40"/>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0BFD0E17"/>
    <w:multiLevelType w:val="hybridMultilevel"/>
    <w:tmpl w:val="DD4E8DDE"/>
    <w:lvl w:ilvl="0" w:tplc="0A248536">
      <w:start w:val="1"/>
      <w:numFmt w:val="decimal"/>
      <w:pStyle w:val="Document"/>
      <w:lvlText w:val="[%1]"/>
      <w:lvlJc w:val="left"/>
      <w:pPr>
        <w:ind w:left="1080"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0DBC18D4"/>
    <w:multiLevelType w:val="multilevel"/>
    <w:tmpl w:val="D320F926"/>
    <w:lvl w:ilvl="0">
      <w:start w:val="1"/>
      <w:numFmt w:val="decimal"/>
      <w:lvlText w:val="%1."/>
      <w:lvlJc w:val="left"/>
      <w:pPr>
        <w:tabs>
          <w:tab w:val="num" w:pos="360"/>
        </w:tabs>
        <w:ind w:left="360" w:hanging="360"/>
      </w:pPr>
      <w:rPr>
        <w:rFonts w:ascii="Helvetica" w:hAnsi="Helvetica" w:hint="default"/>
        <w:b w:val="0"/>
        <w:i w:val="0"/>
        <w:color w:val="3D3E40"/>
        <w:sz w:val="20"/>
      </w:rPr>
    </w:lvl>
    <w:lvl w:ilvl="1">
      <w:start w:val="1"/>
      <w:numFmt w:val="lowerLetter"/>
      <w:lvlText w:val="%2."/>
      <w:lvlJc w:val="left"/>
      <w:pPr>
        <w:tabs>
          <w:tab w:val="num" w:pos="680"/>
        </w:tabs>
        <w:ind w:left="680" w:hanging="320"/>
      </w:pPr>
      <w:rPr>
        <w:rFonts w:ascii="Gothic720 BT" w:hAnsi="Gothic720 BT" w:hint="default"/>
        <w:b/>
        <w:i w:val="0"/>
        <w:color w:val="C60538"/>
        <w:sz w:val="20"/>
      </w:rPr>
    </w:lvl>
    <w:lvl w:ilvl="2">
      <w:start w:val="1"/>
      <w:numFmt w:val="lowerRoman"/>
      <w:lvlText w:val="%3."/>
      <w:lvlJc w:val="right"/>
      <w:pPr>
        <w:tabs>
          <w:tab w:val="num" w:pos="1080"/>
        </w:tabs>
        <w:ind w:left="1080" w:hanging="180"/>
      </w:pPr>
      <w:rPr>
        <w:rFonts w:hint="default"/>
      </w:rPr>
    </w:lvl>
    <w:lvl w:ilvl="3">
      <w:start w:val="1"/>
      <w:numFmt w:val="decimal"/>
      <w:lvlText w:val="%4."/>
      <w:lvlJc w:val="left"/>
      <w:pPr>
        <w:tabs>
          <w:tab w:val="num" w:pos="1800"/>
        </w:tabs>
        <w:ind w:left="1800" w:hanging="360"/>
      </w:pPr>
      <w:rPr>
        <w:rFonts w:ascii="Gothic720 BT" w:hAnsi="Gothic720 BT" w:hint="default"/>
        <w:b/>
        <w:i w:val="0"/>
        <w:color w:val="C60538"/>
        <w:sz w:val="20"/>
      </w:rPr>
    </w:lvl>
    <w:lvl w:ilvl="4">
      <w:start w:val="1"/>
      <w:numFmt w:val="lowerLetter"/>
      <w:lvlText w:val="%5."/>
      <w:lvlJc w:val="left"/>
      <w:pPr>
        <w:tabs>
          <w:tab w:val="num" w:pos="2520"/>
        </w:tabs>
        <w:ind w:left="2520" w:hanging="360"/>
      </w:pPr>
      <w:rPr>
        <w:rFonts w:hint="default"/>
      </w:rPr>
    </w:lvl>
    <w:lvl w:ilvl="5">
      <w:start w:val="1"/>
      <w:numFmt w:val="lowerRoman"/>
      <w:lvlText w:val="%6."/>
      <w:lvlJc w:val="right"/>
      <w:pPr>
        <w:tabs>
          <w:tab w:val="num" w:pos="3240"/>
        </w:tabs>
        <w:ind w:left="3240" w:hanging="18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680"/>
        </w:tabs>
        <w:ind w:left="4680" w:hanging="360"/>
      </w:pPr>
      <w:rPr>
        <w:rFonts w:hint="default"/>
      </w:rPr>
    </w:lvl>
    <w:lvl w:ilvl="8">
      <w:start w:val="1"/>
      <w:numFmt w:val="lowerRoman"/>
      <w:lvlText w:val="%9."/>
      <w:lvlJc w:val="right"/>
      <w:pPr>
        <w:tabs>
          <w:tab w:val="num" w:pos="5400"/>
        </w:tabs>
        <w:ind w:left="5400" w:hanging="180"/>
      </w:pPr>
      <w:rPr>
        <w:rFonts w:hint="default"/>
      </w:rPr>
    </w:lvl>
  </w:abstractNum>
  <w:abstractNum w:abstractNumId="19" w15:restartNumberingAfterBreak="0">
    <w:nsid w:val="0EFC1F5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10AB34C4"/>
    <w:multiLevelType w:val="hybridMultilevel"/>
    <w:tmpl w:val="9E5481EA"/>
    <w:lvl w:ilvl="0" w:tplc="8F40EE64">
      <w:start w:val="1"/>
      <w:numFmt w:val="decimal"/>
      <w:lvlText w:val="Figure %1."/>
      <w:lvlJc w:val="left"/>
      <w:pPr>
        <w:tabs>
          <w:tab w:val="num" w:pos="720"/>
        </w:tabs>
        <w:ind w:left="720" w:hanging="360"/>
      </w:pPr>
      <w:rPr>
        <w:rFonts w:ascii="Arial" w:hAnsi="Arial" w:hint="default"/>
        <w:b w:val="0"/>
        <w:i/>
        <w:sz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12EC0FFA"/>
    <w:multiLevelType w:val="multilevel"/>
    <w:tmpl w:val="25DCE11C"/>
    <w:lvl w:ilvl="0">
      <w:start w:val="1"/>
      <w:numFmt w:val="none"/>
      <w:lvlText w:val="Warning: "/>
      <w:lvlJc w:val="left"/>
      <w:pPr>
        <w:tabs>
          <w:tab w:val="num" w:pos="360"/>
        </w:tabs>
        <w:ind w:left="360" w:hanging="360"/>
      </w:pPr>
      <w:rPr>
        <w:rFonts w:ascii="Arial" w:hAnsi="Arial"/>
        <w:b/>
        <w:bCs/>
        <w:color w:val="C10538"/>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135AE4F1"/>
    <w:multiLevelType w:val="hybridMultilevel"/>
    <w:tmpl w:val="D7156402"/>
    <w:lvl w:ilvl="0" w:tplc="FFFFFFFF">
      <w:start w:val="1"/>
      <w:numFmt w:val="bullet"/>
      <w:lvlText w:nul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16921115"/>
    <w:multiLevelType w:val="hybridMultilevel"/>
    <w:tmpl w:val="8E0E54E6"/>
    <w:lvl w:ilvl="0" w:tplc="0FD47840">
      <w:start w:val="1"/>
      <w:numFmt w:val="decimal"/>
      <w:pStyle w:val="NumberedSWI"/>
      <w:lvlText w:val="%1."/>
      <w:lvlJc w:val="left"/>
      <w:pPr>
        <w:ind w:left="1080" w:hanging="360"/>
      </w:pPr>
    </w:lvl>
    <w:lvl w:ilvl="1" w:tplc="8AF8B98E">
      <w:start w:val="1"/>
      <w:numFmt w:val="lowerLetter"/>
      <w:pStyle w:val="NumberedSWI2"/>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1E15391A"/>
    <w:multiLevelType w:val="hybridMultilevel"/>
    <w:tmpl w:val="BCF0D7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77D0D61"/>
    <w:multiLevelType w:val="hybridMultilevel"/>
    <w:tmpl w:val="E124C96A"/>
    <w:lvl w:ilvl="0" w:tplc="DADAA15C">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26" w15:restartNumberingAfterBreak="0">
    <w:nsid w:val="29694F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2FFA4BB7"/>
    <w:multiLevelType w:val="hybridMultilevel"/>
    <w:tmpl w:val="3DF09016"/>
    <w:lvl w:ilvl="0" w:tplc="163A3518">
      <w:start w:val="1"/>
      <w:numFmt w:val="none"/>
      <w:pStyle w:val="Note"/>
      <w:lvlText w:val="Note: "/>
      <w:lvlJc w:val="left"/>
      <w:pPr>
        <w:tabs>
          <w:tab w:val="num" w:pos="-31680"/>
        </w:tabs>
        <w:ind w:left="360" w:hanging="360"/>
      </w:pPr>
      <w:rPr>
        <w:rFonts w:ascii="Arial" w:hAnsi="Arial" w:hint="default"/>
        <w:b w:val="0"/>
        <w:i/>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36BE44D4"/>
    <w:multiLevelType w:val="hybridMultilevel"/>
    <w:tmpl w:val="9920E2CA"/>
    <w:lvl w:ilvl="0" w:tplc="042A1878">
      <w:start w:val="1"/>
      <w:numFmt w:val="none"/>
      <w:pStyle w:val="Tip"/>
      <w:lvlText w:val="Tip: "/>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38DF0E9C"/>
    <w:multiLevelType w:val="hybridMultilevel"/>
    <w:tmpl w:val="71C29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9FA658E"/>
    <w:multiLevelType w:val="hybridMultilevel"/>
    <w:tmpl w:val="9DA2EEB8"/>
    <w:lvl w:ilvl="0" w:tplc="2B687C8C">
      <w:start w:val="1"/>
      <w:numFmt w:val="decimal"/>
      <w:lvlText w:val="%1."/>
      <w:lvlJc w:val="left"/>
      <w:pPr>
        <w:ind w:left="720" w:hanging="360"/>
      </w:pPr>
    </w:lvl>
    <w:lvl w:ilvl="1" w:tplc="8DF6B50A">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AF0532A"/>
    <w:multiLevelType w:val="hybridMultilevel"/>
    <w:tmpl w:val="24427C18"/>
    <w:lvl w:ilvl="0" w:tplc="50C0297A">
      <w:start w:val="1"/>
      <w:numFmt w:val="bullet"/>
      <w:pStyle w:val="Bulleted2"/>
      <w:lvlText w:val=""/>
      <w:lvlJc w:val="left"/>
      <w:pPr>
        <w:ind w:left="1080" w:hanging="360"/>
      </w:pPr>
      <w:rPr>
        <w:rFonts w:ascii="Wingdings" w:hAnsi="Wingdings" w:hint="default"/>
        <w:color w:val="3D3E40"/>
      </w:rPr>
    </w:lvl>
    <w:lvl w:ilvl="1" w:tplc="1A964758">
      <w:start w:val="1"/>
      <w:numFmt w:val="bullet"/>
      <w:pStyle w:val="Bulleted3"/>
      <w:lvlText w:val=""/>
      <w:lvlJc w:val="left"/>
      <w:pPr>
        <w:tabs>
          <w:tab w:val="num" w:pos="1420"/>
        </w:tabs>
        <w:ind w:left="1420" w:hanging="360"/>
      </w:pPr>
      <w:rPr>
        <w:rFonts w:ascii="Wingdings" w:hAnsi="Wingdings" w:cs="Times New Roman" w:hint="default"/>
        <w:b w:val="0"/>
        <w:bCs w:val="0"/>
        <w:i w:val="0"/>
        <w:iCs w:val="0"/>
        <w:caps w:val="0"/>
        <w:strike w:val="0"/>
        <w:dstrike w:val="0"/>
        <w:vanish w:val="0"/>
        <w:color w:val="3D3E40"/>
        <w:spacing w:val="0"/>
        <w:kern w:val="0"/>
        <w:position w:val="0"/>
        <w:u w:val="none"/>
        <w:vertAlign w:val="baseline"/>
        <w:em w:val="none"/>
      </w:rPr>
    </w:lvl>
    <w:lvl w:ilvl="2" w:tplc="03702892">
      <w:start w:val="1"/>
      <w:numFmt w:val="bullet"/>
      <w:pStyle w:val="Bulleted4"/>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32" w15:restartNumberingAfterBreak="0">
    <w:nsid w:val="3EE76B1F"/>
    <w:multiLevelType w:val="hybridMultilevel"/>
    <w:tmpl w:val="2F5AFF46"/>
    <w:lvl w:ilvl="0" w:tplc="EAC6483A">
      <w:numFmt w:val="decimal"/>
      <w:lvlText w:val="%1-"/>
      <w:lvlJc w:val="left"/>
      <w:pPr>
        <w:ind w:left="1590" w:hanging="360"/>
      </w:pPr>
      <w:rPr>
        <w:rFonts w:hint="default"/>
      </w:rPr>
    </w:lvl>
    <w:lvl w:ilvl="1" w:tplc="04090019" w:tentative="1">
      <w:start w:val="1"/>
      <w:numFmt w:val="lowerLetter"/>
      <w:lvlText w:val="%2."/>
      <w:lvlJc w:val="left"/>
      <w:pPr>
        <w:ind w:left="2310" w:hanging="360"/>
      </w:pPr>
    </w:lvl>
    <w:lvl w:ilvl="2" w:tplc="0409001B" w:tentative="1">
      <w:start w:val="1"/>
      <w:numFmt w:val="lowerRoman"/>
      <w:lvlText w:val="%3."/>
      <w:lvlJc w:val="right"/>
      <w:pPr>
        <w:ind w:left="3030" w:hanging="180"/>
      </w:pPr>
    </w:lvl>
    <w:lvl w:ilvl="3" w:tplc="0409000F" w:tentative="1">
      <w:start w:val="1"/>
      <w:numFmt w:val="decimal"/>
      <w:lvlText w:val="%4."/>
      <w:lvlJc w:val="left"/>
      <w:pPr>
        <w:ind w:left="3750" w:hanging="360"/>
      </w:pPr>
    </w:lvl>
    <w:lvl w:ilvl="4" w:tplc="04090019" w:tentative="1">
      <w:start w:val="1"/>
      <w:numFmt w:val="lowerLetter"/>
      <w:lvlText w:val="%5."/>
      <w:lvlJc w:val="left"/>
      <w:pPr>
        <w:ind w:left="4470" w:hanging="360"/>
      </w:pPr>
    </w:lvl>
    <w:lvl w:ilvl="5" w:tplc="0409001B" w:tentative="1">
      <w:start w:val="1"/>
      <w:numFmt w:val="lowerRoman"/>
      <w:lvlText w:val="%6."/>
      <w:lvlJc w:val="right"/>
      <w:pPr>
        <w:ind w:left="5190" w:hanging="180"/>
      </w:pPr>
    </w:lvl>
    <w:lvl w:ilvl="6" w:tplc="0409000F" w:tentative="1">
      <w:start w:val="1"/>
      <w:numFmt w:val="decimal"/>
      <w:lvlText w:val="%7."/>
      <w:lvlJc w:val="left"/>
      <w:pPr>
        <w:ind w:left="5910" w:hanging="360"/>
      </w:pPr>
    </w:lvl>
    <w:lvl w:ilvl="7" w:tplc="04090019" w:tentative="1">
      <w:start w:val="1"/>
      <w:numFmt w:val="lowerLetter"/>
      <w:lvlText w:val="%8."/>
      <w:lvlJc w:val="left"/>
      <w:pPr>
        <w:ind w:left="6630" w:hanging="360"/>
      </w:pPr>
    </w:lvl>
    <w:lvl w:ilvl="8" w:tplc="0409001B" w:tentative="1">
      <w:start w:val="1"/>
      <w:numFmt w:val="lowerRoman"/>
      <w:lvlText w:val="%9."/>
      <w:lvlJc w:val="right"/>
      <w:pPr>
        <w:ind w:left="7350" w:hanging="180"/>
      </w:pPr>
    </w:lvl>
  </w:abstractNum>
  <w:abstractNum w:abstractNumId="33" w15:restartNumberingAfterBreak="0">
    <w:nsid w:val="49383495"/>
    <w:multiLevelType w:val="hybridMultilevel"/>
    <w:tmpl w:val="D7C07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F39120D"/>
    <w:multiLevelType w:val="hybridMultilevel"/>
    <w:tmpl w:val="D1A66380"/>
    <w:lvl w:ilvl="0" w:tplc="89F4DE6A">
      <w:start w:val="1"/>
      <w:numFmt w:val="decimal"/>
      <w:pStyle w:val="FigureCaption"/>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23D22B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5A0B1758"/>
    <w:multiLevelType w:val="hybridMultilevel"/>
    <w:tmpl w:val="6EA8A080"/>
    <w:lvl w:ilvl="0" w:tplc="AA2E1356">
      <w:start w:val="1"/>
      <w:numFmt w:val="bullet"/>
      <w:lvlText w:val=""/>
      <w:lvlJc w:val="left"/>
      <w:pPr>
        <w:ind w:left="1080" w:hanging="360"/>
      </w:pPr>
      <w:rPr>
        <w:rFonts w:ascii="Wingdings" w:hAnsi="Wingdings" w:hint="default"/>
        <w:color w:val="D21242"/>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37" w15:restartNumberingAfterBreak="0">
    <w:nsid w:val="5CC96047"/>
    <w:multiLevelType w:val="hybridMultilevel"/>
    <w:tmpl w:val="CDCC9322"/>
    <w:lvl w:ilvl="0" w:tplc="2A3CA1EC">
      <w:start w:val="1"/>
      <w:numFmt w:val="bullet"/>
      <w:pStyle w:val="Bulleted"/>
      <w:lvlText w:val=""/>
      <w:lvlJc w:val="left"/>
      <w:pPr>
        <w:ind w:left="720" w:hanging="360"/>
      </w:pPr>
      <w:rPr>
        <w:rFonts w:ascii="Symbol" w:hAnsi="Symbol" w:hint="default"/>
        <w:color w:val="3D3E40"/>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38" w15:restartNumberingAfterBreak="0">
    <w:nsid w:val="5DC34CC0"/>
    <w:multiLevelType w:val="hybridMultilevel"/>
    <w:tmpl w:val="3C422174"/>
    <w:lvl w:ilvl="0" w:tplc="E994878A">
      <w:start w:val="1"/>
      <w:numFmt w:val="none"/>
      <w:pStyle w:val="Warning"/>
      <w:lvlText w:val="Warning: "/>
      <w:lvlJc w:val="left"/>
      <w:pPr>
        <w:tabs>
          <w:tab w:val="num" w:pos="360"/>
        </w:tabs>
        <w:ind w:left="360" w:hanging="360"/>
      </w:pPr>
      <w:rPr>
        <w:rFonts w:ascii="Arial" w:hAnsi="Arial" w:hint="default"/>
        <w:b/>
        <w:i w:val="0"/>
        <w:color w:val="FF19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64F97A2E"/>
    <w:multiLevelType w:val="multilevel"/>
    <w:tmpl w:val="7332AAA4"/>
    <w:lvl w:ilvl="0">
      <w:start w:val="1"/>
      <w:numFmt w:val="decimal"/>
      <w:lvlText w:val="%1."/>
      <w:lvlJc w:val="left"/>
      <w:pPr>
        <w:tabs>
          <w:tab w:val="num" w:pos="360"/>
        </w:tabs>
        <w:ind w:left="360" w:hanging="360"/>
      </w:pPr>
      <w:rPr>
        <w:rFonts w:ascii="Helvetica" w:hAnsi="Helvetica" w:hint="default"/>
        <w:b w:val="0"/>
        <w:i w:val="0"/>
        <w:color w:val="3D3E40"/>
        <w:sz w:val="20"/>
      </w:rPr>
    </w:lvl>
    <w:lvl w:ilvl="1">
      <w:start w:val="1"/>
      <w:numFmt w:val="lowerLetter"/>
      <w:lvlText w:val="%2."/>
      <w:lvlJc w:val="left"/>
      <w:pPr>
        <w:tabs>
          <w:tab w:val="num" w:pos="680"/>
        </w:tabs>
        <w:ind w:left="680" w:hanging="3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lowerRoman"/>
      <w:lvlText w:val="%3."/>
      <w:lvlJc w:val="right"/>
      <w:pPr>
        <w:tabs>
          <w:tab w:val="num" w:pos="1080"/>
        </w:tabs>
        <w:ind w:left="1080" w:hanging="180"/>
      </w:pPr>
      <w:rPr>
        <w:rFonts w:hint="default"/>
      </w:rPr>
    </w:lvl>
    <w:lvl w:ilvl="3">
      <w:start w:val="1"/>
      <w:numFmt w:val="decimal"/>
      <w:lvlText w:val="%4."/>
      <w:lvlJc w:val="left"/>
      <w:pPr>
        <w:tabs>
          <w:tab w:val="num" w:pos="1800"/>
        </w:tabs>
        <w:ind w:left="1800" w:hanging="360"/>
      </w:pPr>
      <w:rPr>
        <w:rFonts w:ascii="Gothic720 BT" w:hAnsi="Gothic720 BT" w:hint="default"/>
        <w:b/>
        <w:i w:val="0"/>
        <w:color w:val="C60538"/>
        <w:sz w:val="20"/>
      </w:rPr>
    </w:lvl>
    <w:lvl w:ilvl="4">
      <w:start w:val="1"/>
      <w:numFmt w:val="lowerLetter"/>
      <w:lvlText w:val="%5."/>
      <w:lvlJc w:val="left"/>
      <w:pPr>
        <w:tabs>
          <w:tab w:val="num" w:pos="2520"/>
        </w:tabs>
        <w:ind w:left="2520" w:hanging="360"/>
      </w:pPr>
      <w:rPr>
        <w:rFonts w:hint="default"/>
      </w:rPr>
    </w:lvl>
    <w:lvl w:ilvl="5">
      <w:start w:val="1"/>
      <w:numFmt w:val="lowerRoman"/>
      <w:lvlText w:val="%6."/>
      <w:lvlJc w:val="right"/>
      <w:pPr>
        <w:tabs>
          <w:tab w:val="num" w:pos="3240"/>
        </w:tabs>
        <w:ind w:left="3240" w:hanging="18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680"/>
        </w:tabs>
        <w:ind w:left="4680" w:hanging="360"/>
      </w:pPr>
      <w:rPr>
        <w:rFonts w:hint="default"/>
      </w:rPr>
    </w:lvl>
    <w:lvl w:ilvl="8">
      <w:start w:val="1"/>
      <w:numFmt w:val="lowerRoman"/>
      <w:lvlText w:val="%9."/>
      <w:lvlJc w:val="right"/>
      <w:pPr>
        <w:tabs>
          <w:tab w:val="num" w:pos="5400"/>
        </w:tabs>
        <w:ind w:left="5400" w:hanging="180"/>
      </w:pPr>
      <w:rPr>
        <w:rFonts w:hint="default"/>
      </w:rPr>
    </w:lvl>
  </w:abstractNum>
  <w:abstractNum w:abstractNumId="40" w15:restartNumberingAfterBreak="0">
    <w:nsid w:val="6AE650CC"/>
    <w:multiLevelType w:val="hybridMultilevel"/>
    <w:tmpl w:val="14901F04"/>
    <w:lvl w:ilvl="0" w:tplc="3B883C48">
      <w:start w:val="1"/>
      <w:numFmt w:val="none"/>
      <w:pStyle w:val="Caution"/>
      <w:lvlText w:val="Caution:"/>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16F0305"/>
    <w:multiLevelType w:val="hybridMultilevel"/>
    <w:tmpl w:val="2F5AFF46"/>
    <w:lvl w:ilvl="0" w:tplc="EAC6483A">
      <w:numFmt w:val="decimal"/>
      <w:lvlText w:val="%1-"/>
      <w:lvlJc w:val="left"/>
      <w:pPr>
        <w:ind w:left="1590" w:hanging="360"/>
      </w:pPr>
      <w:rPr>
        <w:rFonts w:hint="default"/>
      </w:rPr>
    </w:lvl>
    <w:lvl w:ilvl="1" w:tplc="04090019" w:tentative="1">
      <w:start w:val="1"/>
      <w:numFmt w:val="lowerLetter"/>
      <w:lvlText w:val="%2."/>
      <w:lvlJc w:val="left"/>
      <w:pPr>
        <w:ind w:left="2310" w:hanging="360"/>
      </w:pPr>
    </w:lvl>
    <w:lvl w:ilvl="2" w:tplc="0409001B" w:tentative="1">
      <w:start w:val="1"/>
      <w:numFmt w:val="lowerRoman"/>
      <w:lvlText w:val="%3."/>
      <w:lvlJc w:val="right"/>
      <w:pPr>
        <w:ind w:left="3030" w:hanging="180"/>
      </w:pPr>
    </w:lvl>
    <w:lvl w:ilvl="3" w:tplc="0409000F" w:tentative="1">
      <w:start w:val="1"/>
      <w:numFmt w:val="decimal"/>
      <w:lvlText w:val="%4."/>
      <w:lvlJc w:val="left"/>
      <w:pPr>
        <w:ind w:left="3750" w:hanging="360"/>
      </w:pPr>
    </w:lvl>
    <w:lvl w:ilvl="4" w:tplc="04090019" w:tentative="1">
      <w:start w:val="1"/>
      <w:numFmt w:val="lowerLetter"/>
      <w:lvlText w:val="%5."/>
      <w:lvlJc w:val="left"/>
      <w:pPr>
        <w:ind w:left="4470" w:hanging="360"/>
      </w:pPr>
    </w:lvl>
    <w:lvl w:ilvl="5" w:tplc="0409001B" w:tentative="1">
      <w:start w:val="1"/>
      <w:numFmt w:val="lowerRoman"/>
      <w:lvlText w:val="%6."/>
      <w:lvlJc w:val="right"/>
      <w:pPr>
        <w:ind w:left="5190" w:hanging="180"/>
      </w:pPr>
    </w:lvl>
    <w:lvl w:ilvl="6" w:tplc="0409000F" w:tentative="1">
      <w:start w:val="1"/>
      <w:numFmt w:val="decimal"/>
      <w:lvlText w:val="%7."/>
      <w:lvlJc w:val="left"/>
      <w:pPr>
        <w:ind w:left="5910" w:hanging="360"/>
      </w:pPr>
    </w:lvl>
    <w:lvl w:ilvl="7" w:tplc="04090019" w:tentative="1">
      <w:start w:val="1"/>
      <w:numFmt w:val="lowerLetter"/>
      <w:lvlText w:val="%8."/>
      <w:lvlJc w:val="left"/>
      <w:pPr>
        <w:ind w:left="6630" w:hanging="360"/>
      </w:pPr>
    </w:lvl>
    <w:lvl w:ilvl="8" w:tplc="0409001B" w:tentative="1">
      <w:start w:val="1"/>
      <w:numFmt w:val="lowerRoman"/>
      <w:lvlText w:val="%9."/>
      <w:lvlJc w:val="right"/>
      <w:pPr>
        <w:ind w:left="7350" w:hanging="180"/>
      </w:pPr>
    </w:lvl>
  </w:abstractNum>
  <w:abstractNum w:abstractNumId="42" w15:restartNumberingAfterBreak="0">
    <w:nsid w:val="7A061DE6"/>
    <w:multiLevelType w:val="hybridMultilevel"/>
    <w:tmpl w:val="8B885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FFA7038"/>
    <w:multiLevelType w:val="multilevel"/>
    <w:tmpl w:val="CA12C3AA"/>
    <w:lvl w:ilvl="0">
      <w:start w:val="1"/>
      <w:numFmt w:val="decimal"/>
      <w:lvlText w:val="%1."/>
      <w:lvlJc w:val="left"/>
      <w:pPr>
        <w:tabs>
          <w:tab w:val="num" w:pos="360"/>
        </w:tabs>
        <w:ind w:left="360" w:hanging="360"/>
      </w:pPr>
      <w:rPr>
        <w:rFonts w:ascii="Helvetica" w:hAnsi="Helvetica" w:hint="default"/>
        <w:b w:val="0"/>
        <w:i w:val="0"/>
        <w:color w:val="3D3E40"/>
        <w:sz w:val="20"/>
      </w:rPr>
    </w:lvl>
    <w:lvl w:ilvl="1">
      <w:start w:val="1"/>
      <w:numFmt w:val="lowerLetter"/>
      <w:lvlText w:val="%2."/>
      <w:lvlJc w:val="left"/>
      <w:pPr>
        <w:tabs>
          <w:tab w:val="num" w:pos="680"/>
        </w:tabs>
        <w:ind w:left="680" w:hanging="320"/>
      </w:pPr>
      <w:rPr>
        <w:rFonts w:ascii="Gothic720 BT" w:hAnsi="Gothic720 BT" w:hint="default"/>
        <w:b/>
        <w:i w:val="0"/>
        <w:color w:val="C60538"/>
        <w:sz w:val="20"/>
      </w:rPr>
    </w:lvl>
    <w:lvl w:ilvl="2">
      <w:start w:val="1"/>
      <w:numFmt w:val="lowerRoman"/>
      <w:lvlText w:val="%3."/>
      <w:lvlJc w:val="right"/>
      <w:pPr>
        <w:tabs>
          <w:tab w:val="num" w:pos="1080"/>
        </w:tabs>
        <w:ind w:left="1080" w:hanging="180"/>
      </w:pPr>
      <w:rPr>
        <w:rFonts w:hint="default"/>
      </w:rPr>
    </w:lvl>
    <w:lvl w:ilvl="3">
      <w:start w:val="1"/>
      <w:numFmt w:val="decimal"/>
      <w:lvlText w:val="%4."/>
      <w:lvlJc w:val="left"/>
      <w:pPr>
        <w:tabs>
          <w:tab w:val="num" w:pos="1800"/>
        </w:tabs>
        <w:ind w:left="1800" w:hanging="360"/>
      </w:pPr>
      <w:rPr>
        <w:rFonts w:ascii="Gothic720 BT" w:hAnsi="Gothic720 BT" w:hint="default"/>
        <w:b/>
        <w:i w:val="0"/>
        <w:color w:val="C60538"/>
        <w:sz w:val="20"/>
      </w:rPr>
    </w:lvl>
    <w:lvl w:ilvl="4">
      <w:start w:val="1"/>
      <w:numFmt w:val="lowerLetter"/>
      <w:lvlText w:val="%5."/>
      <w:lvlJc w:val="left"/>
      <w:pPr>
        <w:tabs>
          <w:tab w:val="num" w:pos="2520"/>
        </w:tabs>
        <w:ind w:left="2520" w:hanging="360"/>
      </w:pPr>
      <w:rPr>
        <w:rFonts w:hint="default"/>
      </w:rPr>
    </w:lvl>
    <w:lvl w:ilvl="5">
      <w:start w:val="1"/>
      <w:numFmt w:val="lowerRoman"/>
      <w:lvlText w:val="%6."/>
      <w:lvlJc w:val="right"/>
      <w:pPr>
        <w:tabs>
          <w:tab w:val="num" w:pos="3240"/>
        </w:tabs>
        <w:ind w:left="3240" w:hanging="18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680"/>
        </w:tabs>
        <w:ind w:left="4680" w:hanging="360"/>
      </w:pPr>
      <w:rPr>
        <w:rFonts w:hint="default"/>
      </w:rPr>
    </w:lvl>
    <w:lvl w:ilvl="8">
      <w:start w:val="1"/>
      <w:numFmt w:val="lowerRoman"/>
      <w:lvlText w:val="%9."/>
      <w:lvlJc w:val="right"/>
      <w:pPr>
        <w:tabs>
          <w:tab w:val="num" w:pos="5400"/>
        </w:tabs>
        <w:ind w:left="5400" w:hanging="180"/>
      </w:pPr>
      <w:rPr>
        <w:rFonts w:hint="default"/>
      </w:rPr>
    </w:lvl>
  </w:abstractNum>
  <w:num w:numId="1">
    <w:abstractNumId w:val="37"/>
  </w:num>
  <w:num w:numId="2">
    <w:abstractNumId w:val="38"/>
  </w:num>
  <w:num w:numId="3">
    <w:abstractNumId w:val="16"/>
  </w:num>
  <w:num w:numId="4">
    <w:abstractNumId w:val="25"/>
  </w:num>
  <w:num w:numId="5">
    <w:abstractNumId w:val="40"/>
  </w:num>
  <w:num w:numId="6">
    <w:abstractNumId w:val="27"/>
  </w:num>
  <w:num w:numId="7">
    <w:abstractNumId w:val="28"/>
  </w:num>
  <w:num w:numId="8">
    <w:abstractNumId w:val="17"/>
  </w:num>
  <w:num w:numId="9">
    <w:abstractNumId w:val="31"/>
  </w:num>
  <w:num w:numId="1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3"/>
  </w:num>
  <w:num w:numId="12">
    <w:abstractNumId w:val="34"/>
  </w:num>
  <w:num w:numId="13">
    <w:abstractNumId w:val="10"/>
  </w:num>
  <w:num w:numId="14">
    <w:abstractNumId w:val="15"/>
  </w:num>
  <w:num w:numId="15">
    <w:abstractNumId w:val="13"/>
  </w:num>
  <w:num w:numId="16">
    <w:abstractNumId w:val="12"/>
  </w:num>
  <w:num w:numId="17">
    <w:abstractNumId w:val="11"/>
  </w:num>
  <w:num w:numId="18">
    <w:abstractNumId w:val="14"/>
  </w:num>
  <w:num w:numId="19">
    <w:abstractNumId w:val="32"/>
  </w:num>
  <w:num w:numId="20">
    <w:abstractNumId w:val="41"/>
  </w:num>
  <w:num w:numId="21">
    <w:abstractNumId w:val="36"/>
  </w:num>
  <w:num w:numId="22">
    <w:abstractNumId w:val="43"/>
  </w:num>
  <w:num w:numId="23">
    <w:abstractNumId w:val="20"/>
  </w:num>
  <w:num w:numId="24">
    <w:abstractNumId w:val="21"/>
  </w:num>
  <w:num w:numId="25">
    <w:abstractNumId w:val="35"/>
  </w:num>
  <w:num w:numId="26">
    <w:abstractNumId w:val="19"/>
  </w:num>
  <w:num w:numId="27">
    <w:abstractNumId w:val="9"/>
  </w:num>
  <w:num w:numId="28">
    <w:abstractNumId w:val="7"/>
  </w:num>
  <w:num w:numId="29">
    <w:abstractNumId w:val="6"/>
  </w:num>
  <w:num w:numId="30">
    <w:abstractNumId w:val="5"/>
  </w:num>
  <w:num w:numId="31">
    <w:abstractNumId w:val="4"/>
  </w:num>
  <w:num w:numId="32">
    <w:abstractNumId w:val="8"/>
  </w:num>
  <w:num w:numId="33">
    <w:abstractNumId w:val="3"/>
  </w:num>
  <w:num w:numId="34">
    <w:abstractNumId w:val="2"/>
  </w:num>
  <w:num w:numId="35">
    <w:abstractNumId w:val="1"/>
  </w:num>
  <w:num w:numId="36">
    <w:abstractNumId w:val="0"/>
  </w:num>
  <w:num w:numId="37">
    <w:abstractNumId w:val="18"/>
  </w:num>
  <w:num w:numId="38">
    <w:abstractNumId w:val="39"/>
  </w:num>
  <w:num w:numId="39">
    <w:abstractNumId w:val="30"/>
  </w:num>
  <w:num w:numId="40">
    <w:abstractNumId w:val="22"/>
  </w:num>
  <w:num w:numId="41">
    <w:abstractNumId w:val="26"/>
  </w:num>
  <w:num w:numId="42">
    <w:abstractNumId w:val="42"/>
  </w:num>
  <w:num w:numId="43">
    <w:abstractNumId w:val="16"/>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4"/>
  </w:num>
  <w:num w:numId="49">
    <w:abstractNumId w:val="33"/>
  </w:num>
  <w:num w:numId="50">
    <w:abstractNumId w:val="29"/>
  </w:num>
  <w:numIdMacAtCleanup w:val="20"/>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Julien Klein">
    <w15:presenceInfo w15:providerId="AD" w15:userId="S-1-5-21-1144071785-1927479445-1234779376-41860"/>
  </w15:person>
  <w15:person w15:author="Camille Le Flohic">
    <w15:presenceInfo w15:providerId="AD" w15:userId="S-1-5-21-1144071785-1927479445-1234779376-418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562"/>
  <w:drawingGridHorizontalSpacing w:val="100"/>
  <w:drawingGridVerticalSpacing w:val="187"/>
  <w:displayHorizontalDrawingGridEvery w:val="2"/>
  <w:characterSpacingControl w:val="doNotCompress"/>
  <w:hdrShapeDefaults>
    <o:shapedefaults v:ext="edit" spidmax="2049">
      <o:colormru v:ext="edit" colors="#d2e0f0,#c40043,#d2124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C94"/>
    <w:rsid w:val="00000025"/>
    <w:rsid w:val="00000072"/>
    <w:rsid w:val="00002472"/>
    <w:rsid w:val="00004BB0"/>
    <w:rsid w:val="00005A8C"/>
    <w:rsid w:val="00006E96"/>
    <w:rsid w:val="00007B59"/>
    <w:rsid w:val="00010A7A"/>
    <w:rsid w:val="00011232"/>
    <w:rsid w:val="0001166C"/>
    <w:rsid w:val="000119ED"/>
    <w:rsid w:val="00012E0D"/>
    <w:rsid w:val="00013529"/>
    <w:rsid w:val="00014DA7"/>
    <w:rsid w:val="00014E8F"/>
    <w:rsid w:val="00015153"/>
    <w:rsid w:val="0001557E"/>
    <w:rsid w:val="00015B6B"/>
    <w:rsid w:val="00016424"/>
    <w:rsid w:val="000166D6"/>
    <w:rsid w:val="00017364"/>
    <w:rsid w:val="000173FC"/>
    <w:rsid w:val="00020EFB"/>
    <w:rsid w:val="00024D28"/>
    <w:rsid w:val="000252CB"/>
    <w:rsid w:val="00025426"/>
    <w:rsid w:val="00025A4B"/>
    <w:rsid w:val="00026A9B"/>
    <w:rsid w:val="00027879"/>
    <w:rsid w:val="00027B42"/>
    <w:rsid w:val="00027FFE"/>
    <w:rsid w:val="0003023F"/>
    <w:rsid w:val="0003091B"/>
    <w:rsid w:val="000309C3"/>
    <w:rsid w:val="000311CF"/>
    <w:rsid w:val="00031758"/>
    <w:rsid w:val="00031767"/>
    <w:rsid w:val="000338C9"/>
    <w:rsid w:val="00034141"/>
    <w:rsid w:val="0003561C"/>
    <w:rsid w:val="0003764A"/>
    <w:rsid w:val="0004067E"/>
    <w:rsid w:val="00041449"/>
    <w:rsid w:val="0004590F"/>
    <w:rsid w:val="0004604B"/>
    <w:rsid w:val="0004667E"/>
    <w:rsid w:val="00047468"/>
    <w:rsid w:val="000505E1"/>
    <w:rsid w:val="00050688"/>
    <w:rsid w:val="000533BF"/>
    <w:rsid w:val="000536CE"/>
    <w:rsid w:val="000538D8"/>
    <w:rsid w:val="00053E0A"/>
    <w:rsid w:val="000546CF"/>
    <w:rsid w:val="00054716"/>
    <w:rsid w:val="00054B66"/>
    <w:rsid w:val="00054C86"/>
    <w:rsid w:val="0005704B"/>
    <w:rsid w:val="00057313"/>
    <w:rsid w:val="00061F85"/>
    <w:rsid w:val="00063A10"/>
    <w:rsid w:val="0006489B"/>
    <w:rsid w:val="00064BB7"/>
    <w:rsid w:val="00064E35"/>
    <w:rsid w:val="000652C7"/>
    <w:rsid w:val="000707E3"/>
    <w:rsid w:val="00070F90"/>
    <w:rsid w:val="00071DF2"/>
    <w:rsid w:val="00072883"/>
    <w:rsid w:val="00073663"/>
    <w:rsid w:val="00073A19"/>
    <w:rsid w:val="00075035"/>
    <w:rsid w:val="0007734B"/>
    <w:rsid w:val="000773E2"/>
    <w:rsid w:val="000775BD"/>
    <w:rsid w:val="000801A7"/>
    <w:rsid w:val="000804D3"/>
    <w:rsid w:val="00081AF3"/>
    <w:rsid w:val="00083C4D"/>
    <w:rsid w:val="00084D76"/>
    <w:rsid w:val="00085404"/>
    <w:rsid w:val="00086466"/>
    <w:rsid w:val="00086676"/>
    <w:rsid w:val="00090122"/>
    <w:rsid w:val="00090887"/>
    <w:rsid w:val="000908CD"/>
    <w:rsid w:val="00091713"/>
    <w:rsid w:val="00092B71"/>
    <w:rsid w:val="0009346A"/>
    <w:rsid w:val="000944D6"/>
    <w:rsid w:val="00094B9B"/>
    <w:rsid w:val="00095B16"/>
    <w:rsid w:val="00096C48"/>
    <w:rsid w:val="000978A4"/>
    <w:rsid w:val="000A0429"/>
    <w:rsid w:val="000A080D"/>
    <w:rsid w:val="000A1D86"/>
    <w:rsid w:val="000A374D"/>
    <w:rsid w:val="000B0644"/>
    <w:rsid w:val="000B31DD"/>
    <w:rsid w:val="000B3340"/>
    <w:rsid w:val="000B3C26"/>
    <w:rsid w:val="000B53A4"/>
    <w:rsid w:val="000B7BA6"/>
    <w:rsid w:val="000C16EA"/>
    <w:rsid w:val="000C1EB1"/>
    <w:rsid w:val="000C5969"/>
    <w:rsid w:val="000C65DB"/>
    <w:rsid w:val="000C7955"/>
    <w:rsid w:val="000D0973"/>
    <w:rsid w:val="000D0B48"/>
    <w:rsid w:val="000D3315"/>
    <w:rsid w:val="000D332C"/>
    <w:rsid w:val="000D3428"/>
    <w:rsid w:val="000D4630"/>
    <w:rsid w:val="000D5C6C"/>
    <w:rsid w:val="000D732B"/>
    <w:rsid w:val="000D7B18"/>
    <w:rsid w:val="000E0130"/>
    <w:rsid w:val="000E0919"/>
    <w:rsid w:val="000E1FE0"/>
    <w:rsid w:val="000E2EEF"/>
    <w:rsid w:val="000E35C0"/>
    <w:rsid w:val="000E58D3"/>
    <w:rsid w:val="000E7674"/>
    <w:rsid w:val="000F0B7D"/>
    <w:rsid w:val="000F16B4"/>
    <w:rsid w:val="000F1B15"/>
    <w:rsid w:val="000F353F"/>
    <w:rsid w:val="000F3840"/>
    <w:rsid w:val="000F4EDA"/>
    <w:rsid w:val="000F721A"/>
    <w:rsid w:val="000F7E02"/>
    <w:rsid w:val="001002FF"/>
    <w:rsid w:val="00103381"/>
    <w:rsid w:val="00103D81"/>
    <w:rsid w:val="001058A8"/>
    <w:rsid w:val="00110A8D"/>
    <w:rsid w:val="001130EA"/>
    <w:rsid w:val="00113166"/>
    <w:rsid w:val="001148A9"/>
    <w:rsid w:val="00115435"/>
    <w:rsid w:val="00115631"/>
    <w:rsid w:val="001169F0"/>
    <w:rsid w:val="00117B7A"/>
    <w:rsid w:val="0012036A"/>
    <w:rsid w:val="00121A41"/>
    <w:rsid w:val="00121C19"/>
    <w:rsid w:val="00121F37"/>
    <w:rsid w:val="00122303"/>
    <w:rsid w:val="00122C39"/>
    <w:rsid w:val="00127391"/>
    <w:rsid w:val="001276BC"/>
    <w:rsid w:val="001315C8"/>
    <w:rsid w:val="0013237E"/>
    <w:rsid w:val="001324BB"/>
    <w:rsid w:val="0013296A"/>
    <w:rsid w:val="001329F1"/>
    <w:rsid w:val="0013340F"/>
    <w:rsid w:val="00135DC9"/>
    <w:rsid w:val="00136990"/>
    <w:rsid w:val="00137146"/>
    <w:rsid w:val="001375F3"/>
    <w:rsid w:val="00137DB0"/>
    <w:rsid w:val="00140F66"/>
    <w:rsid w:val="00141AAE"/>
    <w:rsid w:val="001426E4"/>
    <w:rsid w:val="00144243"/>
    <w:rsid w:val="001461D5"/>
    <w:rsid w:val="001463B2"/>
    <w:rsid w:val="00147476"/>
    <w:rsid w:val="00147635"/>
    <w:rsid w:val="00151B1E"/>
    <w:rsid w:val="0015218C"/>
    <w:rsid w:val="00153721"/>
    <w:rsid w:val="001543A1"/>
    <w:rsid w:val="00157324"/>
    <w:rsid w:val="001577F8"/>
    <w:rsid w:val="001606F3"/>
    <w:rsid w:val="00161889"/>
    <w:rsid w:val="0016330D"/>
    <w:rsid w:val="001649C3"/>
    <w:rsid w:val="00164AC1"/>
    <w:rsid w:val="00164BA6"/>
    <w:rsid w:val="00165D2B"/>
    <w:rsid w:val="00165DF1"/>
    <w:rsid w:val="00167F0E"/>
    <w:rsid w:val="0017176F"/>
    <w:rsid w:val="00171B53"/>
    <w:rsid w:val="00173421"/>
    <w:rsid w:val="001735DB"/>
    <w:rsid w:val="00174C0C"/>
    <w:rsid w:val="001750DC"/>
    <w:rsid w:val="00176C8A"/>
    <w:rsid w:val="001828EB"/>
    <w:rsid w:val="00182C62"/>
    <w:rsid w:val="00183492"/>
    <w:rsid w:val="00183B67"/>
    <w:rsid w:val="00187A24"/>
    <w:rsid w:val="00194B5D"/>
    <w:rsid w:val="001975DA"/>
    <w:rsid w:val="00197F52"/>
    <w:rsid w:val="001A0B3C"/>
    <w:rsid w:val="001A0DFC"/>
    <w:rsid w:val="001A1A85"/>
    <w:rsid w:val="001A347F"/>
    <w:rsid w:val="001A5124"/>
    <w:rsid w:val="001A5FD6"/>
    <w:rsid w:val="001B0C4B"/>
    <w:rsid w:val="001B209E"/>
    <w:rsid w:val="001B32A9"/>
    <w:rsid w:val="001B3D96"/>
    <w:rsid w:val="001B5E24"/>
    <w:rsid w:val="001B642C"/>
    <w:rsid w:val="001B64AA"/>
    <w:rsid w:val="001C014C"/>
    <w:rsid w:val="001C084F"/>
    <w:rsid w:val="001C14F6"/>
    <w:rsid w:val="001C527A"/>
    <w:rsid w:val="001C5FD8"/>
    <w:rsid w:val="001C6162"/>
    <w:rsid w:val="001D0BA3"/>
    <w:rsid w:val="001D1DD5"/>
    <w:rsid w:val="001D4E16"/>
    <w:rsid w:val="001D64E9"/>
    <w:rsid w:val="001D78E8"/>
    <w:rsid w:val="001E0469"/>
    <w:rsid w:val="001E0FB9"/>
    <w:rsid w:val="001E1553"/>
    <w:rsid w:val="001E36BA"/>
    <w:rsid w:val="001E7D7D"/>
    <w:rsid w:val="001F06A4"/>
    <w:rsid w:val="001F148D"/>
    <w:rsid w:val="001F2946"/>
    <w:rsid w:val="001F2DEB"/>
    <w:rsid w:val="001F346D"/>
    <w:rsid w:val="001F6360"/>
    <w:rsid w:val="001F6AB3"/>
    <w:rsid w:val="001F72C8"/>
    <w:rsid w:val="00200178"/>
    <w:rsid w:val="002011FE"/>
    <w:rsid w:val="002037FF"/>
    <w:rsid w:val="00204151"/>
    <w:rsid w:val="00204F5E"/>
    <w:rsid w:val="00204FE8"/>
    <w:rsid w:val="00212247"/>
    <w:rsid w:val="00212AA0"/>
    <w:rsid w:val="00212F06"/>
    <w:rsid w:val="00213947"/>
    <w:rsid w:val="00213991"/>
    <w:rsid w:val="00215C1E"/>
    <w:rsid w:val="002172C4"/>
    <w:rsid w:val="00220046"/>
    <w:rsid w:val="0022076D"/>
    <w:rsid w:val="00220AB3"/>
    <w:rsid w:val="0022183A"/>
    <w:rsid w:val="00222F4C"/>
    <w:rsid w:val="00224B0E"/>
    <w:rsid w:val="00227BEB"/>
    <w:rsid w:val="00227C10"/>
    <w:rsid w:val="00230EFB"/>
    <w:rsid w:val="00231735"/>
    <w:rsid w:val="0023238C"/>
    <w:rsid w:val="0023240E"/>
    <w:rsid w:val="00232572"/>
    <w:rsid w:val="00234900"/>
    <w:rsid w:val="00234A05"/>
    <w:rsid w:val="00235AD6"/>
    <w:rsid w:val="00240FF8"/>
    <w:rsid w:val="00244309"/>
    <w:rsid w:val="0024436E"/>
    <w:rsid w:val="00245028"/>
    <w:rsid w:val="00245AD8"/>
    <w:rsid w:val="00247830"/>
    <w:rsid w:val="00247D59"/>
    <w:rsid w:val="0025052B"/>
    <w:rsid w:val="00250700"/>
    <w:rsid w:val="00250E10"/>
    <w:rsid w:val="00251FC8"/>
    <w:rsid w:val="00253F7E"/>
    <w:rsid w:val="00254973"/>
    <w:rsid w:val="00254F1E"/>
    <w:rsid w:val="002567E4"/>
    <w:rsid w:val="002568EB"/>
    <w:rsid w:val="002577BA"/>
    <w:rsid w:val="0026097F"/>
    <w:rsid w:val="0026170D"/>
    <w:rsid w:val="00264519"/>
    <w:rsid w:val="00265C2B"/>
    <w:rsid w:val="002664E0"/>
    <w:rsid w:val="00270544"/>
    <w:rsid w:val="00270AAD"/>
    <w:rsid w:val="00271FE1"/>
    <w:rsid w:val="00273711"/>
    <w:rsid w:val="002755BA"/>
    <w:rsid w:val="00277A30"/>
    <w:rsid w:val="00277AED"/>
    <w:rsid w:val="00280D72"/>
    <w:rsid w:val="0028118B"/>
    <w:rsid w:val="002812E0"/>
    <w:rsid w:val="00281906"/>
    <w:rsid w:val="00281D73"/>
    <w:rsid w:val="002823B2"/>
    <w:rsid w:val="00282C19"/>
    <w:rsid w:val="00283F10"/>
    <w:rsid w:val="00284F51"/>
    <w:rsid w:val="0029147A"/>
    <w:rsid w:val="0029151F"/>
    <w:rsid w:val="00295B4D"/>
    <w:rsid w:val="00296C93"/>
    <w:rsid w:val="002976B3"/>
    <w:rsid w:val="002A08FD"/>
    <w:rsid w:val="002A0F44"/>
    <w:rsid w:val="002A2103"/>
    <w:rsid w:val="002A3112"/>
    <w:rsid w:val="002A350A"/>
    <w:rsid w:val="002A4181"/>
    <w:rsid w:val="002B00C4"/>
    <w:rsid w:val="002B093D"/>
    <w:rsid w:val="002B0B6C"/>
    <w:rsid w:val="002B1407"/>
    <w:rsid w:val="002B149B"/>
    <w:rsid w:val="002B1A26"/>
    <w:rsid w:val="002B1BD6"/>
    <w:rsid w:val="002B3082"/>
    <w:rsid w:val="002B611F"/>
    <w:rsid w:val="002B76D1"/>
    <w:rsid w:val="002B76FA"/>
    <w:rsid w:val="002C2E7D"/>
    <w:rsid w:val="002C412A"/>
    <w:rsid w:val="002C4415"/>
    <w:rsid w:val="002C5499"/>
    <w:rsid w:val="002C7214"/>
    <w:rsid w:val="002D6CBF"/>
    <w:rsid w:val="002D7DA4"/>
    <w:rsid w:val="002E05F0"/>
    <w:rsid w:val="002E0E6F"/>
    <w:rsid w:val="002E1A24"/>
    <w:rsid w:val="002E3190"/>
    <w:rsid w:val="002E3D14"/>
    <w:rsid w:val="002E400F"/>
    <w:rsid w:val="002E4536"/>
    <w:rsid w:val="002E549D"/>
    <w:rsid w:val="002E6643"/>
    <w:rsid w:val="002E76EE"/>
    <w:rsid w:val="002F080D"/>
    <w:rsid w:val="002F0968"/>
    <w:rsid w:val="002F162E"/>
    <w:rsid w:val="002F1D60"/>
    <w:rsid w:val="002F223B"/>
    <w:rsid w:val="002F4CF0"/>
    <w:rsid w:val="002F6F5A"/>
    <w:rsid w:val="002F72AA"/>
    <w:rsid w:val="00300E51"/>
    <w:rsid w:val="00301EE1"/>
    <w:rsid w:val="003061C7"/>
    <w:rsid w:val="00311B74"/>
    <w:rsid w:val="003132B5"/>
    <w:rsid w:val="00313974"/>
    <w:rsid w:val="0031508A"/>
    <w:rsid w:val="00321F37"/>
    <w:rsid w:val="00324D72"/>
    <w:rsid w:val="00325D37"/>
    <w:rsid w:val="0032630D"/>
    <w:rsid w:val="00326F2A"/>
    <w:rsid w:val="0033079E"/>
    <w:rsid w:val="00330CB6"/>
    <w:rsid w:val="0033186D"/>
    <w:rsid w:val="00331925"/>
    <w:rsid w:val="00332454"/>
    <w:rsid w:val="00332E2F"/>
    <w:rsid w:val="00333D19"/>
    <w:rsid w:val="0033513B"/>
    <w:rsid w:val="00337A02"/>
    <w:rsid w:val="003400CA"/>
    <w:rsid w:val="0034122B"/>
    <w:rsid w:val="003415DA"/>
    <w:rsid w:val="003418F8"/>
    <w:rsid w:val="00341F82"/>
    <w:rsid w:val="00342574"/>
    <w:rsid w:val="00343B6D"/>
    <w:rsid w:val="00344F44"/>
    <w:rsid w:val="00345355"/>
    <w:rsid w:val="003453FD"/>
    <w:rsid w:val="0034628F"/>
    <w:rsid w:val="00346507"/>
    <w:rsid w:val="0035059D"/>
    <w:rsid w:val="003508AF"/>
    <w:rsid w:val="00350DE4"/>
    <w:rsid w:val="0035195D"/>
    <w:rsid w:val="0035294D"/>
    <w:rsid w:val="0035503B"/>
    <w:rsid w:val="00356477"/>
    <w:rsid w:val="00361691"/>
    <w:rsid w:val="00362C9D"/>
    <w:rsid w:val="00363BC7"/>
    <w:rsid w:val="00364697"/>
    <w:rsid w:val="00365334"/>
    <w:rsid w:val="0036725D"/>
    <w:rsid w:val="00367C10"/>
    <w:rsid w:val="00370256"/>
    <w:rsid w:val="0037097E"/>
    <w:rsid w:val="00372BD3"/>
    <w:rsid w:val="00372C32"/>
    <w:rsid w:val="00374D8F"/>
    <w:rsid w:val="003754B0"/>
    <w:rsid w:val="00377081"/>
    <w:rsid w:val="00377361"/>
    <w:rsid w:val="00377583"/>
    <w:rsid w:val="00377A36"/>
    <w:rsid w:val="003811A9"/>
    <w:rsid w:val="00383D6A"/>
    <w:rsid w:val="0038641A"/>
    <w:rsid w:val="0038650A"/>
    <w:rsid w:val="00386577"/>
    <w:rsid w:val="0039008C"/>
    <w:rsid w:val="00390473"/>
    <w:rsid w:val="00390523"/>
    <w:rsid w:val="00391DB2"/>
    <w:rsid w:val="00394BAC"/>
    <w:rsid w:val="00394D57"/>
    <w:rsid w:val="00394E30"/>
    <w:rsid w:val="0039644F"/>
    <w:rsid w:val="003A0AD0"/>
    <w:rsid w:val="003A12D5"/>
    <w:rsid w:val="003A2C01"/>
    <w:rsid w:val="003A2F62"/>
    <w:rsid w:val="003A4F47"/>
    <w:rsid w:val="003A57AB"/>
    <w:rsid w:val="003A6F81"/>
    <w:rsid w:val="003B2463"/>
    <w:rsid w:val="003B39FA"/>
    <w:rsid w:val="003B6BF6"/>
    <w:rsid w:val="003B6D4E"/>
    <w:rsid w:val="003C06C5"/>
    <w:rsid w:val="003C0F82"/>
    <w:rsid w:val="003C12BB"/>
    <w:rsid w:val="003C476F"/>
    <w:rsid w:val="003C50E6"/>
    <w:rsid w:val="003C60B9"/>
    <w:rsid w:val="003D0A2E"/>
    <w:rsid w:val="003D2B17"/>
    <w:rsid w:val="003D477E"/>
    <w:rsid w:val="003D4F15"/>
    <w:rsid w:val="003D6322"/>
    <w:rsid w:val="003E0813"/>
    <w:rsid w:val="003E187C"/>
    <w:rsid w:val="003E2462"/>
    <w:rsid w:val="003E2536"/>
    <w:rsid w:val="003E2721"/>
    <w:rsid w:val="003E2B05"/>
    <w:rsid w:val="003E3315"/>
    <w:rsid w:val="003E46B3"/>
    <w:rsid w:val="003E4E0A"/>
    <w:rsid w:val="003E6A71"/>
    <w:rsid w:val="003F1142"/>
    <w:rsid w:val="003F1339"/>
    <w:rsid w:val="003F2656"/>
    <w:rsid w:val="003F2EEF"/>
    <w:rsid w:val="003F62E9"/>
    <w:rsid w:val="003F77FA"/>
    <w:rsid w:val="00400767"/>
    <w:rsid w:val="004042FA"/>
    <w:rsid w:val="004048F3"/>
    <w:rsid w:val="0040516D"/>
    <w:rsid w:val="004110B8"/>
    <w:rsid w:val="0041114E"/>
    <w:rsid w:val="00413DD8"/>
    <w:rsid w:val="00413F85"/>
    <w:rsid w:val="00414494"/>
    <w:rsid w:val="004161D2"/>
    <w:rsid w:val="004164BE"/>
    <w:rsid w:val="004168CF"/>
    <w:rsid w:val="004172A1"/>
    <w:rsid w:val="004202B5"/>
    <w:rsid w:val="004203C5"/>
    <w:rsid w:val="004203C7"/>
    <w:rsid w:val="00420BCA"/>
    <w:rsid w:val="00421215"/>
    <w:rsid w:val="0042156B"/>
    <w:rsid w:val="00422CCC"/>
    <w:rsid w:val="0042338C"/>
    <w:rsid w:val="00424426"/>
    <w:rsid w:val="00424A62"/>
    <w:rsid w:val="00424DA1"/>
    <w:rsid w:val="00426140"/>
    <w:rsid w:val="004261E6"/>
    <w:rsid w:val="004276C7"/>
    <w:rsid w:val="004302D1"/>
    <w:rsid w:val="00430E5F"/>
    <w:rsid w:val="0043199E"/>
    <w:rsid w:val="00433941"/>
    <w:rsid w:val="00433E67"/>
    <w:rsid w:val="00435237"/>
    <w:rsid w:val="00436417"/>
    <w:rsid w:val="00437359"/>
    <w:rsid w:val="004374B4"/>
    <w:rsid w:val="00440E30"/>
    <w:rsid w:val="004421F9"/>
    <w:rsid w:val="00442373"/>
    <w:rsid w:val="00446D8C"/>
    <w:rsid w:val="00447CDA"/>
    <w:rsid w:val="0045097A"/>
    <w:rsid w:val="004539EB"/>
    <w:rsid w:val="00453B1A"/>
    <w:rsid w:val="00453DD6"/>
    <w:rsid w:val="0045431C"/>
    <w:rsid w:val="004546C1"/>
    <w:rsid w:val="00454FBB"/>
    <w:rsid w:val="00455DA0"/>
    <w:rsid w:val="00457003"/>
    <w:rsid w:val="00457387"/>
    <w:rsid w:val="00457F27"/>
    <w:rsid w:val="004612C5"/>
    <w:rsid w:val="0046138A"/>
    <w:rsid w:val="004620FA"/>
    <w:rsid w:val="00462B12"/>
    <w:rsid w:val="00462EF2"/>
    <w:rsid w:val="0046332B"/>
    <w:rsid w:val="00463C3C"/>
    <w:rsid w:val="004645AC"/>
    <w:rsid w:val="00466243"/>
    <w:rsid w:val="00467D24"/>
    <w:rsid w:val="00470F45"/>
    <w:rsid w:val="00471257"/>
    <w:rsid w:val="0047262B"/>
    <w:rsid w:val="00472E39"/>
    <w:rsid w:val="00474004"/>
    <w:rsid w:val="00474B53"/>
    <w:rsid w:val="004760E1"/>
    <w:rsid w:val="00476C6B"/>
    <w:rsid w:val="00480037"/>
    <w:rsid w:val="0048313B"/>
    <w:rsid w:val="004835B1"/>
    <w:rsid w:val="004851FF"/>
    <w:rsid w:val="004853AF"/>
    <w:rsid w:val="00485C1A"/>
    <w:rsid w:val="00491C94"/>
    <w:rsid w:val="00493558"/>
    <w:rsid w:val="004937BC"/>
    <w:rsid w:val="00496B11"/>
    <w:rsid w:val="004975EE"/>
    <w:rsid w:val="004A1885"/>
    <w:rsid w:val="004A2E9A"/>
    <w:rsid w:val="004A3391"/>
    <w:rsid w:val="004A53DA"/>
    <w:rsid w:val="004A58F1"/>
    <w:rsid w:val="004A6A5E"/>
    <w:rsid w:val="004A75C3"/>
    <w:rsid w:val="004A768D"/>
    <w:rsid w:val="004B02D2"/>
    <w:rsid w:val="004B0419"/>
    <w:rsid w:val="004B04CD"/>
    <w:rsid w:val="004B0B75"/>
    <w:rsid w:val="004B1E84"/>
    <w:rsid w:val="004B2498"/>
    <w:rsid w:val="004B52C4"/>
    <w:rsid w:val="004B5821"/>
    <w:rsid w:val="004B660F"/>
    <w:rsid w:val="004B726D"/>
    <w:rsid w:val="004B7A4D"/>
    <w:rsid w:val="004C0BE7"/>
    <w:rsid w:val="004C28E1"/>
    <w:rsid w:val="004C3AF8"/>
    <w:rsid w:val="004C3CD4"/>
    <w:rsid w:val="004C4AF1"/>
    <w:rsid w:val="004C4DE0"/>
    <w:rsid w:val="004C77C5"/>
    <w:rsid w:val="004C7ED4"/>
    <w:rsid w:val="004C7F6A"/>
    <w:rsid w:val="004D0A0F"/>
    <w:rsid w:val="004D1247"/>
    <w:rsid w:val="004D12EB"/>
    <w:rsid w:val="004D21E7"/>
    <w:rsid w:val="004D4B3D"/>
    <w:rsid w:val="004E1BAF"/>
    <w:rsid w:val="004E2757"/>
    <w:rsid w:val="004E2EB7"/>
    <w:rsid w:val="004E5825"/>
    <w:rsid w:val="004E648B"/>
    <w:rsid w:val="004E6969"/>
    <w:rsid w:val="004E7447"/>
    <w:rsid w:val="004E7BB0"/>
    <w:rsid w:val="004E7E58"/>
    <w:rsid w:val="004F15FE"/>
    <w:rsid w:val="004F2DE0"/>
    <w:rsid w:val="004F42B8"/>
    <w:rsid w:val="004F4864"/>
    <w:rsid w:val="004F561F"/>
    <w:rsid w:val="004F5A66"/>
    <w:rsid w:val="004F6477"/>
    <w:rsid w:val="004F667F"/>
    <w:rsid w:val="004F7B12"/>
    <w:rsid w:val="00500487"/>
    <w:rsid w:val="00500C37"/>
    <w:rsid w:val="00500F0E"/>
    <w:rsid w:val="005018B0"/>
    <w:rsid w:val="00501C63"/>
    <w:rsid w:val="005048AD"/>
    <w:rsid w:val="00504DCE"/>
    <w:rsid w:val="0050572C"/>
    <w:rsid w:val="005078CD"/>
    <w:rsid w:val="005078E1"/>
    <w:rsid w:val="00511BAD"/>
    <w:rsid w:val="00513B6D"/>
    <w:rsid w:val="0051409A"/>
    <w:rsid w:val="00514FAA"/>
    <w:rsid w:val="005155CF"/>
    <w:rsid w:val="005167B0"/>
    <w:rsid w:val="00517BBB"/>
    <w:rsid w:val="0052028F"/>
    <w:rsid w:val="00520D1D"/>
    <w:rsid w:val="00521A17"/>
    <w:rsid w:val="00524627"/>
    <w:rsid w:val="00525D0B"/>
    <w:rsid w:val="005265A1"/>
    <w:rsid w:val="005266E0"/>
    <w:rsid w:val="00526B7F"/>
    <w:rsid w:val="00526C12"/>
    <w:rsid w:val="005277B9"/>
    <w:rsid w:val="0053088B"/>
    <w:rsid w:val="00531DB4"/>
    <w:rsid w:val="00532FC0"/>
    <w:rsid w:val="00535177"/>
    <w:rsid w:val="005362F3"/>
    <w:rsid w:val="00536A9D"/>
    <w:rsid w:val="00536F75"/>
    <w:rsid w:val="0053724A"/>
    <w:rsid w:val="0054017C"/>
    <w:rsid w:val="00544940"/>
    <w:rsid w:val="00545BC5"/>
    <w:rsid w:val="00547778"/>
    <w:rsid w:val="00550372"/>
    <w:rsid w:val="00550F5E"/>
    <w:rsid w:val="00552E07"/>
    <w:rsid w:val="00553009"/>
    <w:rsid w:val="00553F21"/>
    <w:rsid w:val="0056113C"/>
    <w:rsid w:val="00561626"/>
    <w:rsid w:val="00562708"/>
    <w:rsid w:val="00563590"/>
    <w:rsid w:val="00563A7B"/>
    <w:rsid w:val="005646EC"/>
    <w:rsid w:val="00564C77"/>
    <w:rsid w:val="00564D44"/>
    <w:rsid w:val="00566295"/>
    <w:rsid w:val="00566ECD"/>
    <w:rsid w:val="00566F05"/>
    <w:rsid w:val="005676AB"/>
    <w:rsid w:val="00576024"/>
    <w:rsid w:val="00577804"/>
    <w:rsid w:val="00580356"/>
    <w:rsid w:val="00581DA8"/>
    <w:rsid w:val="00582CA2"/>
    <w:rsid w:val="00583249"/>
    <w:rsid w:val="00586A70"/>
    <w:rsid w:val="005947D7"/>
    <w:rsid w:val="005970E5"/>
    <w:rsid w:val="005A082B"/>
    <w:rsid w:val="005A087B"/>
    <w:rsid w:val="005A0DBC"/>
    <w:rsid w:val="005A3A21"/>
    <w:rsid w:val="005A3A8C"/>
    <w:rsid w:val="005A63B1"/>
    <w:rsid w:val="005A77B3"/>
    <w:rsid w:val="005A7828"/>
    <w:rsid w:val="005B0C8B"/>
    <w:rsid w:val="005B3128"/>
    <w:rsid w:val="005B4F57"/>
    <w:rsid w:val="005B6470"/>
    <w:rsid w:val="005B6875"/>
    <w:rsid w:val="005B7BB9"/>
    <w:rsid w:val="005C02CB"/>
    <w:rsid w:val="005C24F4"/>
    <w:rsid w:val="005C35F5"/>
    <w:rsid w:val="005C37B3"/>
    <w:rsid w:val="005C389C"/>
    <w:rsid w:val="005C3A0B"/>
    <w:rsid w:val="005C46C2"/>
    <w:rsid w:val="005C5DDA"/>
    <w:rsid w:val="005C65E8"/>
    <w:rsid w:val="005C69A6"/>
    <w:rsid w:val="005C72B8"/>
    <w:rsid w:val="005D144A"/>
    <w:rsid w:val="005D172C"/>
    <w:rsid w:val="005D200A"/>
    <w:rsid w:val="005D3D1C"/>
    <w:rsid w:val="005D3D9F"/>
    <w:rsid w:val="005D6EE8"/>
    <w:rsid w:val="005E0221"/>
    <w:rsid w:val="005E480C"/>
    <w:rsid w:val="005E5039"/>
    <w:rsid w:val="005E6324"/>
    <w:rsid w:val="005E6DE1"/>
    <w:rsid w:val="005E712D"/>
    <w:rsid w:val="005F2C05"/>
    <w:rsid w:val="005F3253"/>
    <w:rsid w:val="005F3E07"/>
    <w:rsid w:val="005F571B"/>
    <w:rsid w:val="005F5B57"/>
    <w:rsid w:val="005F7513"/>
    <w:rsid w:val="00602D0C"/>
    <w:rsid w:val="00602EE5"/>
    <w:rsid w:val="00604829"/>
    <w:rsid w:val="006048BB"/>
    <w:rsid w:val="00606029"/>
    <w:rsid w:val="006062AF"/>
    <w:rsid w:val="00606BA8"/>
    <w:rsid w:val="006075BE"/>
    <w:rsid w:val="006075DB"/>
    <w:rsid w:val="00607A41"/>
    <w:rsid w:val="0061059A"/>
    <w:rsid w:val="006106EF"/>
    <w:rsid w:val="00612A38"/>
    <w:rsid w:val="00612ACA"/>
    <w:rsid w:val="00612C79"/>
    <w:rsid w:val="0061300A"/>
    <w:rsid w:val="0061330E"/>
    <w:rsid w:val="006137F3"/>
    <w:rsid w:val="00613C0E"/>
    <w:rsid w:val="00614B26"/>
    <w:rsid w:val="00615351"/>
    <w:rsid w:val="00616757"/>
    <w:rsid w:val="0061798F"/>
    <w:rsid w:val="006216EB"/>
    <w:rsid w:val="006257BA"/>
    <w:rsid w:val="00626756"/>
    <w:rsid w:val="00626B43"/>
    <w:rsid w:val="00634BBE"/>
    <w:rsid w:val="00636B9E"/>
    <w:rsid w:val="00637932"/>
    <w:rsid w:val="0064027C"/>
    <w:rsid w:val="00641739"/>
    <w:rsid w:val="00642402"/>
    <w:rsid w:val="00645FDD"/>
    <w:rsid w:val="00646ACC"/>
    <w:rsid w:val="00646EC3"/>
    <w:rsid w:val="006476D1"/>
    <w:rsid w:val="006501C0"/>
    <w:rsid w:val="00650BB0"/>
    <w:rsid w:val="006533B1"/>
    <w:rsid w:val="006552BF"/>
    <w:rsid w:val="0065716A"/>
    <w:rsid w:val="00657A4A"/>
    <w:rsid w:val="00657D08"/>
    <w:rsid w:val="00660143"/>
    <w:rsid w:val="00665B04"/>
    <w:rsid w:val="00666FBE"/>
    <w:rsid w:val="00667252"/>
    <w:rsid w:val="00667CFA"/>
    <w:rsid w:val="006704A7"/>
    <w:rsid w:val="00670D36"/>
    <w:rsid w:val="00672440"/>
    <w:rsid w:val="00672A93"/>
    <w:rsid w:val="00673264"/>
    <w:rsid w:val="00673C05"/>
    <w:rsid w:val="00674729"/>
    <w:rsid w:val="00675983"/>
    <w:rsid w:val="00676BC8"/>
    <w:rsid w:val="0067714A"/>
    <w:rsid w:val="00677F31"/>
    <w:rsid w:val="006818BF"/>
    <w:rsid w:val="00684534"/>
    <w:rsid w:val="00684749"/>
    <w:rsid w:val="00685C4A"/>
    <w:rsid w:val="00685D58"/>
    <w:rsid w:val="006861AA"/>
    <w:rsid w:val="00686406"/>
    <w:rsid w:val="00690073"/>
    <w:rsid w:val="00690630"/>
    <w:rsid w:val="006939A4"/>
    <w:rsid w:val="006942D3"/>
    <w:rsid w:val="00696C9F"/>
    <w:rsid w:val="006A0068"/>
    <w:rsid w:val="006A22A8"/>
    <w:rsid w:val="006A2A01"/>
    <w:rsid w:val="006A2B98"/>
    <w:rsid w:val="006A3235"/>
    <w:rsid w:val="006A3ACD"/>
    <w:rsid w:val="006A4525"/>
    <w:rsid w:val="006A4848"/>
    <w:rsid w:val="006A6921"/>
    <w:rsid w:val="006B086D"/>
    <w:rsid w:val="006B1314"/>
    <w:rsid w:val="006B1979"/>
    <w:rsid w:val="006B33EE"/>
    <w:rsid w:val="006B3EE1"/>
    <w:rsid w:val="006B5871"/>
    <w:rsid w:val="006B596A"/>
    <w:rsid w:val="006B5AC3"/>
    <w:rsid w:val="006B6DB2"/>
    <w:rsid w:val="006B6DC4"/>
    <w:rsid w:val="006C0060"/>
    <w:rsid w:val="006C123B"/>
    <w:rsid w:val="006C129B"/>
    <w:rsid w:val="006C2E8C"/>
    <w:rsid w:val="006C42AA"/>
    <w:rsid w:val="006C4FB7"/>
    <w:rsid w:val="006C5308"/>
    <w:rsid w:val="006C560F"/>
    <w:rsid w:val="006C5BCC"/>
    <w:rsid w:val="006C666C"/>
    <w:rsid w:val="006C7733"/>
    <w:rsid w:val="006D055B"/>
    <w:rsid w:val="006D05CF"/>
    <w:rsid w:val="006D206D"/>
    <w:rsid w:val="006D32FF"/>
    <w:rsid w:val="006D3E26"/>
    <w:rsid w:val="006D678C"/>
    <w:rsid w:val="006D7A27"/>
    <w:rsid w:val="006D7E0F"/>
    <w:rsid w:val="006D7F81"/>
    <w:rsid w:val="006E0275"/>
    <w:rsid w:val="006E1589"/>
    <w:rsid w:val="006E2888"/>
    <w:rsid w:val="006E3E1D"/>
    <w:rsid w:val="006E3E44"/>
    <w:rsid w:val="006E4974"/>
    <w:rsid w:val="006E65B5"/>
    <w:rsid w:val="006E773F"/>
    <w:rsid w:val="006F10A2"/>
    <w:rsid w:val="006F129A"/>
    <w:rsid w:val="006F1306"/>
    <w:rsid w:val="006F4134"/>
    <w:rsid w:val="006F5B77"/>
    <w:rsid w:val="006F627E"/>
    <w:rsid w:val="006F693A"/>
    <w:rsid w:val="006F7D0E"/>
    <w:rsid w:val="007012AB"/>
    <w:rsid w:val="0070371F"/>
    <w:rsid w:val="007048A1"/>
    <w:rsid w:val="00704CA5"/>
    <w:rsid w:val="00704F38"/>
    <w:rsid w:val="007053F4"/>
    <w:rsid w:val="00705A9F"/>
    <w:rsid w:val="00705EEE"/>
    <w:rsid w:val="00706AE3"/>
    <w:rsid w:val="00706C67"/>
    <w:rsid w:val="00706FF0"/>
    <w:rsid w:val="00707874"/>
    <w:rsid w:val="00707969"/>
    <w:rsid w:val="00707FD6"/>
    <w:rsid w:val="00720EB5"/>
    <w:rsid w:val="00721CFB"/>
    <w:rsid w:val="00722EC9"/>
    <w:rsid w:val="00725A7A"/>
    <w:rsid w:val="0073031A"/>
    <w:rsid w:val="00730AA3"/>
    <w:rsid w:val="007314FB"/>
    <w:rsid w:val="0073445D"/>
    <w:rsid w:val="00734F49"/>
    <w:rsid w:val="00735029"/>
    <w:rsid w:val="0073545E"/>
    <w:rsid w:val="00735686"/>
    <w:rsid w:val="007374E6"/>
    <w:rsid w:val="00737CB2"/>
    <w:rsid w:val="007408BF"/>
    <w:rsid w:val="00740AF2"/>
    <w:rsid w:val="00740D78"/>
    <w:rsid w:val="00741B92"/>
    <w:rsid w:val="00742AD1"/>
    <w:rsid w:val="00742BB5"/>
    <w:rsid w:val="00743971"/>
    <w:rsid w:val="00744728"/>
    <w:rsid w:val="00745369"/>
    <w:rsid w:val="00745448"/>
    <w:rsid w:val="0074575C"/>
    <w:rsid w:val="007463FA"/>
    <w:rsid w:val="00747146"/>
    <w:rsid w:val="00747651"/>
    <w:rsid w:val="00747FE0"/>
    <w:rsid w:val="00751456"/>
    <w:rsid w:val="0075154E"/>
    <w:rsid w:val="007521FD"/>
    <w:rsid w:val="00752E23"/>
    <w:rsid w:val="00753613"/>
    <w:rsid w:val="00753921"/>
    <w:rsid w:val="00753D3A"/>
    <w:rsid w:val="00755BF5"/>
    <w:rsid w:val="007568BC"/>
    <w:rsid w:val="0076080E"/>
    <w:rsid w:val="00760F38"/>
    <w:rsid w:val="00762714"/>
    <w:rsid w:val="007628BB"/>
    <w:rsid w:val="007639A8"/>
    <w:rsid w:val="0077000F"/>
    <w:rsid w:val="00771385"/>
    <w:rsid w:val="007715B1"/>
    <w:rsid w:val="007724F7"/>
    <w:rsid w:val="00773D29"/>
    <w:rsid w:val="00774EA2"/>
    <w:rsid w:val="00775321"/>
    <w:rsid w:val="007766A5"/>
    <w:rsid w:val="007773D8"/>
    <w:rsid w:val="00780423"/>
    <w:rsid w:val="007818DD"/>
    <w:rsid w:val="00784DFA"/>
    <w:rsid w:val="00785208"/>
    <w:rsid w:val="007853FB"/>
    <w:rsid w:val="0078729F"/>
    <w:rsid w:val="00791850"/>
    <w:rsid w:val="00791CD4"/>
    <w:rsid w:val="007932A6"/>
    <w:rsid w:val="00793860"/>
    <w:rsid w:val="00796BD8"/>
    <w:rsid w:val="007A01FF"/>
    <w:rsid w:val="007A0BF2"/>
    <w:rsid w:val="007A0F93"/>
    <w:rsid w:val="007A39A5"/>
    <w:rsid w:val="007A3A36"/>
    <w:rsid w:val="007A490E"/>
    <w:rsid w:val="007A4D08"/>
    <w:rsid w:val="007A5ED5"/>
    <w:rsid w:val="007A730E"/>
    <w:rsid w:val="007A7814"/>
    <w:rsid w:val="007B0823"/>
    <w:rsid w:val="007B0BCB"/>
    <w:rsid w:val="007B1E61"/>
    <w:rsid w:val="007B210B"/>
    <w:rsid w:val="007B2272"/>
    <w:rsid w:val="007B3779"/>
    <w:rsid w:val="007B3B5C"/>
    <w:rsid w:val="007B3BB8"/>
    <w:rsid w:val="007B417E"/>
    <w:rsid w:val="007B48ED"/>
    <w:rsid w:val="007B4D0B"/>
    <w:rsid w:val="007B50E1"/>
    <w:rsid w:val="007B66C7"/>
    <w:rsid w:val="007B6EE8"/>
    <w:rsid w:val="007C0F58"/>
    <w:rsid w:val="007C2C0D"/>
    <w:rsid w:val="007C6FCE"/>
    <w:rsid w:val="007D1776"/>
    <w:rsid w:val="007D2C71"/>
    <w:rsid w:val="007D44C2"/>
    <w:rsid w:val="007D74B6"/>
    <w:rsid w:val="007E045E"/>
    <w:rsid w:val="007E2E5B"/>
    <w:rsid w:val="007E3185"/>
    <w:rsid w:val="007E394E"/>
    <w:rsid w:val="007E4449"/>
    <w:rsid w:val="007E4C8C"/>
    <w:rsid w:val="007E4E95"/>
    <w:rsid w:val="007E60B3"/>
    <w:rsid w:val="007E6AC2"/>
    <w:rsid w:val="007E714F"/>
    <w:rsid w:val="007E76D9"/>
    <w:rsid w:val="007F276B"/>
    <w:rsid w:val="007F4E4F"/>
    <w:rsid w:val="007F5366"/>
    <w:rsid w:val="007F76BD"/>
    <w:rsid w:val="0080075B"/>
    <w:rsid w:val="00800ABB"/>
    <w:rsid w:val="008011EB"/>
    <w:rsid w:val="008012AD"/>
    <w:rsid w:val="0080151D"/>
    <w:rsid w:val="0080318E"/>
    <w:rsid w:val="00804515"/>
    <w:rsid w:val="008047FE"/>
    <w:rsid w:val="00804FC1"/>
    <w:rsid w:val="008050DD"/>
    <w:rsid w:val="008058E3"/>
    <w:rsid w:val="00813480"/>
    <w:rsid w:val="00815BA0"/>
    <w:rsid w:val="00816EB1"/>
    <w:rsid w:val="00820A20"/>
    <w:rsid w:val="008216F5"/>
    <w:rsid w:val="00821D57"/>
    <w:rsid w:val="00822AEC"/>
    <w:rsid w:val="00823C69"/>
    <w:rsid w:val="00823DC1"/>
    <w:rsid w:val="00824846"/>
    <w:rsid w:val="008257FF"/>
    <w:rsid w:val="008271F2"/>
    <w:rsid w:val="008278C0"/>
    <w:rsid w:val="00830909"/>
    <w:rsid w:val="00830C09"/>
    <w:rsid w:val="00830E02"/>
    <w:rsid w:val="00831C00"/>
    <w:rsid w:val="00832393"/>
    <w:rsid w:val="008326D5"/>
    <w:rsid w:val="0083293F"/>
    <w:rsid w:val="008332E6"/>
    <w:rsid w:val="00833B8F"/>
    <w:rsid w:val="00833BA9"/>
    <w:rsid w:val="008343F6"/>
    <w:rsid w:val="00834C6B"/>
    <w:rsid w:val="00835809"/>
    <w:rsid w:val="00835E18"/>
    <w:rsid w:val="00836DD5"/>
    <w:rsid w:val="00837CCE"/>
    <w:rsid w:val="00841144"/>
    <w:rsid w:val="00843364"/>
    <w:rsid w:val="00844859"/>
    <w:rsid w:val="008467AF"/>
    <w:rsid w:val="0085077C"/>
    <w:rsid w:val="00852282"/>
    <w:rsid w:val="00853159"/>
    <w:rsid w:val="0085384B"/>
    <w:rsid w:val="008541CF"/>
    <w:rsid w:val="00854220"/>
    <w:rsid w:val="00854D70"/>
    <w:rsid w:val="00854E3B"/>
    <w:rsid w:val="008556A7"/>
    <w:rsid w:val="00855F5A"/>
    <w:rsid w:val="008561CD"/>
    <w:rsid w:val="008564FA"/>
    <w:rsid w:val="00856BF2"/>
    <w:rsid w:val="00857055"/>
    <w:rsid w:val="008618C0"/>
    <w:rsid w:val="00865B14"/>
    <w:rsid w:val="00867EAE"/>
    <w:rsid w:val="008713B8"/>
    <w:rsid w:val="0087251A"/>
    <w:rsid w:val="00872BD9"/>
    <w:rsid w:val="0087347C"/>
    <w:rsid w:val="00873D69"/>
    <w:rsid w:val="00874B7C"/>
    <w:rsid w:val="008774DD"/>
    <w:rsid w:val="00877B06"/>
    <w:rsid w:val="0088039D"/>
    <w:rsid w:val="00881291"/>
    <w:rsid w:val="0088317E"/>
    <w:rsid w:val="00884876"/>
    <w:rsid w:val="00884B2B"/>
    <w:rsid w:val="00884CE0"/>
    <w:rsid w:val="00884DF2"/>
    <w:rsid w:val="00886302"/>
    <w:rsid w:val="00886F41"/>
    <w:rsid w:val="00890EE1"/>
    <w:rsid w:val="008911E8"/>
    <w:rsid w:val="00891490"/>
    <w:rsid w:val="0089328D"/>
    <w:rsid w:val="00893C85"/>
    <w:rsid w:val="00894B24"/>
    <w:rsid w:val="00896425"/>
    <w:rsid w:val="00896C28"/>
    <w:rsid w:val="00896C77"/>
    <w:rsid w:val="008A0513"/>
    <w:rsid w:val="008A167B"/>
    <w:rsid w:val="008A1AEE"/>
    <w:rsid w:val="008A60A9"/>
    <w:rsid w:val="008A671A"/>
    <w:rsid w:val="008A700F"/>
    <w:rsid w:val="008B0968"/>
    <w:rsid w:val="008B1B9C"/>
    <w:rsid w:val="008B2345"/>
    <w:rsid w:val="008B2C35"/>
    <w:rsid w:val="008C2278"/>
    <w:rsid w:val="008C2A68"/>
    <w:rsid w:val="008C4517"/>
    <w:rsid w:val="008C4997"/>
    <w:rsid w:val="008C51EC"/>
    <w:rsid w:val="008C611E"/>
    <w:rsid w:val="008C69A5"/>
    <w:rsid w:val="008C6E1A"/>
    <w:rsid w:val="008C7BBA"/>
    <w:rsid w:val="008D16A9"/>
    <w:rsid w:val="008D466C"/>
    <w:rsid w:val="008D47A1"/>
    <w:rsid w:val="008D4C88"/>
    <w:rsid w:val="008D54BC"/>
    <w:rsid w:val="008D5730"/>
    <w:rsid w:val="008D59F1"/>
    <w:rsid w:val="008E0208"/>
    <w:rsid w:val="008E1827"/>
    <w:rsid w:val="008E2176"/>
    <w:rsid w:val="008E398C"/>
    <w:rsid w:val="008E42E7"/>
    <w:rsid w:val="008E4C70"/>
    <w:rsid w:val="008E5D96"/>
    <w:rsid w:val="008F0056"/>
    <w:rsid w:val="008F1DC0"/>
    <w:rsid w:val="008F24D5"/>
    <w:rsid w:val="008F256F"/>
    <w:rsid w:val="008F2A80"/>
    <w:rsid w:val="008F2B73"/>
    <w:rsid w:val="008F398D"/>
    <w:rsid w:val="008F46D6"/>
    <w:rsid w:val="008F50FD"/>
    <w:rsid w:val="008F7B3F"/>
    <w:rsid w:val="00902057"/>
    <w:rsid w:val="009021B6"/>
    <w:rsid w:val="00904333"/>
    <w:rsid w:val="0090555F"/>
    <w:rsid w:val="00906B1B"/>
    <w:rsid w:val="00910FE9"/>
    <w:rsid w:val="0091147A"/>
    <w:rsid w:val="009135CD"/>
    <w:rsid w:val="00913692"/>
    <w:rsid w:val="0091397B"/>
    <w:rsid w:val="0091546D"/>
    <w:rsid w:val="009165B0"/>
    <w:rsid w:val="00917352"/>
    <w:rsid w:val="009207F1"/>
    <w:rsid w:val="00923493"/>
    <w:rsid w:val="00924D03"/>
    <w:rsid w:val="00925401"/>
    <w:rsid w:val="0092755C"/>
    <w:rsid w:val="00927614"/>
    <w:rsid w:val="00930AE2"/>
    <w:rsid w:val="00932126"/>
    <w:rsid w:val="00932AC8"/>
    <w:rsid w:val="00932EBA"/>
    <w:rsid w:val="00934823"/>
    <w:rsid w:val="00934D64"/>
    <w:rsid w:val="0093590F"/>
    <w:rsid w:val="00936771"/>
    <w:rsid w:val="009373EE"/>
    <w:rsid w:val="009373FD"/>
    <w:rsid w:val="00940672"/>
    <w:rsid w:val="0094136B"/>
    <w:rsid w:val="009414F9"/>
    <w:rsid w:val="00944785"/>
    <w:rsid w:val="00945476"/>
    <w:rsid w:val="00945514"/>
    <w:rsid w:val="009469DD"/>
    <w:rsid w:val="0094718A"/>
    <w:rsid w:val="00952992"/>
    <w:rsid w:val="00952F68"/>
    <w:rsid w:val="009540FC"/>
    <w:rsid w:val="0095502F"/>
    <w:rsid w:val="0095582D"/>
    <w:rsid w:val="009568BC"/>
    <w:rsid w:val="009572DC"/>
    <w:rsid w:val="00957377"/>
    <w:rsid w:val="00960CB0"/>
    <w:rsid w:val="00961415"/>
    <w:rsid w:val="00963151"/>
    <w:rsid w:val="00964E41"/>
    <w:rsid w:val="00965163"/>
    <w:rsid w:val="009651EC"/>
    <w:rsid w:val="00965A9F"/>
    <w:rsid w:val="009671CF"/>
    <w:rsid w:val="00967F6E"/>
    <w:rsid w:val="00970EEE"/>
    <w:rsid w:val="009727F6"/>
    <w:rsid w:val="009730E8"/>
    <w:rsid w:val="009760A7"/>
    <w:rsid w:val="00976345"/>
    <w:rsid w:val="00977BA3"/>
    <w:rsid w:val="0098070E"/>
    <w:rsid w:val="00980AEE"/>
    <w:rsid w:val="00982CBF"/>
    <w:rsid w:val="009830BD"/>
    <w:rsid w:val="00984F2A"/>
    <w:rsid w:val="009855AC"/>
    <w:rsid w:val="00985FBC"/>
    <w:rsid w:val="009863A3"/>
    <w:rsid w:val="00990093"/>
    <w:rsid w:val="00990FE3"/>
    <w:rsid w:val="00995FF8"/>
    <w:rsid w:val="00997D5F"/>
    <w:rsid w:val="009A0318"/>
    <w:rsid w:val="009A196C"/>
    <w:rsid w:val="009A1A66"/>
    <w:rsid w:val="009A21C4"/>
    <w:rsid w:val="009A474F"/>
    <w:rsid w:val="009A4B5A"/>
    <w:rsid w:val="009A4CDB"/>
    <w:rsid w:val="009A7616"/>
    <w:rsid w:val="009B0186"/>
    <w:rsid w:val="009B186F"/>
    <w:rsid w:val="009B18FD"/>
    <w:rsid w:val="009B1E24"/>
    <w:rsid w:val="009B34AE"/>
    <w:rsid w:val="009B37ED"/>
    <w:rsid w:val="009B3BAE"/>
    <w:rsid w:val="009B6132"/>
    <w:rsid w:val="009B7771"/>
    <w:rsid w:val="009B7A07"/>
    <w:rsid w:val="009B7B3F"/>
    <w:rsid w:val="009C0021"/>
    <w:rsid w:val="009C0BF3"/>
    <w:rsid w:val="009C6555"/>
    <w:rsid w:val="009C7663"/>
    <w:rsid w:val="009D0B42"/>
    <w:rsid w:val="009D23A3"/>
    <w:rsid w:val="009D3D00"/>
    <w:rsid w:val="009D5ACF"/>
    <w:rsid w:val="009D62C0"/>
    <w:rsid w:val="009D63FA"/>
    <w:rsid w:val="009D683F"/>
    <w:rsid w:val="009E0377"/>
    <w:rsid w:val="009E088D"/>
    <w:rsid w:val="009E163B"/>
    <w:rsid w:val="009E1C65"/>
    <w:rsid w:val="009E1E35"/>
    <w:rsid w:val="009E1ED9"/>
    <w:rsid w:val="009E3C47"/>
    <w:rsid w:val="009E4978"/>
    <w:rsid w:val="009E4C35"/>
    <w:rsid w:val="009E6C9F"/>
    <w:rsid w:val="009E76D7"/>
    <w:rsid w:val="009E7BC7"/>
    <w:rsid w:val="009E7CCD"/>
    <w:rsid w:val="009E7FEB"/>
    <w:rsid w:val="009F0D13"/>
    <w:rsid w:val="009F16E0"/>
    <w:rsid w:val="009F2773"/>
    <w:rsid w:val="009F299D"/>
    <w:rsid w:val="009F31A5"/>
    <w:rsid w:val="009F320F"/>
    <w:rsid w:val="009F3614"/>
    <w:rsid w:val="009F3BE5"/>
    <w:rsid w:val="009F3E2D"/>
    <w:rsid w:val="009F4055"/>
    <w:rsid w:val="009F5A83"/>
    <w:rsid w:val="009F5B06"/>
    <w:rsid w:val="009F67D2"/>
    <w:rsid w:val="009F6CF4"/>
    <w:rsid w:val="009F739E"/>
    <w:rsid w:val="00A02581"/>
    <w:rsid w:val="00A03861"/>
    <w:rsid w:val="00A0408E"/>
    <w:rsid w:val="00A05573"/>
    <w:rsid w:val="00A05FE8"/>
    <w:rsid w:val="00A060FA"/>
    <w:rsid w:val="00A06EAD"/>
    <w:rsid w:val="00A07491"/>
    <w:rsid w:val="00A1006F"/>
    <w:rsid w:val="00A1064F"/>
    <w:rsid w:val="00A10D81"/>
    <w:rsid w:val="00A1122B"/>
    <w:rsid w:val="00A16FC1"/>
    <w:rsid w:val="00A20B1C"/>
    <w:rsid w:val="00A2160B"/>
    <w:rsid w:val="00A226CF"/>
    <w:rsid w:val="00A249A6"/>
    <w:rsid w:val="00A2633D"/>
    <w:rsid w:val="00A2712D"/>
    <w:rsid w:val="00A2779A"/>
    <w:rsid w:val="00A27D30"/>
    <w:rsid w:val="00A27FCD"/>
    <w:rsid w:val="00A31124"/>
    <w:rsid w:val="00A32C46"/>
    <w:rsid w:val="00A33C7C"/>
    <w:rsid w:val="00A352A6"/>
    <w:rsid w:val="00A36541"/>
    <w:rsid w:val="00A36845"/>
    <w:rsid w:val="00A3762A"/>
    <w:rsid w:val="00A40191"/>
    <w:rsid w:val="00A4026C"/>
    <w:rsid w:val="00A403BC"/>
    <w:rsid w:val="00A41CE2"/>
    <w:rsid w:val="00A44152"/>
    <w:rsid w:val="00A4454D"/>
    <w:rsid w:val="00A44E98"/>
    <w:rsid w:val="00A4656B"/>
    <w:rsid w:val="00A50B0F"/>
    <w:rsid w:val="00A51BA9"/>
    <w:rsid w:val="00A55432"/>
    <w:rsid w:val="00A55A23"/>
    <w:rsid w:val="00A5692B"/>
    <w:rsid w:val="00A60EDE"/>
    <w:rsid w:val="00A612A4"/>
    <w:rsid w:val="00A62EDC"/>
    <w:rsid w:val="00A62FF1"/>
    <w:rsid w:val="00A64A36"/>
    <w:rsid w:val="00A64B40"/>
    <w:rsid w:val="00A67D72"/>
    <w:rsid w:val="00A7007D"/>
    <w:rsid w:val="00A71B9B"/>
    <w:rsid w:val="00A73E38"/>
    <w:rsid w:val="00A7534A"/>
    <w:rsid w:val="00A76182"/>
    <w:rsid w:val="00A76DF1"/>
    <w:rsid w:val="00A7743F"/>
    <w:rsid w:val="00A80555"/>
    <w:rsid w:val="00A80C07"/>
    <w:rsid w:val="00A81895"/>
    <w:rsid w:val="00A81C43"/>
    <w:rsid w:val="00A82F90"/>
    <w:rsid w:val="00A85487"/>
    <w:rsid w:val="00A8567C"/>
    <w:rsid w:val="00A85AF6"/>
    <w:rsid w:val="00A92B31"/>
    <w:rsid w:val="00A937B3"/>
    <w:rsid w:val="00A94438"/>
    <w:rsid w:val="00A964DC"/>
    <w:rsid w:val="00A97036"/>
    <w:rsid w:val="00AA0E5A"/>
    <w:rsid w:val="00AA1645"/>
    <w:rsid w:val="00AA2A55"/>
    <w:rsid w:val="00AA2C86"/>
    <w:rsid w:val="00AA2D27"/>
    <w:rsid w:val="00AA5B11"/>
    <w:rsid w:val="00AA5D87"/>
    <w:rsid w:val="00AA661D"/>
    <w:rsid w:val="00AB09F7"/>
    <w:rsid w:val="00AB14E7"/>
    <w:rsid w:val="00AB1F22"/>
    <w:rsid w:val="00AB5CAF"/>
    <w:rsid w:val="00AB6A92"/>
    <w:rsid w:val="00AC07D3"/>
    <w:rsid w:val="00AC1806"/>
    <w:rsid w:val="00AC2256"/>
    <w:rsid w:val="00AC2F29"/>
    <w:rsid w:val="00AC4713"/>
    <w:rsid w:val="00AC57F7"/>
    <w:rsid w:val="00AC6143"/>
    <w:rsid w:val="00AC7137"/>
    <w:rsid w:val="00AD28A9"/>
    <w:rsid w:val="00AD2DE1"/>
    <w:rsid w:val="00AD5E0B"/>
    <w:rsid w:val="00AD61D2"/>
    <w:rsid w:val="00AD70E4"/>
    <w:rsid w:val="00AD7B56"/>
    <w:rsid w:val="00AE1106"/>
    <w:rsid w:val="00AE2218"/>
    <w:rsid w:val="00AE2571"/>
    <w:rsid w:val="00AE283A"/>
    <w:rsid w:val="00AE4F6B"/>
    <w:rsid w:val="00AE54D8"/>
    <w:rsid w:val="00AE72F3"/>
    <w:rsid w:val="00AE741D"/>
    <w:rsid w:val="00AE7B04"/>
    <w:rsid w:val="00AF01BF"/>
    <w:rsid w:val="00AF08D3"/>
    <w:rsid w:val="00AF1953"/>
    <w:rsid w:val="00AF1ABD"/>
    <w:rsid w:val="00AF36EB"/>
    <w:rsid w:val="00AF3EFE"/>
    <w:rsid w:val="00AF4062"/>
    <w:rsid w:val="00AF5FF4"/>
    <w:rsid w:val="00AF6247"/>
    <w:rsid w:val="00AF63D4"/>
    <w:rsid w:val="00AF71D9"/>
    <w:rsid w:val="00B01542"/>
    <w:rsid w:val="00B01EB3"/>
    <w:rsid w:val="00B051CB"/>
    <w:rsid w:val="00B11CC6"/>
    <w:rsid w:val="00B13459"/>
    <w:rsid w:val="00B136D3"/>
    <w:rsid w:val="00B1509D"/>
    <w:rsid w:val="00B20A4B"/>
    <w:rsid w:val="00B21A8C"/>
    <w:rsid w:val="00B25237"/>
    <w:rsid w:val="00B2566D"/>
    <w:rsid w:val="00B26BD6"/>
    <w:rsid w:val="00B26C8D"/>
    <w:rsid w:val="00B30AF9"/>
    <w:rsid w:val="00B3141B"/>
    <w:rsid w:val="00B31723"/>
    <w:rsid w:val="00B31932"/>
    <w:rsid w:val="00B31EE9"/>
    <w:rsid w:val="00B322D3"/>
    <w:rsid w:val="00B32A20"/>
    <w:rsid w:val="00B33E4D"/>
    <w:rsid w:val="00B3444D"/>
    <w:rsid w:val="00B3495E"/>
    <w:rsid w:val="00B35443"/>
    <w:rsid w:val="00B35CD9"/>
    <w:rsid w:val="00B36038"/>
    <w:rsid w:val="00B3668C"/>
    <w:rsid w:val="00B400F4"/>
    <w:rsid w:val="00B412E3"/>
    <w:rsid w:val="00B4147E"/>
    <w:rsid w:val="00B41BEF"/>
    <w:rsid w:val="00B44287"/>
    <w:rsid w:val="00B475A1"/>
    <w:rsid w:val="00B47912"/>
    <w:rsid w:val="00B47E45"/>
    <w:rsid w:val="00B50B69"/>
    <w:rsid w:val="00B51910"/>
    <w:rsid w:val="00B5256A"/>
    <w:rsid w:val="00B526BE"/>
    <w:rsid w:val="00B53135"/>
    <w:rsid w:val="00B53FBC"/>
    <w:rsid w:val="00B54179"/>
    <w:rsid w:val="00B544C1"/>
    <w:rsid w:val="00B566A2"/>
    <w:rsid w:val="00B62B3A"/>
    <w:rsid w:val="00B62E75"/>
    <w:rsid w:val="00B6346D"/>
    <w:rsid w:val="00B63D36"/>
    <w:rsid w:val="00B63FD3"/>
    <w:rsid w:val="00B64370"/>
    <w:rsid w:val="00B665C5"/>
    <w:rsid w:val="00B70CD1"/>
    <w:rsid w:val="00B72BF9"/>
    <w:rsid w:val="00B734D9"/>
    <w:rsid w:val="00B7392B"/>
    <w:rsid w:val="00B73F94"/>
    <w:rsid w:val="00B7593D"/>
    <w:rsid w:val="00B7760C"/>
    <w:rsid w:val="00B776D3"/>
    <w:rsid w:val="00B80252"/>
    <w:rsid w:val="00B810EE"/>
    <w:rsid w:val="00B812E8"/>
    <w:rsid w:val="00B82B20"/>
    <w:rsid w:val="00B847B9"/>
    <w:rsid w:val="00B863DC"/>
    <w:rsid w:val="00B87B5A"/>
    <w:rsid w:val="00B9038C"/>
    <w:rsid w:val="00B903A0"/>
    <w:rsid w:val="00B9048F"/>
    <w:rsid w:val="00B914F2"/>
    <w:rsid w:val="00B94DF1"/>
    <w:rsid w:val="00B96645"/>
    <w:rsid w:val="00BA0247"/>
    <w:rsid w:val="00BA07E4"/>
    <w:rsid w:val="00BA0920"/>
    <w:rsid w:val="00BA0C8F"/>
    <w:rsid w:val="00BA0E54"/>
    <w:rsid w:val="00BA12D2"/>
    <w:rsid w:val="00BA3F32"/>
    <w:rsid w:val="00BA5044"/>
    <w:rsid w:val="00BA6566"/>
    <w:rsid w:val="00BA65C4"/>
    <w:rsid w:val="00BA70E8"/>
    <w:rsid w:val="00BB00A0"/>
    <w:rsid w:val="00BB0C9F"/>
    <w:rsid w:val="00BB16F2"/>
    <w:rsid w:val="00BB1BFA"/>
    <w:rsid w:val="00BB1D43"/>
    <w:rsid w:val="00BB1F25"/>
    <w:rsid w:val="00BB2241"/>
    <w:rsid w:val="00BB354F"/>
    <w:rsid w:val="00BB36EC"/>
    <w:rsid w:val="00BB3A2B"/>
    <w:rsid w:val="00BB5EFE"/>
    <w:rsid w:val="00BC206A"/>
    <w:rsid w:val="00BC3502"/>
    <w:rsid w:val="00BC3B46"/>
    <w:rsid w:val="00BC6A40"/>
    <w:rsid w:val="00BC76BD"/>
    <w:rsid w:val="00BD0E45"/>
    <w:rsid w:val="00BD0EB8"/>
    <w:rsid w:val="00BD1D21"/>
    <w:rsid w:val="00BD227C"/>
    <w:rsid w:val="00BD2684"/>
    <w:rsid w:val="00BD2BC8"/>
    <w:rsid w:val="00BD3998"/>
    <w:rsid w:val="00BD4263"/>
    <w:rsid w:val="00BD4D6E"/>
    <w:rsid w:val="00BD5658"/>
    <w:rsid w:val="00BD629A"/>
    <w:rsid w:val="00BD6CA8"/>
    <w:rsid w:val="00BE17B0"/>
    <w:rsid w:val="00BE3748"/>
    <w:rsid w:val="00BE45FC"/>
    <w:rsid w:val="00BE68C7"/>
    <w:rsid w:val="00BF0E2B"/>
    <w:rsid w:val="00BF1182"/>
    <w:rsid w:val="00BF12A7"/>
    <w:rsid w:val="00BF38AE"/>
    <w:rsid w:val="00BF5CBF"/>
    <w:rsid w:val="00BF5E1C"/>
    <w:rsid w:val="00BF7627"/>
    <w:rsid w:val="00C00D56"/>
    <w:rsid w:val="00C01199"/>
    <w:rsid w:val="00C02839"/>
    <w:rsid w:val="00C04A77"/>
    <w:rsid w:val="00C061C8"/>
    <w:rsid w:val="00C07016"/>
    <w:rsid w:val="00C102BF"/>
    <w:rsid w:val="00C12938"/>
    <w:rsid w:val="00C147F4"/>
    <w:rsid w:val="00C15EED"/>
    <w:rsid w:val="00C164DE"/>
    <w:rsid w:val="00C1686A"/>
    <w:rsid w:val="00C17296"/>
    <w:rsid w:val="00C2070E"/>
    <w:rsid w:val="00C21D19"/>
    <w:rsid w:val="00C21EE2"/>
    <w:rsid w:val="00C23C04"/>
    <w:rsid w:val="00C23F86"/>
    <w:rsid w:val="00C248EE"/>
    <w:rsid w:val="00C2704F"/>
    <w:rsid w:val="00C2708B"/>
    <w:rsid w:val="00C31270"/>
    <w:rsid w:val="00C31786"/>
    <w:rsid w:val="00C33C18"/>
    <w:rsid w:val="00C3419B"/>
    <w:rsid w:val="00C360CB"/>
    <w:rsid w:val="00C36223"/>
    <w:rsid w:val="00C36890"/>
    <w:rsid w:val="00C37FA6"/>
    <w:rsid w:val="00C40C83"/>
    <w:rsid w:val="00C41FB8"/>
    <w:rsid w:val="00C41FE2"/>
    <w:rsid w:val="00C42AFF"/>
    <w:rsid w:val="00C43A86"/>
    <w:rsid w:val="00C43D50"/>
    <w:rsid w:val="00C452FF"/>
    <w:rsid w:val="00C46D38"/>
    <w:rsid w:val="00C46ED3"/>
    <w:rsid w:val="00C4707E"/>
    <w:rsid w:val="00C50502"/>
    <w:rsid w:val="00C5257D"/>
    <w:rsid w:val="00C525BF"/>
    <w:rsid w:val="00C547AD"/>
    <w:rsid w:val="00C61BCE"/>
    <w:rsid w:val="00C61C25"/>
    <w:rsid w:val="00C620D8"/>
    <w:rsid w:val="00C62E58"/>
    <w:rsid w:val="00C63B2A"/>
    <w:rsid w:val="00C64FA4"/>
    <w:rsid w:val="00C66E2C"/>
    <w:rsid w:val="00C674E2"/>
    <w:rsid w:val="00C702A3"/>
    <w:rsid w:val="00C7170C"/>
    <w:rsid w:val="00C7186C"/>
    <w:rsid w:val="00C71EBC"/>
    <w:rsid w:val="00C74C3F"/>
    <w:rsid w:val="00C7548F"/>
    <w:rsid w:val="00C75849"/>
    <w:rsid w:val="00C779CF"/>
    <w:rsid w:val="00C77B62"/>
    <w:rsid w:val="00C77EB6"/>
    <w:rsid w:val="00C8404A"/>
    <w:rsid w:val="00C8412B"/>
    <w:rsid w:val="00C84BE1"/>
    <w:rsid w:val="00C84F1D"/>
    <w:rsid w:val="00C90CAE"/>
    <w:rsid w:val="00C9249F"/>
    <w:rsid w:val="00C9250A"/>
    <w:rsid w:val="00C945ED"/>
    <w:rsid w:val="00C948FF"/>
    <w:rsid w:val="00C94F0A"/>
    <w:rsid w:val="00CA0EDA"/>
    <w:rsid w:val="00CA183B"/>
    <w:rsid w:val="00CA1AD7"/>
    <w:rsid w:val="00CA6635"/>
    <w:rsid w:val="00CA7A47"/>
    <w:rsid w:val="00CB06E5"/>
    <w:rsid w:val="00CB2209"/>
    <w:rsid w:val="00CB2432"/>
    <w:rsid w:val="00CB2DA2"/>
    <w:rsid w:val="00CB40FD"/>
    <w:rsid w:val="00CB57CB"/>
    <w:rsid w:val="00CB64BB"/>
    <w:rsid w:val="00CB7BD0"/>
    <w:rsid w:val="00CC23E7"/>
    <w:rsid w:val="00CC3A0B"/>
    <w:rsid w:val="00CC3D27"/>
    <w:rsid w:val="00CC458C"/>
    <w:rsid w:val="00CC4F28"/>
    <w:rsid w:val="00CC5957"/>
    <w:rsid w:val="00CC6150"/>
    <w:rsid w:val="00CC65E0"/>
    <w:rsid w:val="00CC696F"/>
    <w:rsid w:val="00CC75C2"/>
    <w:rsid w:val="00CC7AF4"/>
    <w:rsid w:val="00CD19D0"/>
    <w:rsid w:val="00CD4888"/>
    <w:rsid w:val="00CD4A69"/>
    <w:rsid w:val="00CD5164"/>
    <w:rsid w:val="00CD63CB"/>
    <w:rsid w:val="00CE09E3"/>
    <w:rsid w:val="00CE180B"/>
    <w:rsid w:val="00CE1D6C"/>
    <w:rsid w:val="00CE21AA"/>
    <w:rsid w:val="00CE2B26"/>
    <w:rsid w:val="00CE4B11"/>
    <w:rsid w:val="00CF0B0A"/>
    <w:rsid w:val="00CF15B4"/>
    <w:rsid w:val="00CF25D7"/>
    <w:rsid w:val="00CF2C1D"/>
    <w:rsid w:val="00CF35A5"/>
    <w:rsid w:val="00CF3E3F"/>
    <w:rsid w:val="00CF7D96"/>
    <w:rsid w:val="00D0215A"/>
    <w:rsid w:val="00D03B0B"/>
    <w:rsid w:val="00D0403E"/>
    <w:rsid w:val="00D058D7"/>
    <w:rsid w:val="00D0616C"/>
    <w:rsid w:val="00D061B2"/>
    <w:rsid w:val="00D12D53"/>
    <w:rsid w:val="00D176A9"/>
    <w:rsid w:val="00D21BB7"/>
    <w:rsid w:val="00D2313C"/>
    <w:rsid w:val="00D24D22"/>
    <w:rsid w:val="00D30952"/>
    <w:rsid w:val="00D30A7F"/>
    <w:rsid w:val="00D30BDD"/>
    <w:rsid w:val="00D3210F"/>
    <w:rsid w:val="00D35298"/>
    <w:rsid w:val="00D35352"/>
    <w:rsid w:val="00D37318"/>
    <w:rsid w:val="00D42FCD"/>
    <w:rsid w:val="00D431B1"/>
    <w:rsid w:val="00D43744"/>
    <w:rsid w:val="00D43B6D"/>
    <w:rsid w:val="00D440AF"/>
    <w:rsid w:val="00D45142"/>
    <w:rsid w:val="00D458C0"/>
    <w:rsid w:val="00D459F2"/>
    <w:rsid w:val="00D45B8F"/>
    <w:rsid w:val="00D472EE"/>
    <w:rsid w:val="00D47A9B"/>
    <w:rsid w:val="00D506C1"/>
    <w:rsid w:val="00D51516"/>
    <w:rsid w:val="00D51730"/>
    <w:rsid w:val="00D51E89"/>
    <w:rsid w:val="00D543CA"/>
    <w:rsid w:val="00D5590C"/>
    <w:rsid w:val="00D55FFB"/>
    <w:rsid w:val="00D5624A"/>
    <w:rsid w:val="00D571B4"/>
    <w:rsid w:val="00D60907"/>
    <w:rsid w:val="00D6236F"/>
    <w:rsid w:val="00D646D9"/>
    <w:rsid w:val="00D65F25"/>
    <w:rsid w:val="00D66E89"/>
    <w:rsid w:val="00D67EDC"/>
    <w:rsid w:val="00D71720"/>
    <w:rsid w:val="00D72CED"/>
    <w:rsid w:val="00D7337A"/>
    <w:rsid w:val="00D736DC"/>
    <w:rsid w:val="00D745B6"/>
    <w:rsid w:val="00D74963"/>
    <w:rsid w:val="00D74B60"/>
    <w:rsid w:val="00D76AED"/>
    <w:rsid w:val="00D76E0B"/>
    <w:rsid w:val="00D76EB7"/>
    <w:rsid w:val="00D7732B"/>
    <w:rsid w:val="00D8044F"/>
    <w:rsid w:val="00D818AE"/>
    <w:rsid w:val="00D82E8E"/>
    <w:rsid w:val="00D837C4"/>
    <w:rsid w:val="00D8507F"/>
    <w:rsid w:val="00D86BC0"/>
    <w:rsid w:val="00D90E3F"/>
    <w:rsid w:val="00D95E78"/>
    <w:rsid w:val="00D96EAA"/>
    <w:rsid w:val="00DA015E"/>
    <w:rsid w:val="00DA0ABE"/>
    <w:rsid w:val="00DA1F69"/>
    <w:rsid w:val="00DA285A"/>
    <w:rsid w:val="00DA33BD"/>
    <w:rsid w:val="00DA33F7"/>
    <w:rsid w:val="00DA3803"/>
    <w:rsid w:val="00DA3E96"/>
    <w:rsid w:val="00DA4F44"/>
    <w:rsid w:val="00DA685E"/>
    <w:rsid w:val="00DA6B32"/>
    <w:rsid w:val="00DA7B23"/>
    <w:rsid w:val="00DB019F"/>
    <w:rsid w:val="00DB0371"/>
    <w:rsid w:val="00DB0995"/>
    <w:rsid w:val="00DB0BA2"/>
    <w:rsid w:val="00DB1D93"/>
    <w:rsid w:val="00DB203E"/>
    <w:rsid w:val="00DB56C4"/>
    <w:rsid w:val="00DB624F"/>
    <w:rsid w:val="00DB668D"/>
    <w:rsid w:val="00DB746C"/>
    <w:rsid w:val="00DB797C"/>
    <w:rsid w:val="00DC3F00"/>
    <w:rsid w:val="00DC6738"/>
    <w:rsid w:val="00DC7408"/>
    <w:rsid w:val="00DC76F5"/>
    <w:rsid w:val="00DC7971"/>
    <w:rsid w:val="00DD0095"/>
    <w:rsid w:val="00DD2125"/>
    <w:rsid w:val="00DD23E4"/>
    <w:rsid w:val="00DD38D5"/>
    <w:rsid w:val="00DD43C6"/>
    <w:rsid w:val="00DD51A6"/>
    <w:rsid w:val="00DD715F"/>
    <w:rsid w:val="00DE0742"/>
    <w:rsid w:val="00DE231A"/>
    <w:rsid w:val="00DE2A0C"/>
    <w:rsid w:val="00DE3CF5"/>
    <w:rsid w:val="00DE47E1"/>
    <w:rsid w:val="00DE5930"/>
    <w:rsid w:val="00DE5CE5"/>
    <w:rsid w:val="00DE6094"/>
    <w:rsid w:val="00DE72DE"/>
    <w:rsid w:val="00DE7CDE"/>
    <w:rsid w:val="00DF36B8"/>
    <w:rsid w:val="00DF3E06"/>
    <w:rsid w:val="00DF3E50"/>
    <w:rsid w:val="00DF621E"/>
    <w:rsid w:val="00E00EC0"/>
    <w:rsid w:val="00E015A8"/>
    <w:rsid w:val="00E02F4A"/>
    <w:rsid w:val="00E0458D"/>
    <w:rsid w:val="00E06853"/>
    <w:rsid w:val="00E11E35"/>
    <w:rsid w:val="00E12869"/>
    <w:rsid w:val="00E12C88"/>
    <w:rsid w:val="00E12ED9"/>
    <w:rsid w:val="00E1409C"/>
    <w:rsid w:val="00E17127"/>
    <w:rsid w:val="00E179BE"/>
    <w:rsid w:val="00E2022A"/>
    <w:rsid w:val="00E20551"/>
    <w:rsid w:val="00E21ECA"/>
    <w:rsid w:val="00E227B2"/>
    <w:rsid w:val="00E23B31"/>
    <w:rsid w:val="00E2425D"/>
    <w:rsid w:val="00E25728"/>
    <w:rsid w:val="00E25935"/>
    <w:rsid w:val="00E269B4"/>
    <w:rsid w:val="00E26B1E"/>
    <w:rsid w:val="00E271FB"/>
    <w:rsid w:val="00E304FF"/>
    <w:rsid w:val="00E30ABD"/>
    <w:rsid w:val="00E31B06"/>
    <w:rsid w:val="00E3219F"/>
    <w:rsid w:val="00E33138"/>
    <w:rsid w:val="00E3359B"/>
    <w:rsid w:val="00E33898"/>
    <w:rsid w:val="00E3394E"/>
    <w:rsid w:val="00E33A2A"/>
    <w:rsid w:val="00E375DA"/>
    <w:rsid w:val="00E37759"/>
    <w:rsid w:val="00E41371"/>
    <w:rsid w:val="00E4164C"/>
    <w:rsid w:val="00E423D5"/>
    <w:rsid w:val="00E42806"/>
    <w:rsid w:val="00E444FF"/>
    <w:rsid w:val="00E448A0"/>
    <w:rsid w:val="00E4705C"/>
    <w:rsid w:val="00E504C4"/>
    <w:rsid w:val="00E50F1C"/>
    <w:rsid w:val="00E51249"/>
    <w:rsid w:val="00E55228"/>
    <w:rsid w:val="00E56FC9"/>
    <w:rsid w:val="00E57429"/>
    <w:rsid w:val="00E57FCB"/>
    <w:rsid w:val="00E6153E"/>
    <w:rsid w:val="00E633AD"/>
    <w:rsid w:val="00E64A2A"/>
    <w:rsid w:val="00E65159"/>
    <w:rsid w:val="00E652D9"/>
    <w:rsid w:val="00E65C07"/>
    <w:rsid w:val="00E6672D"/>
    <w:rsid w:val="00E67EFB"/>
    <w:rsid w:val="00E7110F"/>
    <w:rsid w:val="00E71B1C"/>
    <w:rsid w:val="00E74B97"/>
    <w:rsid w:val="00E74F9B"/>
    <w:rsid w:val="00E77AAC"/>
    <w:rsid w:val="00E77DCC"/>
    <w:rsid w:val="00E8034B"/>
    <w:rsid w:val="00E81482"/>
    <w:rsid w:val="00E83028"/>
    <w:rsid w:val="00E83C3A"/>
    <w:rsid w:val="00E841E8"/>
    <w:rsid w:val="00E861BB"/>
    <w:rsid w:val="00E90BC3"/>
    <w:rsid w:val="00E91DDD"/>
    <w:rsid w:val="00E92741"/>
    <w:rsid w:val="00E95DB3"/>
    <w:rsid w:val="00E95EFB"/>
    <w:rsid w:val="00EA0297"/>
    <w:rsid w:val="00EA0336"/>
    <w:rsid w:val="00EA2E60"/>
    <w:rsid w:val="00EA3774"/>
    <w:rsid w:val="00EA3976"/>
    <w:rsid w:val="00EA4ADB"/>
    <w:rsid w:val="00EA509B"/>
    <w:rsid w:val="00EA607E"/>
    <w:rsid w:val="00EA613E"/>
    <w:rsid w:val="00EA7B11"/>
    <w:rsid w:val="00EB22D6"/>
    <w:rsid w:val="00EB3529"/>
    <w:rsid w:val="00EB5AA2"/>
    <w:rsid w:val="00EB5E7F"/>
    <w:rsid w:val="00EC1B76"/>
    <w:rsid w:val="00EC4296"/>
    <w:rsid w:val="00EC4C5A"/>
    <w:rsid w:val="00EC4EEB"/>
    <w:rsid w:val="00EC5C10"/>
    <w:rsid w:val="00EC5E58"/>
    <w:rsid w:val="00EC68F9"/>
    <w:rsid w:val="00EC74B7"/>
    <w:rsid w:val="00ED15F7"/>
    <w:rsid w:val="00ED209F"/>
    <w:rsid w:val="00ED3E84"/>
    <w:rsid w:val="00ED4A21"/>
    <w:rsid w:val="00ED503D"/>
    <w:rsid w:val="00ED5A6E"/>
    <w:rsid w:val="00ED5CB8"/>
    <w:rsid w:val="00ED5EA9"/>
    <w:rsid w:val="00ED6BE5"/>
    <w:rsid w:val="00ED6CF6"/>
    <w:rsid w:val="00ED7DF6"/>
    <w:rsid w:val="00EE11E1"/>
    <w:rsid w:val="00EE49CB"/>
    <w:rsid w:val="00EE6430"/>
    <w:rsid w:val="00EE680B"/>
    <w:rsid w:val="00EE795E"/>
    <w:rsid w:val="00EE7FB8"/>
    <w:rsid w:val="00EF02A9"/>
    <w:rsid w:val="00EF1974"/>
    <w:rsid w:val="00EF37B8"/>
    <w:rsid w:val="00EF42D6"/>
    <w:rsid w:val="00EF6A81"/>
    <w:rsid w:val="00F006A5"/>
    <w:rsid w:val="00F008DC"/>
    <w:rsid w:val="00F033C2"/>
    <w:rsid w:val="00F03946"/>
    <w:rsid w:val="00F03B5A"/>
    <w:rsid w:val="00F04646"/>
    <w:rsid w:val="00F046C7"/>
    <w:rsid w:val="00F05854"/>
    <w:rsid w:val="00F10A06"/>
    <w:rsid w:val="00F110D1"/>
    <w:rsid w:val="00F1251B"/>
    <w:rsid w:val="00F12E6D"/>
    <w:rsid w:val="00F15724"/>
    <w:rsid w:val="00F17871"/>
    <w:rsid w:val="00F20733"/>
    <w:rsid w:val="00F20AA4"/>
    <w:rsid w:val="00F22DF5"/>
    <w:rsid w:val="00F23B69"/>
    <w:rsid w:val="00F24286"/>
    <w:rsid w:val="00F2723F"/>
    <w:rsid w:val="00F31881"/>
    <w:rsid w:val="00F31D00"/>
    <w:rsid w:val="00F325A2"/>
    <w:rsid w:val="00F35497"/>
    <w:rsid w:val="00F37CA2"/>
    <w:rsid w:val="00F40301"/>
    <w:rsid w:val="00F411B2"/>
    <w:rsid w:val="00F414AB"/>
    <w:rsid w:val="00F43297"/>
    <w:rsid w:val="00F438D2"/>
    <w:rsid w:val="00F43956"/>
    <w:rsid w:val="00F4401E"/>
    <w:rsid w:val="00F445D9"/>
    <w:rsid w:val="00F44F8A"/>
    <w:rsid w:val="00F45EB5"/>
    <w:rsid w:val="00F46053"/>
    <w:rsid w:val="00F4674B"/>
    <w:rsid w:val="00F470CB"/>
    <w:rsid w:val="00F50F06"/>
    <w:rsid w:val="00F52226"/>
    <w:rsid w:val="00F5444D"/>
    <w:rsid w:val="00F5480E"/>
    <w:rsid w:val="00F56123"/>
    <w:rsid w:val="00F56A05"/>
    <w:rsid w:val="00F57D0D"/>
    <w:rsid w:val="00F57FFA"/>
    <w:rsid w:val="00F60C5F"/>
    <w:rsid w:val="00F61814"/>
    <w:rsid w:val="00F620F6"/>
    <w:rsid w:val="00F62556"/>
    <w:rsid w:val="00F62D84"/>
    <w:rsid w:val="00F6302A"/>
    <w:rsid w:val="00F63A9C"/>
    <w:rsid w:val="00F656D2"/>
    <w:rsid w:val="00F6604D"/>
    <w:rsid w:val="00F6624A"/>
    <w:rsid w:val="00F67F59"/>
    <w:rsid w:val="00F707B6"/>
    <w:rsid w:val="00F72A9C"/>
    <w:rsid w:val="00F7329F"/>
    <w:rsid w:val="00F74C16"/>
    <w:rsid w:val="00F75CA0"/>
    <w:rsid w:val="00F75E2E"/>
    <w:rsid w:val="00F76B58"/>
    <w:rsid w:val="00F802AD"/>
    <w:rsid w:val="00F813D3"/>
    <w:rsid w:val="00F81FC0"/>
    <w:rsid w:val="00F82023"/>
    <w:rsid w:val="00F824D4"/>
    <w:rsid w:val="00F82AC8"/>
    <w:rsid w:val="00F82C7C"/>
    <w:rsid w:val="00F82EBA"/>
    <w:rsid w:val="00F84989"/>
    <w:rsid w:val="00F84D3C"/>
    <w:rsid w:val="00F850AF"/>
    <w:rsid w:val="00F861D1"/>
    <w:rsid w:val="00F8696A"/>
    <w:rsid w:val="00F86CB1"/>
    <w:rsid w:val="00F9096D"/>
    <w:rsid w:val="00F9172F"/>
    <w:rsid w:val="00F96703"/>
    <w:rsid w:val="00F96872"/>
    <w:rsid w:val="00F96A52"/>
    <w:rsid w:val="00F96FF1"/>
    <w:rsid w:val="00F97397"/>
    <w:rsid w:val="00FA2B8D"/>
    <w:rsid w:val="00FA3FF4"/>
    <w:rsid w:val="00FA51AE"/>
    <w:rsid w:val="00FA62CB"/>
    <w:rsid w:val="00FB6721"/>
    <w:rsid w:val="00FB6801"/>
    <w:rsid w:val="00FC20A0"/>
    <w:rsid w:val="00FC2ADF"/>
    <w:rsid w:val="00FC3E31"/>
    <w:rsid w:val="00FC3FB3"/>
    <w:rsid w:val="00FC400A"/>
    <w:rsid w:val="00FC4A3E"/>
    <w:rsid w:val="00FC4CE1"/>
    <w:rsid w:val="00FC5196"/>
    <w:rsid w:val="00FC5379"/>
    <w:rsid w:val="00FC6B00"/>
    <w:rsid w:val="00FD0C4F"/>
    <w:rsid w:val="00FD0DA4"/>
    <w:rsid w:val="00FD4DEC"/>
    <w:rsid w:val="00FD6BA7"/>
    <w:rsid w:val="00FD7C40"/>
    <w:rsid w:val="00FE071A"/>
    <w:rsid w:val="00FE07A7"/>
    <w:rsid w:val="00FE43EA"/>
    <w:rsid w:val="00FE4439"/>
    <w:rsid w:val="00FE4754"/>
    <w:rsid w:val="00FE5B42"/>
    <w:rsid w:val="00FF0206"/>
    <w:rsid w:val="00FF4031"/>
    <w:rsid w:val="00FF469D"/>
    <w:rsid w:val="00FF5604"/>
    <w:rsid w:val="00FF5F1E"/>
    <w:rsid w:val="00FF68AD"/>
    <w:rsid w:val="00FF6F84"/>
    <w:rsid w:val="00FF732D"/>
    <w:rsid w:val="00FF7E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2e0f0,#c40043,#d21242"/>
    </o:shapedefaults>
    <o:shapelayout v:ext="edit">
      <o:idmap v:ext="edit" data="1"/>
    </o:shapelayout>
  </w:shapeDefaults>
  <w:decimalSymbol w:val=","/>
  <w:listSeparator w:val=";"/>
  <w14:docId w14:val="7478537C"/>
  <w15:docId w15:val="{6CC55D0A-E05B-46A3-B096-1132367B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604B"/>
    <w:rPr>
      <w:szCs w:val="24"/>
    </w:rPr>
  </w:style>
  <w:style w:type="paragraph" w:styleId="Heading1">
    <w:name w:val="heading 1"/>
    <w:basedOn w:val="Normal"/>
    <w:next w:val="Normal"/>
    <w:link w:val="Heading1Char"/>
    <w:qFormat/>
    <w:rsid w:val="0004604B"/>
    <w:pPr>
      <w:keepNext/>
      <w:numPr>
        <w:numId w:val="10"/>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Heading2">
    <w:name w:val="heading 2"/>
    <w:basedOn w:val="Heading1"/>
    <w:next w:val="Normal"/>
    <w:link w:val="Heading2Char"/>
    <w:qFormat/>
    <w:rsid w:val="0004604B"/>
    <w:pPr>
      <w:numPr>
        <w:ilvl w:val="1"/>
      </w:numPr>
      <w:tabs>
        <w:tab w:val="left" w:pos="1080"/>
      </w:tabs>
      <w:ind w:left="1080" w:hanging="1080"/>
      <w:outlineLvl w:val="1"/>
    </w:pPr>
    <w:rPr>
      <w:rFonts w:cs="Arial"/>
      <w:sz w:val="36"/>
      <w:szCs w:val="36"/>
    </w:rPr>
  </w:style>
  <w:style w:type="paragraph" w:styleId="Heading3">
    <w:name w:val="heading 3"/>
    <w:basedOn w:val="Heading2"/>
    <w:next w:val="Normal"/>
    <w:link w:val="Heading3Char"/>
    <w:qFormat/>
    <w:rsid w:val="0004604B"/>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Heading4">
    <w:name w:val="heading 4"/>
    <w:basedOn w:val="Heading3"/>
    <w:next w:val="Normal"/>
    <w:link w:val="Heading4Char"/>
    <w:qFormat/>
    <w:rsid w:val="0004604B"/>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Heading5">
    <w:name w:val="heading 5"/>
    <w:basedOn w:val="Heading4"/>
    <w:next w:val="Normal"/>
    <w:link w:val="Heading5Char"/>
    <w:qFormat/>
    <w:rsid w:val="0004604B"/>
    <w:pPr>
      <w:numPr>
        <w:ilvl w:val="4"/>
      </w:numPr>
      <w:tabs>
        <w:tab w:val="clear" w:pos="1440"/>
        <w:tab w:val="left" w:pos="2520"/>
      </w:tabs>
      <w:ind w:left="1800" w:hanging="1800"/>
      <w:outlineLvl w:val="4"/>
    </w:pPr>
    <w:rPr>
      <w:sz w:val="24"/>
    </w:rPr>
  </w:style>
  <w:style w:type="paragraph" w:styleId="Heading6">
    <w:name w:val="heading 6"/>
    <w:basedOn w:val="Heading5"/>
    <w:next w:val="Normal"/>
    <w:link w:val="Heading6Char"/>
    <w:qFormat/>
    <w:rsid w:val="0004604B"/>
    <w:pPr>
      <w:numPr>
        <w:ilvl w:val="5"/>
      </w:numPr>
      <w:ind w:left="1800" w:hanging="1800"/>
      <w:outlineLvl w:val="5"/>
    </w:pPr>
    <w:rPr>
      <w:sz w:val="20"/>
    </w:rPr>
  </w:style>
  <w:style w:type="paragraph" w:styleId="Heading7">
    <w:name w:val="heading 7"/>
    <w:basedOn w:val="Heading6"/>
    <w:next w:val="Normal"/>
    <w:link w:val="Heading7Char"/>
    <w:qFormat/>
    <w:rsid w:val="0004604B"/>
    <w:pPr>
      <w:outlineLvl w:val="6"/>
    </w:pPr>
  </w:style>
  <w:style w:type="paragraph" w:styleId="Heading8">
    <w:name w:val="heading 8"/>
    <w:basedOn w:val="Heading7"/>
    <w:next w:val="Normal"/>
    <w:link w:val="Heading8Char"/>
    <w:qFormat/>
    <w:rsid w:val="0004604B"/>
    <w:pPr>
      <w:outlineLvl w:val="7"/>
    </w:pPr>
  </w:style>
  <w:style w:type="paragraph" w:styleId="Heading9">
    <w:name w:val="heading 9"/>
    <w:basedOn w:val="Heading8"/>
    <w:next w:val="Normal"/>
    <w:link w:val="Heading9Char"/>
    <w:qFormat/>
    <w:rsid w:val="0004604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604B"/>
    <w:rPr>
      <w:rFonts w:ascii="Arial" w:eastAsia="SimSun" w:hAnsi="Arial" w:cs="Lucida Sans Unicode"/>
      <w:b/>
      <w:sz w:val="44"/>
      <w:szCs w:val="48"/>
      <w:lang w:eastAsia="zh-CN"/>
    </w:rPr>
  </w:style>
  <w:style w:type="character" w:customStyle="1" w:styleId="Heading2Char">
    <w:name w:val="Heading 2 Char"/>
    <w:basedOn w:val="DefaultParagraphFont"/>
    <w:link w:val="Heading2"/>
    <w:rsid w:val="0004604B"/>
    <w:rPr>
      <w:rFonts w:ascii="Arial" w:eastAsia="SimSun" w:hAnsi="Arial" w:cs="Arial"/>
      <w:b/>
      <w:sz w:val="36"/>
      <w:szCs w:val="36"/>
      <w:lang w:eastAsia="zh-CN"/>
    </w:rPr>
  </w:style>
  <w:style w:type="character" w:customStyle="1" w:styleId="Heading3Char">
    <w:name w:val="Heading 3 Char"/>
    <w:basedOn w:val="DefaultParagraphFont"/>
    <w:link w:val="Heading3"/>
    <w:rsid w:val="0004604B"/>
    <w:rPr>
      <w:rFonts w:ascii="Arial" w:eastAsia="SimSun" w:hAnsi="Arial" w:cs="Arial"/>
      <w:b/>
      <w:sz w:val="32"/>
      <w:szCs w:val="28"/>
      <w:lang w:eastAsia="zh-CN"/>
    </w:rPr>
  </w:style>
  <w:style w:type="paragraph" w:customStyle="1" w:styleId="Bulleted2">
    <w:name w:val="Bulleted2"/>
    <w:basedOn w:val="Bulleted"/>
    <w:rsid w:val="0004604B"/>
    <w:pPr>
      <w:numPr>
        <w:numId w:val="9"/>
      </w:numPr>
      <w:tabs>
        <w:tab w:val="clear" w:pos="720"/>
        <w:tab w:val="left" w:pos="1080"/>
      </w:tabs>
    </w:pPr>
  </w:style>
  <w:style w:type="paragraph" w:customStyle="1" w:styleId="Bulleted">
    <w:name w:val="Bulleted"/>
    <w:basedOn w:val="Normal"/>
    <w:rsid w:val="0004604B"/>
    <w:pPr>
      <w:numPr>
        <w:numId w:val="1"/>
      </w:numPr>
      <w:tabs>
        <w:tab w:val="left" w:pos="720"/>
      </w:tabs>
      <w:spacing w:before="60" w:after="60"/>
    </w:pPr>
    <w:rPr>
      <w:rFonts w:eastAsia="SimSun" w:cs="Arial"/>
      <w:szCs w:val="20"/>
      <w:lang w:eastAsia="zh-TW"/>
    </w:rPr>
  </w:style>
  <w:style w:type="paragraph" w:styleId="Header">
    <w:name w:val="header"/>
    <w:basedOn w:val="Normal"/>
    <w:link w:val="HeaderChar"/>
    <w:rsid w:val="0004604B"/>
    <w:pPr>
      <w:autoSpaceDE w:val="0"/>
      <w:autoSpaceDN w:val="0"/>
      <w:adjustRightInd w:val="0"/>
      <w:jc w:val="right"/>
    </w:pPr>
    <w:rPr>
      <w:rFonts w:ascii="Arial" w:hAnsi="Arial" w:cs="Arial"/>
      <w:noProof/>
      <w:szCs w:val="20"/>
      <w:lang w:val="fr-FR" w:eastAsia="fr-FR"/>
    </w:rPr>
  </w:style>
  <w:style w:type="character" w:customStyle="1" w:styleId="HeaderChar">
    <w:name w:val="Header Char"/>
    <w:basedOn w:val="DefaultParagraphFont"/>
    <w:link w:val="Header"/>
    <w:rsid w:val="0004604B"/>
    <w:rPr>
      <w:rFonts w:ascii="Arial" w:hAnsi="Arial" w:cs="Arial"/>
      <w:noProof/>
      <w:lang w:val="fr-FR" w:eastAsia="fr-FR"/>
    </w:rPr>
  </w:style>
  <w:style w:type="paragraph" w:customStyle="1" w:styleId="Indented">
    <w:name w:val="Indented"/>
    <w:basedOn w:val="Normal"/>
    <w:rsid w:val="0004604B"/>
    <w:pPr>
      <w:ind w:left="720"/>
    </w:pPr>
  </w:style>
  <w:style w:type="paragraph" w:styleId="Footer">
    <w:name w:val="footer"/>
    <w:basedOn w:val="Normal"/>
    <w:link w:val="FooterChar"/>
    <w:rsid w:val="0004604B"/>
    <w:pPr>
      <w:tabs>
        <w:tab w:val="left" w:pos="2400"/>
        <w:tab w:val="right" w:pos="9360"/>
      </w:tabs>
      <w:ind w:left="-360"/>
    </w:pPr>
    <w:rPr>
      <w:rFonts w:ascii="Arial" w:hAnsi="Arial" w:cs="Arial"/>
      <w:bCs/>
      <w:szCs w:val="20"/>
      <w:lang w:eastAsia="fr-FR"/>
    </w:rPr>
  </w:style>
  <w:style w:type="character" w:customStyle="1" w:styleId="FooterChar">
    <w:name w:val="Footer Char"/>
    <w:basedOn w:val="DefaultParagraphFont"/>
    <w:link w:val="Footer"/>
    <w:rsid w:val="0004604B"/>
    <w:rPr>
      <w:rFonts w:ascii="Arial" w:hAnsi="Arial" w:cs="Arial"/>
      <w:bCs/>
      <w:lang w:eastAsia="fr-FR"/>
    </w:rPr>
  </w:style>
  <w:style w:type="paragraph" w:customStyle="1" w:styleId="TableFootnote">
    <w:name w:val="TableFootnote"/>
    <w:basedOn w:val="Normal"/>
    <w:rsid w:val="0004604B"/>
    <w:pPr>
      <w:ind w:left="360"/>
    </w:pPr>
    <w:rPr>
      <w:rFonts w:ascii="Arial" w:hAnsi="Arial" w:cs="Arial"/>
      <w:sz w:val="16"/>
      <w:szCs w:val="16"/>
    </w:rPr>
  </w:style>
  <w:style w:type="character" w:styleId="Hyperlink">
    <w:name w:val="Hyperlink"/>
    <w:basedOn w:val="DefaultParagraphFont"/>
    <w:uiPriority w:val="99"/>
    <w:rsid w:val="0004604B"/>
    <w:rPr>
      <w:rFonts w:ascii="Arial" w:hAnsi="Arial"/>
      <w:color w:val="4C82C3"/>
      <w:sz w:val="20"/>
      <w:u w:val="single"/>
    </w:rPr>
  </w:style>
  <w:style w:type="paragraph" w:styleId="TOC1">
    <w:name w:val="toc 1"/>
    <w:basedOn w:val="Normal"/>
    <w:next w:val="Normal"/>
    <w:uiPriority w:val="39"/>
    <w:qFormat/>
    <w:rsid w:val="0004604B"/>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OC2">
    <w:name w:val="toc 2"/>
    <w:basedOn w:val="Normal"/>
    <w:next w:val="Normal"/>
    <w:uiPriority w:val="39"/>
    <w:qFormat/>
    <w:rsid w:val="0004604B"/>
    <w:pPr>
      <w:tabs>
        <w:tab w:val="right" w:leader="dot" w:pos="9000"/>
      </w:tabs>
      <w:spacing w:after="0"/>
      <w:ind w:left="360"/>
    </w:pPr>
    <w:rPr>
      <w:rFonts w:ascii="Arial" w:hAnsi="Arial" w:cs="Arial"/>
      <w:noProof/>
      <w:szCs w:val="20"/>
      <w:lang w:eastAsia="fr-FR"/>
    </w:rPr>
  </w:style>
  <w:style w:type="paragraph" w:styleId="TOC3">
    <w:name w:val="toc 3"/>
    <w:basedOn w:val="Normal"/>
    <w:next w:val="Normal"/>
    <w:uiPriority w:val="39"/>
    <w:qFormat/>
    <w:rsid w:val="0004604B"/>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Heading1"/>
    <w:rsid w:val="0004604B"/>
    <w:pPr>
      <w:numPr>
        <w:numId w:val="0"/>
      </w:numPr>
      <w:ind w:left="720"/>
    </w:pPr>
  </w:style>
  <w:style w:type="paragraph" w:styleId="ListParagraph">
    <w:name w:val="List Paragraph"/>
    <w:basedOn w:val="Normal"/>
    <w:uiPriority w:val="34"/>
    <w:qFormat/>
    <w:rsid w:val="0004604B"/>
    <w:pPr>
      <w:ind w:left="720"/>
      <w:contextualSpacing/>
    </w:pPr>
  </w:style>
  <w:style w:type="paragraph" w:styleId="BalloonText">
    <w:name w:val="Balloon Text"/>
    <w:basedOn w:val="Normal"/>
    <w:link w:val="BalloonTextChar"/>
    <w:rsid w:val="0004604B"/>
    <w:pPr>
      <w:spacing w:before="0" w:after="0"/>
    </w:pPr>
    <w:rPr>
      <w:rFonts w:ascii="Tahoma" w:hAnsi="Tahoma" w:cs="Tahoma"/>
      <w:sz w:val="16"/>
      <w:szCs w:val="16"/>
    </w:rPr>
  </w:style>
  <w:style w:type="character" w:customStyle="1" w:styleId="BalloonTextChar">
    <w:name w:val="Balloon Text Char"/>
    <w:basedOn w:val="DefaultParagraphFont"/>
    <w:link w:val="BalloonText"/>
    <w:rsid w:val="0004604B"/>
    <w:rPr>
      <w:rFonts w:ascii="Tahoma" w:hAnsi="Tahoma" w:cs="Tahoma"/>
      <w:sz w:val="16"/>
      <w:szCs w:val="16"/>
    </w:rPr>
  </w:style>
  <w:style w:type="character" w:styleId="CommentReference">
    <w:name w:val="annotation reference"/>
    <w:basedOn w:val="DefaultParagraphFont"/>
    <w:rsid w:val="0004604B"/>
    <w:rPr>
      <w:sz w:val="16"/>
      <w:szCs w:val="16"/>
    </w:rPr>
  </w:style>
  <w:style w:type="paragraph" w:styleId="CommentText">
    <w:name w:val="annotation text"/>
    <w:basedOn w:val="Normal"/>
    <w:link w:val="CommentTextChar"/>
    <w:rsid w:val="0004604B"/>
    <w:rPr>
      <w:rFonts w:ascii="Verdana" w:hAnsi="Verdana"/>
      <w:szCs w:val="20"/>
    </w:rPr>
  </w:style>
  <w:style w:type="character" w:customStyle="1" w:styleId="CommentTextChar">
    <w:name w:val="Comment Text Char"/>
    <w:basedOn w:val="DefaultParagraphFont"/>
    <w:link w:val="CommentText"/>
    <w:rsid w:val="0004604B"/>
    <w:rPr>
      <w:rFonts w:ascii="Verdana" w:hAnsi="Verdana"/>
    </w:rPr>
  </w:style>
  <w:style w:type="character" w:styleId="FollowedHyperlink">
    <w:name w:val="FollowedHyperlink"/>
    <w:basedOn w:val="DefaultParagraphFont"/>
    <w:rsid w:val="0004604B"/>
    <w:rPr>
      <w:rFonts w:ascii="Gothic720 BT" w:hAnsi="Gothic720 BT"/>
      <w:color w:val="800080"/>
      <w:sz w:val="20"/>
      <w:u w:val="single"/>
    </w:rPr>
  </w:style>
  <w:style w:type="paragraph" w:customStyle="1" w:styleId="TableRowHead">
    <w:name w:val="TableRowHead"/>
    <w:basedOn w:val="TableColumnHead"/>
    <w:autoRedefine/>
    <w:rsid w:val="0004604B"/>
  </w:style>
  <w:style w:type="paragraph" w:customStyle="1" w:styleId="TableColumnHead">
    <w:name w:val="TableColumnHead"/>
    <w:basedOn w:val="Normal"/>
    <w:rsid w:val="0004604B"/>
    <w:pPr>
      <w:keepNext/>
    </w:pPr>
    <w:rPr>
      <w:rFonts w:ascii="Arial" w:hAnsi="Arial"/>
      <w:b/>
      <w:color w:val="000000" w:themeColor="text1"/>
      <w:spacing w:val="10"/>
      <w:sz w:val="18"/>
    </w:rPr>
  </w:style>
  <w:style w:type="paragraph" w:customStyle="1" w:styleId="NumberedSWI">
    <w:name w:val="NumberedSWI"/>
    <w:basedOn w:val="ListParagraph"/>
    <w:qFormat/>
    <w:rsid w:val="0004604B"/>
    <w:pPr>
      <w:numPr>
        <w:numId w:val="11"/>
      </w:numPr>
      <w:spacing w:before="60" w:after="60"/>
      <w:ind w:left="720"/>
      <w:contextualSpacing w:val="0"/>
    </w:pPr>
    <w:rPr>
      <w:lang w:eastAsia="zh-CN"/>
    </w:rPr>
  </w:style>
  <w:style w:type="paragraph" w:customStyle="1" w:styleId="NumberedSWI2">
    <w:name w:val="NumberedSWI2"/>
    <w:basedOn w:val="NumberedSWI"/>
    <w:qFormat/>
    <w:rsid w:val="0004604B"/>
    <w:pPr>
      <w:numPr>
        <w:ilvl w:val="1"/>
      </w:numPr>
      <w:ind w:left="1080"/>
    </w:pPr>
  </w:style>
  <w:style w:type="paragraph" w:styleId="TOC4">
    <w:name w:val="toc 4"/>
    <w:basedOn w:val="Normal"/>
    <w:next w:val="Normal"/>
    <w:uiPriority w:val="39"/>
    <w:rsid w:val="0004604B"/>
    <w:pPr>
      <w:tabs>
        <w:tab w:val="right" w:leader="dot" w:pos="9000"/>
      </w:tabs>
      <w:spacing w:before="60" w:after="60"/>
      <w:ind w:left="1195"/>
    </w:pPr>
    <w:rPr>
      <w:rFonts w:ascii="Arial" w:hAnsi="Arial" w:cs="Arial"/>
      <w:noProof/>
      <w:szCs w:val="20"/>
      <w:lang w:val="en-IN"/>
    </w:rPr>
  </w:style>
  <w:style w:type="paragraph" w:customStyle="1" w:styleId="CodeFragment">
    <w:name w:val="CodeFragment"/>
    <w:basedOn w:val="Normal"/>
    <w:rsid w:val="0004604B"/>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4604B"/>
    <w:pPr>
      <w:ind w:left="1440"/>
    </w:pPr>
  </w:style>
  <w:style w:type="paragraph" w:customStyle="1" w:styleId="TableBody">
    <w:name w:val="TableBody"/>
    <w:basedOn w:val="Normal"/>
    <w:link w:val="TableBodyChar"/>
    <w:qFormat/>
    <w:rsid w:val="0004604B"/>
    <w:pPr>
      <w:spacing w:before="40" w:after="40"/>
    </w:pPr>
    <w:rPr>
      <w:rFonts w:ascii="Arial" w:hAnsi="Arial" w:cs="Arial"/>
      <w:sz w:val="18"/>
      <w:lang w:eastAsia="ja-JP"/>
    </w:rPr>
  </w:style>
  <w:style w:type="paragraph" w:customStyle="1" w:styleId="Figure">
    <w:name w:val="Figure"/>
    <w:basedOn w:val="Normal"/>
    <w:next w:val="FigureCaption"/>
    <w:rsid w:val="0004604B"/>
    <w:pPr>
      <w:keepNext/>
    </w:pPr>
  </w:style>
  <w:style w:type="paragraph" w:customStyle="1" w:styleId="FigureCaption">
    <w:name w:val="FigureCaption"/>
    <w:basedOn w:val="Figure"/>
    <w:rsid w:val="0004604B"/>
    <w:pPr>
      <w:keepNext w:val="0"/>
      <w:numPr>
        <w:numId w:val="12"/>
      </w:numPr>
      <w:tabs>
        <w:tab w:val="left" w:pos="900"/>
      </w:tabs>
      <w:spacing w:after="240"/>
      <w:ind w:left="360"/>
    </w:pPr>
    <w:rPr>
      <w:rFonts w:ascii="Arial" w:hAnsi="Arial" w:cs="Arial"/>
      <w:i/>
      <w:sz w:val="16"/>
      <w:szCs w:val="16"/>
    </w:rPr>
  </w:style>
  <w:style w:type="paragraph" w:customStyle="1" w:styleId="BoilerplateTitles">
    <w:name w:val="BoilerplateTitles"/>
    <w:basedOn w:val="Normal"/>
    <w:next w:val="Normal"/>
    <w:rsid w:val="0004604B"/>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04604B"/>
    <w:pPr>
      <w:ind w:left="200" w:hanging="200"/>
    </w:pPr>
  </w:style>
  <w:style w:type="paragraph" w:styleId="IndexHeading">
    <w:name w:val="index heading"/>
    <w:basedOn w:val="Normal"/>
    <w:next w:val="Index1"/>
    <w:semiHidden/>
    <w:rsid w:val="0004604B"/>
    <w:rPr>
      <w:rFonts w:ascii="Times New Roman" w:hAnsi="Times New Roman" w:cs="Arial"/>
      <w:sz w:val="22"/>
      <w:szCs w:val="20"/>
    </w:rPr>
  </w:style>
  <w:style w:type="paragraph" w:customStyle="1" w:styleId="REFREVDATE">
    <w:name w:val="REFREVDATE"/>
    <w:basedOn w:val="Normal"/>
    <w:uiPriority w:val="99"/>
    <w:rsid w:val="0004604B"/>
    <w:pPr>
      <w:keepNext/>
      <w:keepLines/>
      <w:spacing w:before="40" w:after="40"/>
      <w:jc w:val="right"/>
    </w:pPr>
    <w:rPr>
      <w:rFonts w:ascii="Arial" w:hAnsi="Arial" w:cs="Arial"/>
      <w:b/>
      <w:sz w:val="18"/>
      <w:szCs w:val="18"/>
    </w:rPr>
  </w:style>
  <w:style w:type="paragraph" w:styleId="Title">
    <w:name w:val="Title"/>
    <w:basedOn w:val="Normal"/>
    <w:link w:val="TitleChar"/>
    <w:qFormat/>
    <w:rsid w:val="0004604B"/>
    <w:pPr>
      <w:tabs>
        <w:tab w:val="left" w:pos="1440"/>
        <w:tab w:val="left" w:pos="8191"/>
      </w:tabs>
    </w:pPr>
    <w:rPr>
      <w:rFonts w:ascii="Arial" w:hAnsi="Arial"/>
      <w:b/>
      <w:noProof/>
      <w:color w:val="FFFFFF"/>
      <w:sz w:val="48"/>
      <w:szCs w:val="48"/>
      <w:lang w:eastAsia="ja-JP"/>
    </w:rPr>
  </w:style>
  <w:style w:type="paragraph" w:customStyle="1" w:styleId="Title2">
    <w:name w:val="Title2"/>
    <w:basedOn w:val="Title"/>
    <w:rsid w:val="0004604B"/>
    <w:pPr>
      <w:jc w:val="right"/>
    </w:pPr>
    <w:rPr>
      <w:color w:val="auto"/>
    </w:rPr>
  </w:style>
  <w:style w:type="paragraph" w:styleId="Caption">
    <w:name w:val="caption"/>
    <w:basedOn w:val="Normal"/>
    <w:next w:val="Normal"/>
    <w:qFormat/>
    <w:rsid w:val="0004604B"/>
    <w:rPr>
      <w:b/>
      <w:bCs/>
      <w:szCs w:val="20"/>
    </w:rPr>
  </w:style>
  <w:style w:type="table" w:customStyle="1" w:styleId="TableSWI">
    <w:name w:val="TableSWI"/>
    <w:basedOn w:val="TableNormal"/>
    <w:rsid w:val="0004604B"/>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rsid w:val="0004604B"/>
    <w:pPr>
      <w:numPr>
        <w:numId w:val="6"/>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04604B"/>
    <w:pPr>
      <w:numPr>
        <w:numId w:val="2"/>
      </w:numPr>
      <w:tabs>
        <w:tab w:val="clear" w:pos="360"/>
        <w:tab w:val="num" w:pos="1080"/>
      </w:tabs>
      <w:ind w:left="1080" w:hanging="1080"/>
    </w:pPr>
    <w:rPr>
      <w:lang w:eastAsia="zh-CN"/>
    </w:rPr>
  </w:style>
  <w:style w:type="paragraph" w:customStyle="1" w:styleId="Caution">
    <w:name w:val="Caution"/>
    <w:basedOn w:val="Note"/>
    <w:rsid w:val="0004604B"/>
    <w:pPr>
      <w:numPr>
        <w:numId w:val="5"/>
      </w:numPr>
      <w:pBdr>
        <w:bottom w:val="single" w:sz="8" w:space="1" w:color="FF1900"/>
      </w:pBdr>
      <w:ind w:left="1080" w:hanging="1080"/>
    </w:pPr>
  </w:style>
  <w:style w:type="paragraph" w:customStyle="1" w:styleId="Tip">
    <w:name w:val="Tip"/>
    <w:basedOn w:val="Caution"/>
    <w:rsid w:val="0004604B"/>
    <w:pPr>
      <w:numPr>
        <w:numId w:val="7"/>
      </w:numPr>
      <w:ind w:left="1080" w:hanging="1080"/>
    </w:pPr>
  </w:style>
  <w:style w:type="paragraph" w:customStyle="1" w:styleId="BlueColor">
    <w:name w:val="BlueColor"/>
    <w:basedOn w:val="Normal"/>
    <w:link w:val="BlueColorChar"/>
    <w:rsid w:val="0004604B"/>
    <w:rPr>
      <w:rFonts w:ascii="Arial" w:hAnsi="Arial"/>
      <w:color w:val="4C82C3"/>
      <w:u w:val="single"/>
    </w:rPr>
  </w:style>
  <w:style w:type="character" w:customStyle="1" w:styleId="BlueColorChar">
    <w:name w:val="BlueColor Char"/>
    <w:basedOn w:val="DefaultParagraphFont"/>
    <w:link w:val="BlueColor"/>
    <w:rsid w:val="0004604B"/>
    <w:rPr>
      <w:rFonts w:ascii="Arial" w:hAnsi="Arial"/>
      <w:color w:val="4C82C3"/>
      <w:szCs w:val="24"/>
      <w:u w:val="single"/>
    </w:rPr>
  </w:style>
  <w:style w:type="paragraph" w:customStyle="1" w:styleId="Bold">
    <w:name w:val="Bold"/>
    <w:basedOn w:val="Normal"/>
    <w:rsid w:val="0004604B"/>
    <w:rPr>
      <w:b/>
    </w:rPr>
  </w:style>
  <w:style w:type="paragraph" w:customStyle="1" w:styleId="Citation">
    <w:name w:val="Citation"/>
    <w:basedOn w:val="Bold"/>
    <w:rsid w:val="0004604B"/>
    <w:rPr>
      <w:rFonts w:ascii="Microsoft Sans Serif" w:hAnsi="Microsoft Sans Serif" w:cs="Microsoft Sans Serif"/>
      <w:sz w:val="18"/>
      <w:szCs w:val="18"/>
    </w:rPr>
  </w:style>
  <w:style w:type="character" w:styleId="Emphasis">
    <w:name w:val="Emphasis"/>
    <w:basedOn w:val="DefaultParagraphFont"/>
    <w:qFormat/>
    <w:rsid w:val="0004604B"/>
    <w:rPr>
      <w:i/>
      <w:iCs/>
    </w:rPr>
  </w:style>
  <w:style w:type="paragraph" w:customStyle="1" w:styleId="FigureText">
    <w:name w:val="FigureText"/>
    <w:basedOn w:val="Normal"/>
    <w:rsid w:val="0004604B"/>
    <w:pPr>
      <w:spacing w:before="0" w:after="0"/>
    </w:pPr>
    <w:rPr>
      <w:rFonts w:ascii="Arial" w:hAnsi="Arial" w:cs="Arial"/>
      <w:sz w:val="16"/>
      <w:szCs w:val="16"/>
    </w:rPr>
  </w:style>
  <w:style w:type="paragraph" w:styleId="Closing">
    <w:name w:val="Closing"/>
    <w:basedOn w:val="Normal"/>
    <w:rsid w:val="0004604B"/>
    <w:pPr>
      <w:ind w:left="4320"/>
    </w:pPr>
  </w:style>
  <w:style w:type="paragraph" w:styleId="Date">
    <w:name w:val="Date"/>
    <w:basedOn w:val="Normal"/>
    <w:next w:val="Normal"/>
    <w:rsid w:val="0004604B"/>
  </w:style>
  <w:style w:type="paragraph" w:styleId="DocumentMap">
    <w:name w:val="Document Map"/>
    <w:basedOn w:val="Normal"/>
    <w:link w:val="DocumentMapChar"/>
    <w:rsid w:val="0004604B"/>
    <w:pPr>
      <w:shd w:val="clear" w:color="auto" w:fill="000080"/>
    </w:pPr>
    <w:rPr>
      <w:rFonts w:ascii="Tahoma" w:hAnsi="Tahoma" w:cs="Tahoma"/>
      <w:szCs w:val="20"/>
    </w:rPr>
  </w:style>
  <w:style w:type="paragraph" w:styleId="E-mailSignature">
    <w:name w:val="E-mail Signature"/>
    <w:basedOn w:val="Normal"/>
    <w:rsid w:val="0004604B"/>
  </w:style>
  <w:style w:type="paragraph" w:styleId="EndnoteText">
    <w:name w:val="endnote text"/>
    <w:basedOn w:val="Normal"/>
    <w:semiHidden/>
    <w:rsid w:val="0004604B"/>
    <w:rPr>
      <w:szCs w:val="20"/>
    </w:rPr>
  </w:style>
  <w:style w:type="paragraph" w:styleId="EnvelopeAddress">
    <w:name w:val="envelope address"/>
    <w:basedOn w:val="Normal"/>
    <w:rsid w:val="0004604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04604B"/>
    <w:rPr>
      <w:rFonts w:ascii="Arial" w:hAnsi="Arial" w:cs="Arial"/>
      <w:szCs w:val="20"/>
    </w:rPr>
  </w:style>
  <w:style w:type="paragraph" w:styleId="FootnoteText">
    <w:name w:val="footnote text"/>
    <w:basedOn w:val="Normal"/>
    <w:semiHidden/>
    <w:rsid w:val="0004604B"/>
    <w:rPr>
      <w:szCs w:val="20"/>
    </w:rPr>
  </w:style>
  <w:style w:type="paragraph" w:styleId="HTMLAddress">
    <w:name w:val="HTML Address"/>
    <w:basedOn w:val="Normal"/>
    <w:rsid w:val="0004604B"/>
    <w:rPr>
      <w:i/>
      <w:iCs/>
    </w:rPr>
  </w:style>
  <w:style w:type="paragraph" w:styleId="HTMLPreformatted">
    <w:name w:val="HTML Preformatted"/>
    <w:basedOn w:val="Normal"/>
    <w:link w:val="HTMLPreformattedChar"/>
    <w:rsid w:val="0004604B"/>
    <w:rPr>
      <w:rFonts w:ascii="Courier New" w:hAnsi="Courier New" w:cs="Courier New"/>
      <w:szCs w:val="20"/>
    </w:rPr>
  </w:style>
  <w:style w:type="paragraph" w:styleId="Index2">
    <w:name w:val="index 2"/>
    <w:basedOn w:val="Normal"/>
    <w:next w:val="Normal"/>
    <w:autoRedefine/>
    <w:semiHidden/>
    <w:rsid w:val="0004604B"/>
    <w:pPr>
      <w:ind w:left="400" w:hanging="200"/>
    </w:pPr>
  </w:style>
  <w:style w:type="paragraph" w:styleId="Index3">
    <w:name w:val="index 3"/>
    <w:basedOn w:val="Normal"/>
    <w:next w:val="Normal"/>
    <w:autoRedefine/>
    <w:semiHidden/>
    <w:rsid w:val="0004604B"/>
    <w:pPr>
      <w:ind w:left="600" w:hanging="200"/>
    </w:pPr>
  </w:style>
  <w:style w:type="paragraph" w:styleId="Index4">
    <w:name w:val="index 4"/>
    <w:basedOn w:val="Normal"/>
    <w:next w:val="Normal"/>
    <w:autoRedefine/>
    <w:semiHidden/>
    <w:rsid w:val="0004604B"/>
    <w:pPr>
      <w:ind w:left="800" w:hanging="200"/>
    </w:pPr>
  </w:style>
  <w:style w:type="paragraph" w:styleId="Index5">
    <w:name w:val="index 5"/>
    <w:basedOn w:val="Normal"/>
    <w:next w:val="Normal"/>
    <w:autoRedefine/>
    <w:semiHidden/>
    <w:rsid w:val="0004604B"/>
    <w:pPr>
      <w:ind w:left="1000" w:hanging="200"/>
    </w:pPr>
  </w:style>
  <w:style w:type="paragraph" w:styleId="Index6">
    <w:name w:val="index 6"/>
    <w:basedOn w:val="Normal"/>
    <w:next w:val="Normal"/>
    <w:autoRedefine/>
    <w:semiHidden/>
    <w:rsid w:val="0004604B"/>
    <w:pPr>
      <w:ind w:left="1200" w:hanging="200"/>
    </w:pPr>
  </w:style>
  <w:style w:type="paragraph" w:styleId="Index7">
    <w:name w:val="index 7"/>
    <w:basedOn w:val="Normal"/>
    <w:next w:val="Normal"/>
    <w:autoRedefine/>
    <w:semiHidden/>
    <w:rsid w:val="0004604B"/>
    <w:pPr>
      <w:ind w:left="1400" w:hanging="200"/>
    </w:pPr>
  </w:style>
  <w:style w:type="paragraph" w:styleId="Index8">
    <w:name w:val="index 8"/>
    <w:basedOn w:val="Normal"/>
    <w:next w:val="Normal"/>
    <w:autoRedefine/>
    <w:semiHidden/>
    <w:rsid w:val="0004604B"/>
    <w:pPr>
      <w:ind w:left="1600" w:hanging="200"/>
    </w:pPr>
  </w:style>
  <w:style w:type="paragraph" w:styleId="Index9">
    <w:name w:val="index 9"/>
    <w:basedOn w:val="Normal"/>
    <w:next w:val="Normal"/>
    <w:autoRedefine/>
    <w:semiHidden/>
    <w:rsid w:val="0004604B"/>
    <w:pPr>
      <w:ind w:left="1800" w:hanging="200"/>
    </w:pPr>
  </w:style>
  <w:style w:type="table" w:customStyle="1" w:styleId="TableSWINoHeader">
    <w:name w:val="TableSWINoHeader"/>
    <w:basedOn w:val="TableSWI"/>
    <w:rsid w:val="0004604B"/>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MacroText">
    <w:name w:val="macro"/>
    <w:semiHidden/>
    <w:rsid w:val="0004604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460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rsid w:val="0004604B"/>
    <w:rPr>
      <w:sz w:val="24"/>
    </w:rPr>
  </w:style>
  <w:style w:type="paragraph" w:styleId="NormalIndent">
    <w:name w:val="Normal Indent"/>
    <w:basedOn w:val="Normal"/>
    <w:rsid w:val="0004604B"/>
    <w:pPr>
      <w:ind w:left="720"/>
    </w:pPr>
  </w:style>
  <w:style w:type="paragraph" w:styleId="NoteHeading">
    <w:name w:val="Note Heading"/>
    <w:basedOn w:val="Normal"/>
    <w:next w:val="Normal"/>
    <w:rsid w:val="0004604B"/>
  </w:style>
  <w:style w:type="paragraph" w:styleId="Signature">
    <w:name w:val="Signature"/>
    <w:basedOn w:val="Normal"/>
    <w:rsid w:val="0004604B"/>
    <w:pPr>
      <w:ind w:left="4320"/>
    </w:pPr>
  </w:style>
  <w:style w:type="paragraph" w:styleId="TableofAuthorities">
    <w:name w:val="table of authorities"/>
    <w:basedOn w:val="Normal"/>
    <w:next w:val="Normal"/>
    <w:semiHidden/>
    <w:rsid w:val="0004604B"/>
    <w:pPr>
      <w:ind w:left="200" w:hanging="200"/>
    </w:pPr>
  </w:style>
  <w:style w:type="paragraph" w:styleId="TableofFigures">
    <w:name w:val="table of figures"/>
    <w:basedOn w:val="Normal"/>
    <w:next w:val="Normal"/>
    <w:uiPriority w:val="99"/>
    <w:rsid w:val="0004604B"/>
    <w:pPr>
      <w:tabs>
        <w:tab w:val="left" w:pos="1200"/>
        <w:tab w:val="right" w:leader="dot" w:pos="9016"/>
      </w:tabs>
    </w:pPr>
    <w:rPr>
      <w:rFonts w:ascii="Arial" w:hAnsi="Arial"/>
    </w:rPr>
  </w:style>
  <w:style w:type="paragraph" w:styleId="TOAHeading">
    <w:name w:val="toa heading"/>
    <w:basedOn w:val="Normal"/>
    <w:next w:val="Normal"/>
    <w:semiHidden/>
    <w:rsid w:val="0004604B"/>
    <w:rPr>
      <w:rFonts w:ascii="Arial" w:hAnsi="Arial" w:cs="Arial"/>
      <w:b/>
      <w:bCs/>
      <w:sz w:val="24"/>
    </w:rPr>
  </w:style>
  <w:style w:type="paragraph" w:styleId="TOC5">
    <w:name w:val="toc 5"/>
    <w:basedOn w:val="Normal"/>
    <w:next w:val="Normal"/>
    <w:autoRedefine/>
    <w:rsid w:val="0004604B"/>
    <w:pPr>
      <w:ind w:left="800"/>
    </w:pPr>
  </w:style>
  <w:style w:type="paragraph" w:styleId="TOC6">
    <w:name w:val="toc 6"/>
    <w:basedOn w:val="Normal"/>
    <w:next w:val="Normal"/>
    <w:rsid w:val="0004604B"/>
    <w:pPr>
      <w:ind w:left="1000"/>
    </w:pPr>
    <w:rPr>
      <w:rFonts w:ascii="Arial" w:hAnsi="Arial"/>
    </w:rPr>
  </w:style>
  <w:style w:type="paragraph" w:styleId="TOC7">
    <w:name w:val="toc 7"/>
    <w:basedOn w:val="Normal"/>
    <w:next w:val="Normal"/>
    <w:autoRedefine/>
    <w:rsid w:val="0004604B"/>
    <w:pPr>
      <w:ind w:left="1200"/>
    </w:pPr>
    <w:rPr>
      <w:rFonts w:ascii="Arial" w:hAnsi="Arial"/>
    </w:rPr>
  </w:style>
  <w:style w:type="paragraph" w:styleId="TOC8">
    <w:name w:val="toc 8"/>
    <w:basedOn w:val="Normal"/>
    <w:next w:val="Normal"/>
    <w:autoRedefine/>
    <w:rsid w:val="0004604B"/>
    <w:pPr>
      <w:ind w:left="1400"/>
    </w:pPr>
  </w:style>
  <w:style w:type="paragraph" w:styleId="TOC9">
    <w:name w:val="toc 9"/>
    <w:basedOn w:val="Normal"/>
    <w:next w:val="Normal"/>
    <w:autoRedefine/>
    <w:rsid w:val="0004604B"/>
    <w:pPr>
      <w:ind w:left="1600"/>
    </w:pPr>
  </w:style>
  <w:style w:type="paragraph" w:customStyle="1" w:styleId="TableRowSubhead">
    <w:name w:val="TableRowSubhead"/>
    <w:basedOn w:val="TableBody"/>
    <w:rsid w:val="0004604B"/>
    <w:pPr>
      <w:keepNext/>
      <w:spacing w:before="120" w:after="120"/>
    </w:pPr>
    <w:rPr>
      <w:b/>
    </w:rPr>
  </w:style>
  <w:style w:type="paragraph" w:customStyle="1" w:styleId="TableCaption">
    <w:name w:val="TableCaption"/>
    <w:basedOn w:val="Normal"/>
    <w:next w:val="Normal"/>
    <w:rsid w:val="0004604B"/>
    <w:pPr>
      <w:keepNext/>
      <w:numPr>
        <w:numId w:val="4"/>
      </w:numPr>
      <w:tabs>
        <w:tab w:val="left" w:pos="900"/>
      </w:tabs>
      <w:spacing w:before="240"/>
    </w:pPr>
    <w:rPr>
      <w:rFonts w:ascii="Arial" w:hAnsi="Arial"/>
      <w:b/>
      <w:sz w:val="16"/>
      <w:lang w:eastAsia="fr-FR"/>
    </w:rPr>
  </w:style>
  <w:style w:type="paragraph" w:customStyle="1" w:styleId="Document">
    <w:name w:val="Document"/>
    <w:basedOn w:val="Normal"/>
    <w:next w:val="DocumentReference"/>
    <w:rsid w:val="0004604B"/>
    <w:pPr>
      <w:numPr>
        <w:numId w:val="8"/>
      </w:numPr>
      <w:ind w:left="900" w:hanging="540"/>
    </w:pPr>
    <w:rPr>
      <w:rFonts w:eastAsia="PMingLiU"/>
    </w:rPr>
  </w:style>
  <w:style w:type="paragraph" w:customStyle="1" w:styleId="DocumentReference">
    <w:name w:val="DocumentReference"/>
    <w:basedOn w:val="Normal"/>
    <w:next w:val="Document"/>
    <w:link w:val="DocumentReferenceChar"/>
    <w:qFormat/>
    <w:rsid w:val="0004604B"/>
    <w:pPr>
      <w:ind w:left="357" w:firstLine="543"/>
    </w:pPr>
    <w:rPr>
      <w:rFonts w:eastAsia="PMingLiU"/>
    </w:rPr>
  </w:style>
  <w:style w:type="character" w:customStyle="1" w:styleId="DocumentReferenceChar">
    <w:name w:val="DocumentReference Char"/>
    <w:basedOn w:val="DefaultParagraphFont"/>
    <w:link w:val="DocumentReference"/>
    <w:rsid w:val="0004604B"/>
    <w:rPr>
      <w:rFonts w:eastAsia="PMingLiU"/>
      <w:szCs w:val="24"/>
    </w:rPr>
  </w:style>
  <w:style w:type="character" w:styleId="PlaceholderText">
    <w:name w:val="Placeholder Text"/>
    <w:basedOn w:val="DefaultParagraphFont"/>
    <w:uiPriority w:val="99"/>
    <w:semiHidden/>
    <w:rsid w:val="0004604B"/>
    <w:rPr>
      <w:color w:val="808080"/>
    </w:rPr>
  </w:style>
  <w:style w:type="table" w:styleId="TableGrid">
    <w:name w:val="Table Grid"/>
    <w:basedOn w:val="TableNormal"/>
    <w:rsid w:val="0004604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4604B"/>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04604B"/>
    <w:rPr>
      <w:bCs/>
      <w:szCs w:val="20"/>
    </w:rPr>
  </w:style>
  <w:style w:type="table" w:styleId="TableColumns1">
    <w:name w:val="Table Columns 1"/>
    <w:basedOn w:val="TableNormal"/>
    <w:rsid w:val="0004604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04604B"/>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04604B"/>
    <w:rPr>
      <w:color w:val="FFFFFF" w:themeColor="background1"/>
    </w:rPr>
  </w:style>
  <w:style w:type="paragraph" w:customStyle="1" w:styleId="HeaderRight">
    <w:name w:val="HeaderRight"/>
    <w:basedOn w:val="Header"/>
    <w:qFormat/>
    <w:rsid w:val="0004604B"/>
  </w:style>
  <w:style w:type="paragraph" w:customStyle="1" w:styleId="HeaderLeft">
    <w:name w:val="HeaderLeft"/>
    <w:basedOn w:val="Header"/>
    <w:qFormat/>
    <w:rsid w:val="0004604B"/>
    <w:pPr>
      <w:jc w:val="left"/>
    </w:pPr>
  </w:style>
  <w:style w:type="paragraph" w:customStyle="1" w:styleId="Bulleted3">
    <w:name w:val="Bulleted3"/>
    <w:basedOn w:val="Bulleted2"/>
    <w:qFormat/>
    <w:rsid w:val="0004604B"/>
    <w:pPr>
      <w:numPr>
        <w:ilvl w:val="1"/>
      </w:numPr>
    </w:pPr>
  </w:style>
  <w:style w:type="paragraph" w:customStyle="1" w:styleId="Bulleted4">
    <w:name w:val="Bulleted4"/>
    <w:basedOn w:val="Bulleted2"/>
    <w:qFormat/>
    <w:rsid w:val="0004604B"/>
    <w:pPr>
      <w:numPr>
        <w:ilvl w:val="2"/>
      </w:numPr>
      <w:tabs>
        <w:tab w:val="clear" w:pos="2140"/>
        <w:tab w:val="num" w:pos="1800"/>
      </w:tabs>
      <w:ind w:left="1800"/>
    </w:pPr>
  </w:style>
  <w:style w:type="paragraph" w:customStyle="1" w:styleId="TableBulleted">
    <w:name w:val="TableBulleted"/>
    <w:basedOn w:val="Bulleted"/>
    <w:qFormat/>
    <w:rsid w:val="0004604B"/>
    <w:pPr>
      <w:tabs>
        <w:tab w:val="clear" w:pos="720"/>
        <w:tab w:val="left" w:pos="312"/>
      </w:tabs>
      <w:spacing w:before="40" w:after="40"/>
      <w:ind w:left="317" w:hanging="274"/>
    </w:pPr>
    <w:rPr>
      <w:rFonts w:ascii="Arial" w:hAnsi="Arial"/>
      <w:sz w:val="18"/>
    </w:rPr>
  </w:style>
  <w:style w:type="paragraph" w:customStyle="1" w:styleId="CodeFragment0">
    <w:name w:val="Code Fragment"/>
    <w:basedOn w:val="BodyText"/>
    <w:rsid w:val="001375F3"/>
    <w:pPr>
      <w:tabs>
        <w:tab w:val="left" w:pos="1260"/>
      </w:tabs>
      <w:suppressAutoHyphens/>
      <w:spacing w:before="0" w:after="0"/>
    </w:pPr>
    <w:rPr>
      <w:rFonts w:ascii="Courier New" w:eastAsiaTheme="minorEastAsia" w:hAnsi="Courier New"/>
      <w:color w:val="auto"/>
      <w:sz w:val="22"/>
      <w:szCs w:val="20"/>
      <w:lang w:eastAsia="ar-SA"/>
    </w:rPr>
  </w:style>
  <w:style w:type="paragraph" w:styleId="BodyText">
    <w:name w:val="Body Text"/>
    <w:basedOn w:val="Normal"/>
    <w:link w:val="BodyTextChar"/>
    <w:rsid w:val="001375F3"/>
  </w:style>
  <w:style w:type="character" w:customStyle="1" w:styleId="BodyTextChar">
    <w:name w:val="Body Text Char"/>
    <w:basedOn w:val="DefaultParagraphFont"/>
    <w:link w:val="BodyText"/>
    <w:rsid w:val="001375F3"/>
    <w:rPr>
      <w:szCs w:val="24"/>
    </w:rPr>
  </w:style>
  <w:style w:type="paragraph" w:customStyle="1" w:styleId="Citation1">
    <w:name w:val="Citation1"/>
    <w:basedOn w:val="Bold"/>
    <w:rsid w:val="00472E39"/>
    <w:rPr>
      <w:rFonts w:ascii="Microsoft Sans Serif" w:eastAsia="SimSun" w:hAnsi="Microsoft Sans Serif" w:cs="Microsoft Sans Serif"/>
      <w:sz w:val="18"/>
      <w:szCs w:val="18"/>
    </w:rPr>
  </w:style>
  <w:style w:type="character" w:customStyle="1" w:styleId="H11">
    <w:name w:val="H11"/>
    <w:aliases w:val="-&gt;PART 1 Car"/>
    <w:rsid w:val="00472E39"/>
    <w:rPr>
      <w:rFonts w:ascii="Arial" w:eastAsia="SimSun" w:hAnsi="Arial"/>
      <w:b/>
      <w:kern w:val="28"/>
      <w:sz w:val="28"/>
      <w:lang w:val="fr-FR" w:eastAsia="fr-FR"/>
    </w:rPr>
  </w:style>
  <w:style w:type="character" w:customStyle="1" w:styleId="-ACar">
    <w:name w:val="-&gt;A. Car"/>
    <w:rsid w:val="00472E39"/>
    <w:rPr>
      <w:rFonts w:eastAsia="SimSun"/>
      <w:b/>
      <w:sz w:val="24"/>
      <w:lang w:val="fr-FR" w:eastAsia="fr-FR"/>
    </w:rPr>
  </w:style>
  <w:style w:type="character" w:customStyle="1" w:styleId="BodyChar">
    <w:name w:val="Body Char"/>
    <w:link w:val="Body"/>
    <w:rsid w:val="00472E39"/>
    <w:rPr>
      <w:rFonts w:ascii="Arial" w:hAnsi="Arial"/>
    </w:rPr>
  </w:style>
  <w:style w:type="character" w:customStyle="1" w:styleId="Tltype">
    <w:name w:val="Télétype"/>
    <w:rsid w:val="00472E39"/>
    <w:rPr>
      <w:rFonts w:ascii="Courier New" w:hAnsi="Courier New"/>
      <w:lang w:val="en-US" w:eastAsia="en-US"/>
    </w:rPr>
  </w:style>
  <w:style w:type="character" w:styleId="PageNumber">
    <w:name w:val="page number"/>
    <w:basedOn w:val="DefaultParagraphFont"/>
    <w:rsid w:val="00472E39"/>
  </w:style>
  <w:style w:type="character" w:customStyle="1" w:styleId="espparaCar">
    <w:name w:val="esp para Car"/>
    <w:link w:val="esppara"/>
    <w:rsid w:val="00472E39"/>
    <w:rPr>
      <w:rFonts w:ascii="Arial" w:eastAsia="SimSun" w:hAnsi="Arial"/>
      <w:b/>
      <w:lang w:eastAsia="zh-CN"/>
    </w:rPr>
  </w:style>
  <w:style w:type="paragraph" w:customStyle="1" w:styleId="Tabledescription">
    <w:name w:val="Table description"/>
    <w:basedOn w:val="Normal"/>
    <w:rsid w:val="00472E39"/>
    <w:pPr>
      <w:keepNext/>
      <w:spacing w:before="0" w:after="0" w:line="220" w:lineRule="exact"/>
    </w:pPr>
    <w:rPr>
      <w:rFonts w:ascii="Arial" w:eastAsia="SimSun" w:hAnsi="Arial" w:cs="Arial"/>
      <w:i/>
      <w:color w:val="auto"/>
      <w:sz w:val="18"/>
      <w:szCs w:val="20"/>
      <w:lang w:val="en-GB"/>
    </w:rPr>
  </w:style>
  <w:style w:type="paragraph" w:customStyle="1" w:styleId="HE">
    <w:name w:val="HE"/>
    <w:basedOn w:val="Normal"/>
    <w:rsid w:val="00472E39"/>
    <w:pPr>
      <w:spacing w:before="0" w:after="0"/>
    </w:pPr>
    <w:rPr>
      <w:rFonts w:ascii="Times New Roman" w:eastAsia="SimSun" w:hAnsi="Times New Roman"/>
      <w:b/>
      <w:color w:val="auto"/>
      <w:szCs w:val="20"/>
      <w:lang w:val="en-GB" w:eastAsia="fr-FR"/>
    </w:rPr>
  </w:style>
  <w:style w:type="paragraph" w:customStyle="1" w:styleId="xl36">
    <w:name w:val="xl36"/>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xl37">
    <w:name w:val="xl37"/>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T1">
    <w:name w:val="T 1"/>
    <w:basedOn w:val="Normal"/>
    <w:rsid w:val="00472E39"/>
    <w:pPr>
      <w:spacing w:before="240" w:after="0"/>
      <w:ind w:left="567"/>
      <w:jc w:val="both"/>
    </w:pPr>
    <w:rPr>
      <w:rFonts w:ascii="Arial" w:eastAsia="SimSun" w:hAnsi="Arial"/>
      <w:color w:val="auto"/>
      <w:szCs w:val="20"/>
      <w:lang w:eastAsia="fr-FR"/>
    </w:rPr>
  </w:style>
  <w:style w:type="paragraph" w:customStyle="1" w:styleId="r1">
    <w:name w:val="r1"/>
    <w:basedOn w:val="Normal"/>
    <w:rsid w:val="00472E39"/>
    <w:pPr>
      <w:tabs>
        <w:tab w:val="left" w:pos="360"/>
      </w:tabs>
      <w:spacing w:before="0" w:after="0" w:line="240" w:lineRule="exact"/>
      <w:ind w:left="360" w:hanging="360"/>
    </w:pPr>
    <w:rPr>
      <w:rFonts w:ascii="CG Times (W1)" w:eastAsia="SimSun" w:hAnsi="CG Times (W1)"/>
      <w:color w:val="auto"/>
      <w:szCs w:val="20"/>
      <w:lang w:val="fr-FR" w:eastAsia="fr-FR"/>
    </w:rPr>
  </w:style>
  <w:style w:type="paragraph" w:customStyle="1" w:styleId="xl39">
    <w:name w:val="xl39"/>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TAH">
    <w:name w:val="TAH"/>
    <w:basedOn w:val="Normal"/>
    <w:rsid w:val="00472E39"/>
    <w:pPr>
      <w:keepNext/>
      <w:keepLines/>
      <w:overflowPunct w:val="0"/>
      <w:autoSpaceDE w:val="0"/>
      <w:autoSpaceDN w:val="0"/>
      <w:adjustRightInd w:val="0"/>
      <w:spacing w:before="0" w:after="0"/>
      <w:jc w:val="center"/>
      <w:textAlignment w:val="baseline"/>
    </w:pPr>
    <w:rPr>
      <w:rFonts w:ascii="Arial" w:eastAsia="SimSun" w:hAnsi="Arial"/>
      <w:b/>
      <w:color w:val="auto"/>
      <w:sz w:val="18"/>
      <w:szCs w:val="20"/>
      <w:lang w:val="en-GB" w:eastAsia="fr-FR"/>
    </w:rPr>
  </w:style>
  <w:style w:type="paragraph" w:customStyle="1" w:styleId="xl38">
    <w:name w:val="xl38"/>
    <w:basedOn w:val="Normal"/>
    <w:rsid w:val="00472E39"/>
    <w:pPr>
      <w:pBdr>
        <w:bottom w:val="single" w:sz="8" w:space="0" w:color="auto"/>
        <w:right w:val="single" w:sz="8" w:space="0" w:color="auto"/>
      </w:pBdr>
      <w:spacing w:before="100" w:beforeAutospacing="1" w:after="100" w:afterAutospacing="1"/>
      <w:jc w:val="center"/>
      <w:textAlignment w:val="top"/>
    </w:pPr>
    <w:rPr>
      <w:rFonts w:ascii="SimSun" w:eastAsia="SimSun" w:hAnsi="SimSun"/>
      <w:color w:val="auto"/>
      <w:szCs w:val="20"/>
      <w:lang w:eastAsia="zh-CN"/>
    </w:rPr>
  </w:style>
  <w:style w:type="paragraph" w:customStyle="1" w:styleId="xl29">
    <w:name w:val="xl29"/>
    <w:basedOn w:val="Normal"/>
    <w:rsid w:val="00472E39"/>
    <w:pPr>
      <w:pBdr>
        <w:bottom w:val="single" w:sz="8" w:space="0" w:color="auto"/>
        <w:right w:val="single" w:sz="8" w:space="0" w:color="auto"/>
      </w:pBdr>
      <w:spacing w:before="100" w:beforeAutospacing="1" w:after="100" w:afterAutospacing="1"/>
      <w:jc w:val="center"/>
      <w:textAlignment w:val="top"/>
    </w:pPr>
    <w:rPr>
      <w:rFonts w:ascii="Times New Roman" w:eastAsia="SimSun" w:hAnsi="Times New Roman"/>
      <w:color w:val="auto"/>
      <w:szCs w:val="20"/>
      <w:lang w:eastAsia="zh-CN"/>
    </w:rPr>
  </w:style>
  <w:style w:type="paragraph" w:styleId="BodyText3">
    <w:name w:val="Body Text 3"/>
    <w:basedOn w:val="Normal"/>
    <w:link w:val="BodyText3Char"/>
    <w:rsid w:val="00472E39"/>
    <w:pPr>
      <w:spacing w:before="0" w:after="0"/>
    </w:pPr>
    <w:rPr>
      <w:rFonts w:ascii="Times New Roman" w:eastAsia="SimSun" w:hAnsi="Times New Roman"/>
      <w:b/>
      <w:color w:val="auto"/>
      <w:szCs w:val="20"/>
      <w:lang w:val="x-none" w:eastAsia="x-none"/>
    </w:rPr>
  </w:style>
  <w:style w:type="character" w:customStyle="1" w:styleId="BodyText3Char">
    <w:name w:val="Body Text 3 Char"/>
    <w:basedOn w:val="DefaultParagraphFont"/>
    <w:link w:val="BodyText3"/>
    <w:rsid w:val="00472E39"/>
    <w:rPr>
      <w:rFonts w:ascii="Times New Roman" w:eastAsia="SimSun" w:hAnsi="Times New Roman"/>
      <w:b/>
      <w:color w:val="auto"/>
      <w:lang w:val="x-none" w:eastAsia="x-none"/>
    </w:rPr>
  </w:style>
  <w:style w:type="paragraph" w:customStyle="1" w:styleId="xl35">
    <w:name w:val="xl35"/>
    <w:basedOn w:val="Normal"/>
    <w:rsid w:val="00472E39"/>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Body">
    <w:name w:val="Body"/>
    <w:link w:val="BodyChar"/>
    <w:rsid w:val="00472E39"/>
    <w:pPr>
      <w:spacing w:before="100" w:after="80" w:line="250" w:lineRule="exact"/>
    </w:pPr>
    <w:rPr>
      <w:rFonts w:ascii="Arial" w:hAnsi="Arial"/>
    </w:rPr>
  </w:style>
  <w:style w:type="paragraph" w:customStyle="1" w:styleId="xl26">
    <w:name w:val="xl26"/>
    <w:basedOn w:val="Normal"/>
    <w:rsid w:val="00472E39"/>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eastAsia="SimSun" w:hAnsi="Arial"/>
      <w:b/>
      <w:color w:val="000000"/>
      <w:szCs w:val="20"/>
      <w:lang w:eastAsia="zh-CN"/>
    </w:rPr>
  </w:style>
  <w:style w:type="paragraph" w:customStyle="1" w:styleId="T2">
    <w:name w:val="T2"/>
    <w:basedOn w:val="Normal"/>
    <w:rsid w:val="00472E39"/>
    <w:pPr>
      <w:spacing w:before="240" w:after="0"/>
      <w:ind w:left="567"/>
      <w:jc w:val="both"/>
    </w:pPr>
    <w:rPr>
      <w:rFonts w:ascii="Arial" w:eastAsia="SimSun" w:hAnsi="Arial"/>
      <w:color w:val="auto"/>
      <w:szCs w:val="20"/>
      <w:lang w:eastAsia="fr-FR"/>
    </w:rPr>
  </w:style>
  <w:style w:type="paragraph" w:customStyle="1" w:styleId="NormalFixedFont">
    <w:name w:val="Normal Fixed Font"/>
    <w:basedOn w:val="Normal"/>
    <w:rsid w:val="00472E39"/>
    <w:pPr>
      <w:spacing w:before="40" w:after="0"/>
    </w:pPr>
    <w:rPr>
      <w:rFonts w:ascii="Courier New" w:eastAsia="SimSun" w:hAnsi="Courier New"/>
      <w:color w:val="auto"/>
      <w:szCs w:val="20"/>
      <w:lang w:val="en-GB" w:eastAsia="fr-FR"/>
    </w:rPr>
  </w:style>
  <w:style w:type="paragraph" w:customStyle="1" w:styleId="xl28">
    <w:name w:val="xl28"/>
    <w:basedOn w:val="Normal"/>
    <w:rsid w:val="00472E39"/>
    <w:pPr>
      <w:pBdr>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styleId="List">
    <w:name w:val="List"/>
    <w:basedOn w:val="Normal"/>
    <w:rsid w:val="00472E39"/>
    <w:pPr>
      <w:spacing w:before="0" w:after="0"/>
      <w:ind w:left="283" w:hanging="283"/>
    </w:pPr>
    <w:rPr>
      <w:rFonts w:ascii="Arial" w:eastAsia="SimSun" w:hAnsi="Arial"/>
      <w:color w:val="auto"/>
      <w:szCs w:val="20"/>
      <w:lang w:val="fr-FR" w:eastAsia="fr-FR"/>
    </w:rPr>
  </w:style>
  <w:style w:type="paragraph" w:customStyle="1" w:styleId="B1">
    <w:name w:val="B1"/>
    <w:basedOn w:val="List"/>
    <w:rsid w:val="00472E39"/>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472E39"/>
    <w:pPr>
      <w:pBdr>
        <w:left w:val="single" w:sz="8" w:space="0" w:color="auto"/>
        <w:right w:val="single" w:sz="4" w:space="0" w:color="auto"/>
      </w:pBdr>
      <w:spacing w:before="100" w:beforeAutospacing="1" w:after="100" w:afterAutospacing="1"/>
      <w:textAlignment w:val="top"/>
    </w:pPr>
    <w:rPr>
      <w:rFonts w:ascii="Times New Roman" w:eastAsia="SimSun" w:hAnsi="Times New Roman"/>
      <w:color w:val="auto"/>
      <w:sz w:val="16"/>
      <w:szCs w:val="20"/>
      <w:lang w:val="fr-FR" w:eastAsia="fr-FR"/>
    </w:rPr>
  </w:style>
  <w:style w:type="paragraph" w:customStyle="1" w:styleId="T3nospace">
    <w:name w:val="T3 no space"/>
    <w:basedOn w:val="T3"/>
    <w:rsid w:val="00472E39"/>
    <w:pPr>
      <w:spacing w:before="0"/>
    </w:pPr>
  </w:style>
  <w:style w:type="paragraph" w:customStyle="1" w:styleId="T3">
    <w:name w:val="T3"/>
    <w:basedOn w:val="Normal"/>
    <w:rsid w:val="00472E39"/>
    <w:pPr>
      <w:spacing w:before="240" w:after="0"/>
      <w:ind w:left="851"/>
      <w:jc w:val="both"/>
    </w:pPr>
    <w:rPr>
      <w:rFonts w:ascii="Arial" w:eastAsia="SimSun" w:hAnsi="Arial"/>
      <w:color w:val="auto"/>
      <w:szCs w:val="20"/>
      <w:lang w:eastAsia="fr-FR"/>
    </w:rPr>
  </w:style>
  <w:style w:type="paragraph" w:styleId="BodyTextIndent">
    <w:name w:val="Body Text Indent"/>
    <w:basedOn w:val="Normal"/>
    <w:link w:val="BodyTextIndentChar"/>
    <w:rsid w:val="00472E39"/>
    <w:pPr>
      <w:spacing w:before="0" w:after="0"/>
      <w:ind w:left="708"/>
    </w:pPr>
    <w:rPr>
      <w:rFonts w:ascii="Arial" w:eastAsia="SimSun" w:hAnsi="Arial"/>
      <w:snapToGrid w:val="0"/>
      <w:color w:val="auto"/>
      <w:szCs w:val="20"/>
      <w:lang w:eastAsia="x-none"/>
    </w:rPr>
  </w:style>
  <w:style w:type="character" w:customStyle="1" w:styleId="BodyTextIndentChar">
    <w:name w:val="Body Text Indent Char"/>
    <w:basedOn w:val="DefaultParagraphFont"/>
    <w:link w:val="BodyTextIndent"/>
    <w:rsid w:val="00472E39"/>
    <w:rPr>
      <w:rFonts w:ascii="Arial" w:eastAsia="SimSun" w:hAnsi="Arial"/>
      <w:snapToGrid w:val="0"/>
      <w:color w:val="auto"/>
      <w:lang w:eastAsia="x-none"/>
    </w:rPr>
  </w:style>
  <w:style w:type="paragraph" w:styleId="BodyTextIndent2">
    <w:name w:val="Body Text Indent 2"/>
    <w:basedOn w:val="Normal"/>
    <w:link w:val="BodyTextIndent2Char"/>
    <w:rsid w:val="00472E39"/>
    <w:pPr>
      <w:tabs>
        <w:tab w:val="left" w:pos="1206"/>
      </w:tabs>
      <w:spacing w:before="0" w:after="0"/>
      <w:ind w:left="1631" w:hanging="1631"/>
    </w:pPr>
    <w:rPr>
      <w:rFonts w:ascii="Arial" w:eastAsia="SimSun" w:hAnsi="Arial"/>
      <w:snapToGrid w:val="0"/>
      <w:color w:val="auto"/>
      <w:szCs w:val="20"/>
      <w:lang w:eastAsia="x-none"/>
    </w:rPr>
  </w:style>
  <w:style w:type="character" w:customStyle="1" w:styleId="BodyTextIndent2Char">
    <w:name w:val="Body Text Indent 2 Char"/>
    <w:basedOn w:val="DefaultParagraphFont"/>
    <w:link w:val="BodyTextIndent2"/>
    <w:rsid w:val="00472E39"/>
    <w:rPr>
      <w:rFonts w:ascii="Arial" w:eastAsia="SimSun" w:hAnsi="Arial"/>
      <w:snapToGrid w:val="0"/>
      <w:color w:val="auto"/>
      <w:lang w:eastAsia="x-none"/>
    </w:rPr>
  </w:style>
  <w:style w:type="paragraph" w:customStyle="1" w:styleId="font5">
    <w:name w:val="font5"/>
    <w:basedOn w:val="Normal"/>
    <w:rsid w:val="00472E39"/>
    <w:pPr>
      <w:spacing w:before="100" w:beforeAutospacing="1" w:after="100" w:afterAutospacing="1"/>
    </w:pPr>
    <w:rPr>
      <w:rFonts w:ascii="Arial" w:eastAsia="SimSun" w:hAnsi="Arial"/>
      <w:color w:val="000000"/>
      <w:szCs w:val="20"/>
      <w:lang w:eastAsia="zh-CN"/>
    </w:rPr>
  </w:style>
  <w:style w:type="paragraph" w:customStyle="1" w:styleId="xl30">
    <w:name w:val="xl30"/>
    <w:basedOn w:val="Normal"/>
    <w:rsid w:val="00472E39"/>
    <w:pPr>
      <w:pBdr>
        <w:bottom w:val="single" w:sz="8" w:space="0" w:color="auto"/>
        <w:right w:val="single" w:sz="8" w:space="0" w:color="auto"/>
      </w:pBdr>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2">
    <w:name w:val="r2"/>
    <w:basedOn w:val="Normal"/>
    <w:next w:val="Normal"/>
    <w:rsid w:val="00472E39"/>
    <w:pPr>
      <w:tabs>
        <w:tab w:val="left" w:pos="641"/>
      </w:tabs>
      <w:spacing w:before="0" w:after="0" w:line="220" w:lineRule="exact"/>
      <w:ind w:left="641" w:hanging="360"/>
    </w:pPr>
    <w:rPr>
      <w:rFonts w:ascii="Times New Roman" w:eastAsia="SimSun" w:hAnsi="Times New Roman"/>
      <w:color w:val="auto"/>
      <w:szCs w:val="20"/>
      <w:lang w:val="fr-FR" w:eastAsia="fr-FR"/>
    </w:rPr>
  </w:style>
  <w:style w:type="paragraph" w:customStyle="1" w:styleId="TOP">
    <w:name w:val="TOP"/>
    <w:basedOn w:val="Normal"/>
    <w:rsid w:val="00472E39"/>
    <w:pPr>
      <w:widowControl w:val="0"/>
      <w:spacing w:before="0" w:after="0"/>
      <w:jc w:val="center"/>
    </w:pPr>
    <w:rPr>
      <w:rFonts w:ascii="Arial" w:eastAsia="SimSun" w:hAnsi="Arial"/>
      <w:b/>
      <w:caps/>
      <w:color w:val="auto"/>
      <w:sz w:val="144"/>
      <w:szCs w:val="20"/>
      <w:lang w:val="fr-FR" w:eastAsia="fr-FR"/>
    </w:rPr>
  </w:style>
  <w:style w:type="paragraph" w:customStyle="1" w:styleId="esppara">
    <w:name w:val="esp para"/>
    <w:basedOn w:val="Normal"/>
    <w:link w:val="espparaCar"/>
    <w:rsid w:val="00472E39"/>
    <w:pPr>
      <w:keepNext/>
      <w:spacing w:before="240" w:after="40"/>
      <w:ind w:left="425"/>
      <w:outlineLvl w:val="1"/>
    </w:pPr>
    <w:rPr>
      <w:rFonts w:ascii="Arial" w:eastAsia="SimSun" w:hAnsi="Arial"/>
      <w:b/>
      <w:szCs w:val="20"/>
      <w:lang w:eastAsia="zh-CN"/>
    </w:rPr>
  </w:style>
  <w:style w:type="paragraph" w:customStyle="1" w:styleId="xl33">
    <w:name w:val="xl33"/>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Normalinfogauchetableau1">
    <w:name w:val="Normal info gauche tableau 1"/>
    <w:basedOn w:val="Normal"/>
    <w:rsid w:val="00472E39"/>
    <w:pPr>
      <w:spacing w:before="0" w:after="0"/>
    </w:pPr>
    <w:rPr>
      <w:rFonts w:ascii="Times New Roman" w:eastAsia="SimSun" w:hAnsi="Times New Roman"/>
      <w:color w:val="auto"/>
      <w:sz w:val="22"/>
      <w:szCs w:val="20"/>
      <w:lang w:val="fr-FR" w:eastAsia="fr-FR"/>
    </w:rPr>
  </w:style>
  <w:style w:type="paragraph" w:customStyle="1" w:styleId="xl25">
    <w:name w:val="xl25"/>
    <w:basedOn w:val="Normal"/>
    <w:rsid w:val="00472E39"/>
    <w:pPr>
      <w:pBdr>
        <w:left w:val="single" w:sz="4" w:space="0" w:color="auto"/>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customStyle="1" w:styleId="TexteTableau">
    <w:name w:val="Texte Tableau"/>
    <w:basedOn w:val="Normal"/>
    <w:rsid w:val="00472E39"/>
    <w:rPr>
      <w:rFonts w:ascii="Arial" w:eastAsia="SimSun" w:hAnsi="Arial"/>
      <w:color w:val="auto"/>
      <w:szCs w:val="20"/>
      <w:lang w:val="fr-FR" w:eastAsia="fr-FR"/>
    </w:rPr>
  </w:style>
  <w:style w:type="paragraph" w:customStyle="1" w:styleId="NO">
    <w:name w:val="NO"/>
    <w:basedOn w:val="Normal"/>
    <w:rsid w:val="00472E39"/>
    <w:pPr>
      <w:keepLines/>
      <w:spacing w:before="0" w:after="180"/>
      <w:ind w:left="1135" w:hanging="851"/>
    </w:pPr>
    <w:rPr>
      <w:rFonts w:ascii="Times New Roman" w:eastAsia="SimSun" w:hAnsi="Times New Roman"/>
      <w:color w:val="auto"/>
      <w:szCs w:val="20"/>
      <w:lang w:val="en-GB" w:eastAsia="fr-FR"/>
    </w:rPr>
  </w:style>
  <w:style w:type="paragraph" w:customStyle="1" w:styleId="T4">
    <w:name w:val="T4"/>
    <w:basedOn w:val="T3"/>
    <w:rsid w:val="00472E39"/>
    <w:pPr>
      <w:ind w:left="1276"/>
    </w:pPr>
  </w:style>
  <w:style w:type="paragraph" w:customStyle="1" w:styleId="xl78">
    <w:name w:val="xl78"/>
    <w:basedOn w:val="Normal"/>
    <w:rsid w:val="00472E39"/>
    <w:pPr>
      <w:pBdr>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TH">
    <w:name w:val="TH"/>
    <w:basedOn w:val="Normal"/>
    <w:rsid w:val="00472E39"/>
    <w:pPr>
      <w:keepNext/>
      <w:keepLines/>
      <w:spacing w:before="60" w:after="180"/>
      <w:jc w:val="center"/>
    </w:pPr>
    <w:rPr>
      <w:rFonts w:ascii="Arial" w:eastAsia="SimSun" w:hAnsi="Arial"/>
      <w:b/>
      <w:color w:val="auto"/>
      <w:szCs w:val="20"/>
      <w:lang w:val="en-GB" w:eastAsia="fr-FR"/>
    </w:rPr>
  </w:style>
  <w:style w:type="paragraph" w:styleId="ListBullet">
    <w:name w:val="List Bullet"/>
    <w:basedOn w:val="Normal"/>
    <w:rsid w:val="00472E39"/>
    <w:pPr>
      <w:numPr>
        <w:numId w:val="13"/>
      </w:numPr>
      <w:tabs>
        <w:tab w:val="clear" w:pos="927"/>
        <w:tab w:val="left" w:pos="355"/>
      </w:tabs>
      <w:spacing w:before="0" w:after="0"/>
      <w:ind w:left="355" w:hanging="283"/>
    </w:pPr>
    <w:rPr>
      <w:rFonts w:ascii="Arial" w:eastAsia="SimSun" w:hAnsi="Arial"/>
      <w:color w:val="auto"/>
      <w:szCs w:val="20"/>
      <w:lang w:eastAsia="fr-FR"/>
    </w:rPr>
  </w:style>
  <w:style w:type="paragraph" w:styleId="CommentSubject">
    <w:name w:val="annotation subject"/>
    <w:basedOn w:val="CommentText"/>
    <w:next w:val="CommentText"/>
    <w:link w:val="CommentSubjectChar"/>
    <w:rsid w:val="00472E39"/>
    <w:pPr>
      <w:spacing w:before="0" w:after="0"/>
    </w:pPr>
    <w:rPr>
      <w:rFonts w:ascii="Times New Roman" w:eastAsia="SimSun" w:hAnsi="Times New Roman"/>
      <w:b/>
      <w:color w:val="auto"/>
      <w:lang w:val="x-none" w:eastAsia="x-none"/>
    </w:rPr>
  </w:style>
  <w:style w:type="character" w:customStyle="1" w:styleId="CommentSubjectChar">
    <w:name w:val="Comment Subject Char"/>
    <w:basedOn w:val="CommentTextChar"/>
    <w:link w:val="CommentSubject"/>
    <w:rsid w:val="00472E39"/>
    <w:rPr>
      <w:rFonts w:ascii="Times New Roman" w:eastAsia="SimSun" w:hAnsi="Times New Roman"/>
      <w:b/>
      <w:color w:val="auto"/>
      <w:lang w:val="x-none" w:eastAsia="x-none"/>
    </w:rPr>
  </w:style>
  <w:style w:type="paragraph" w:customStyle="1" w:styleId="xl34">
    <w:name w:val="xl34"/>
    <w:basedOn w:val="Normal"/>
    <w:rsid w:val="00472E39"/>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10">
    <w:name w:val="R1"/>
    <w:basedOn w:val="T1"/>
    <w:rsid w:val="00472E39"/>
    <w:pPr>
      <w:ind w:left="851" w:hanging="284"/>
    </w:pPr>
  </w:style>
  <w:style w:type="paragraph" w:customStyle="1" w:styleId="R20">
    <w:name w:val="R2"/>
    <w:basedOn w:val="Normal"/>
    <w:rsid w:val="00472E39"/>
    <w:pPr>
      <w:spacing w:before="240" w:after="0"/>
      <w:ind w:left="1135" w:hanging="284"/>
      <w:jc w:val="both"/>
    </w:pPr>
    <w:rPr>
      <w:rFonts w:ascii="Arial" w:eastAsia="SimSun" w:hAnsi="Arial"/>
      <w:color w:val="auto"/>
      <w:szCs w:val="20"/>
      <w:lang w:eastAsia="fr-FR"/>
    </w:rPr>
  </w:style>
  <w:style w:type="paragraph" w:customStyle="1" w:styleId="CRfront">
    <w:name w:val="CR_front"/>
    <w:next w:val="Normal"/>
    <w:rsid w:val="00472E39"/>
    <w:pPr>
      <w:widowControl w:val="0"/>
      <w:spacing w:before="0" w:after="0"/>
    </w:pPr>
    <w:rPr>
      <w:rFonts w:ascii="Arial" w:eastAsia="SimSun" w:hAnsi="Arial"/>
      <w:color w:val="auto"/>
      <w:lang w:val="en-GB" w:eastAsia="fr-FR"/>
    </w:rPr>
  </w:style>
  <w:style w:type="paragraph" w:customStyle="1" w:styleId="xl24">
    <w:name w:val="xl24"/>
    <w:basedOn w:val="Normal"/>
    <w:rsid w:val="00472E39"/>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styleId="BodyText2">
    <w:name w:val="Body Text 2"/>
    <w:basedOn w:val="Normal"/>
    <w:link w:val="BodyText2Char"/>
    <w:rsid w:val="00472E39"/>
    <w:pPr>
      <w:spacing w:before="0" w:after="0"/>
    </w:pPr>
    <w:rPr>
      <w:rFonts w:ascii="Times New Roman" w:eastAsia="SimSun" w:hAnsi="Times New Roman"/>
      <w:color w:val="auto"/>
      <w:sz w:val="24"/>
      <w:szCs w:val="20"/>
      <w:lang w:val="x-none" w:eastAsia="x-none"/>
    </w:rPr>
  </w:style>
  <w:style w:type="character" w:customStyle="1" w:styleId="BodyText2Char">
    <w:name w:val="Body Text 2 Char"/>
    <w:basedOn w:val="DefaultParagraphFont"/>
    <w:link w:val="BodyText2"/>
    <w:rsid w:val="00472E39"/>
    <w:rPr>
      <w:rFonts w:ascii="Times New Roman" w:eastAsia="SimSun" w:hAnsi="Times New Roman"/>
      <w:color w:val="auto"/>
      <w:sz w:val="24"/>
      <w:lang w:val="x-none" w:eastAsia="x-none"/>
    </w:rPr>
  </w:style>
  <w:style w:type="paragraph" w:customStyle="1" w:styleId="xl27">
    <w:name w:val="xl27"/>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color w:val="000000"/>
      <w:szCs w:val="20"/>
      <w:lang w:eastAsia="zh-CN"/>
    </w:rPr>
  </w:style>
  <w:style w:type="paragraph" w:customStyle="1" w:styleId="xl31">
    <w:name w:val="xl31"/>
    <w:basedOn w:val="Normal"/>
    <w:rsid w:val="00472E39"/>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xl32">
    <w:name w:val="xl32"/>
    <w:basedOn w:val="Normal"/>
    <w:rsid w:val="00472E39"/>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DocumentMap1">
    <w:name w:val="Document Map1"/>
    <w:basedOn w:val="Normal"/>
    <w:rsid w:val="00472E39"/>
    <w:pPr>
      <w:shd w:val="clear" w:color="auto" w:fill="000080"/>
      <w:spacing w:before="0" w:after="0"/>
    </w:pPr>
    <w:rPr>
      <w:rFonts w:ascii="Tahoma" w:eastAsia="SimSun" w:hAnsi="Tahoma"/>
      <w:color w:val="auto"/>
      <w:szCs w:val="20"/>
      <w:lang w:val="fr-FR" w:eastAsia="fr-FR"/>
    </w:rPr>
  </w:style>
  <w:style w:type="paragraph" w:customStyle="1" w:styleId="Normalinfocentrtableau1">
    <w:name w:val="Normal info centré tableau 1"/>
    <w:basedOn w:val="Normal"/>
    <w:rsid w:val="00472E39"/>
    <w:pPr>
      <w:spacing w:before="0" w:after="0"/>
      <w:jc w:val="center"/>
    </w:pPr>
    <w:rPr>
      <w:rFonts w:ascii="Times New Roman" w:eastAsia="SimSun" w:hAnsi="Times New Roman"/>
      <w:color w:val="auto"/>
      <w:sz w:val="22"/>
      <w:szCs w:val="20"/>
      <w:lang w:val="fr-FR" w:eastAsia="fr-FR"/>
    </w:rPr>
  </w:style>
  <w:style w:type="paragraph" w:customStyle="1" w:styleId="NormalArial">
    <w:name w:val="Normal + Arial"/>
    <w:basedOn w:val="Normal"/>
    <w:rsid w:val="00472E39"/>
    <w:pPr>
      <w:spacing w:before="240" w:after="0"/>
      <w:ind w:left="851"/>
      <w:jc w:val="both"/>
    </w:pPr>
    <w:rPr>
      <w:rFonts w:ascii="Arial" w:eastAsia="SimSun" w:hAnsi="Arial"/>
      <w:color w:val="auto"/>
      <w:szCs w:val="20"/>
      <w:lang w:val="en-GB" w:eastAsia="fr-FR"/>
    </w:rPr>
  </w:style>
  <w:style w:type="paragraph" w:customStyle="1" w:styleId="xl42">
    <w:name w:val="xl42"/>
    <w:basedOn w:val="Normal"/>
    <w:rsid w:val="00472E39"/>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b/>
      <w:color w:val="auto"/>
      <w:sz w:val="16"/>
      <w:szCs w:val="20"/>
      <w:lang w:val="fr-FR" w:eastAsia="fr-FR"/>
    </w:rPr>
  </w:style>
  <w:style w:type="paragraph" w:styleId="BodyTextIndent3">
    <w:name w:val="Body Text Indent 3"/>
    <w:basedOn w:val="Normal"/>
    <w:link w:val="BodyTextIndent3Char"/>
    <w:rsid w:val="00472E39"/>
    <w:pPr>
      <w:tabs>
        <w:tab w:val="left" w:pos="639"/>
      </w:tabs>
      <w:spacing w:before="0" w:after="0"/>
      <w:ind w:left="1064" w:hanging="1064"/>
    </w:pPr>
    <w:rPr>
      <w:rFonts w:ascii="Arial" w:eastAsia="SimSun" w:hAnsi="Arial"/>
      <w:snapToGrid w:val="0"/>
      <w:color w:val="auto"/>
      <w:szCs w:val="20"/>
      <w:lang w:val="x-none" w:eastAsia="x-none"/>
    </w:rPr>
  </w:style>
  <w:style w:type="character" w:customStyle="1" w:styleId="BodyTextIndent3Char">
    <w:name w:val="Body Text Indent 3 Char"/>
    <w:basedOn w:val="DefaultParagraphFont"/>
    <w:link w:val="BodyTextIndent3"/>
    <w:rsid w:val="00472E39"/>
    <w:rPr>
      <w:rFonts w:ascii="Arial" w:eastAsia="SimSun" w:hAnsi="Arial"/>
      <w:snapToGrid w:val="0"/>
      <w:color w:val="auto"/>
      <w:lang w:val="x-none" w:eastAsia="x-none"/>
    </w:rPr>
  </w:style>
  <w:style w:type="paragraph" w:customStyle="1" w:styleId="EX">
    <w:name w:val="EX"/>
    <w:basedOn w:val="Normal"/>
    <w:rsid w:val="00472E39"/>
    <w:pPr>
      <w:keepLines/>
      <w:overflowPunct w:val="0"/>
      <w:autoSpaceDE w:val="0"/>
      <w:autoSpaceDN w:val="0"/>
      <w:adjustRightInd w:val="0"/>
      <w:spacing w:before="0" w:after="180"/>
      <w:ind w:left="1702" w:hanging="1418"/>
      <w:textAlignment w:val="baseline"/>
    </w:pPr>
    <w:rPr>
      <w:rFonts w:ascii="Times New Roman" w:eastAsia="SimSun" w:hAnsi="Times New Roman"/>
      <w:color w:val="auto"/>
      <w:szCs w:val="20"/>
      <w:lang w:val="en-GB"/>
    </w:rPr>
  </w:style>
  <w:style w:type="character" w:customStyle="1" w:styleId="HTMLPreformattedChar">
    <w:name w:val="HTML Preformatted Char"/>
    <w:link w:val="HTMLPreformatted"/>
    <w:rsid w:val="00472E39"/>
    <w:rPr>
      <w:rFonts w:ascii="Courier New" w:hAnsi="Courier New" w:cs="Courier New"/>
    </w:rPr>
  </w:style>
  <w:style w:type="paragraph" w:customStyle="1" w:styleId="Paragraphedeliste1">
    <w:name w:val="Paragraphe de liste1"/>
    <w:basedOn w:val="Normal"/>
    <w:uiPriority w:val="99"/>
    <w:qFormat/>
    <w:rsid w:val="00472E39"/>
    <w:pPr>
      <w:spacing w:before="0" w:after="0"/>
      <w:ind w:left="708"/>
    </w:pPr>
    <w:rPr>
      <w:rFonts w:ascii="Times New Roman" w:eastAsia="SimSun" w:hAnsi="Times New Roman"/>
      <w:color w:val="auto"/>
      <w:szCs w:val="20"/>
      <w:lang w:val="en-GB" w:eastAsia="fr-FR"/>
    </w:rPr>
  </w:style>
  <w:style w:type="paragraph" w:customStyle="1" w:styleId="Rvision1">
    <w:name w:val="Révision1"/>
    <w:rsid w:val="00472E39"/>
    <w:pPr>
      <w:spacing w:before="0" w:after="0"/>
    </w:pPr>
    <w:rPr>
      <w:rFonts w:ascii="Times New Roman" w:eastAsia="SimSun" w:hAnsi="Times New Roman"/>
      <w:color w:val="auto"/>
      <w:lang w:val="en-GB" w:eastAsia="fr-FR"/>
    </w:rPr>
  </w:style>
  <w:style w:type="character" w:styleId="Strong">
    <w:name w:val="Strong"/>
    <w:uiPriority w:val="22"/>
    <w:qFormat/>
    <w:rsid w:val="00472E39"/>
    <w:rPr>
      <w:b/>
      <w:bCs/>
    </w:rPr>
  </w:style>
  <w:style w:type="character" w:styleId="HTMLCode">
    <w:name w:val="HTML Code"/>
    <w:uiPriority w:val="99"/>
    <w:unhideWhenUsed/>
    <w:rsid w:val="00472E39"/>
    <w:rPr>
      <w:rFonts w:ascii="Courier New" w:eastAsia="Times New Roman" w:hAnsi="Courier New" w:cs="Courier New"/>
      <w:sz w:val="20"/>
      <w:szCs w:val="20"/>
    </w:rPr>
  </w:style>
  <w:style w:type="character" w:customStyle="1" w:styleId="shorttext">
    <w:name w:val="short_text"/>
    <w:basedOn w:val="DefaultParagraphFont"/>
    <w:rsid w:val="00472E39"/>
  </w:style>
  <w:style w:type="character" w:customStyle="1" w:styleId="hps">
    <w:name w:val="hps"/>
    <w:basedOn w:val="DefaultParagraphFont"/>
    <w:rsid w:val="00472E39"/>
  </w:style>
  <w:style w:type="paragraph" w:styleId="PlainText">
    <w:name w:val="Plain Text"/>
    <w:basedOn w:val="Normal"/>
    <w:link w:val="PlainTextChar"/>
    <w:rsid w:val="00472E39"/>
    <w:rPr>
      <w:rFonts w:ascii="Courier New" w:eastAsia="SimSun" w:hAnsi="Courier New"/>
      <w:szCs w:val="20"/>
    </w:rPr>
  </w:style>
  <w:style w:type="character" w:customStyle="1" w:styleId="PlainTextChar">
    <w:name w:val="Plain Text Char"/>
    <w:basedOn w:val="DefaultParagraphFont"/>
    <w:link w:val="PlainText"/>
    <w:rsid w:val="00472E39"/>
    <w:rPr>
      <w:rFonts w:ascii="Courier New" w:eastAsia="SimSun" w:hAnsi="Courier New"/>
    </w:rPr>
  </w:style>
  <w:style w:type="paragraph" w:styleId="ListNumber">
    <w:name w:val="List Number"/>
    <w:basedOn w:val="Normal"/>
    <w:rsid w:val="00472E39"/>
    <w:pPr>
      <w:tabs>
        <w:tab w:val="num" w:pos="360"/>
      </w:tabs>
      <w:ind w:left="360" w:hanging="360"/>
      <w:contextualSpacing/>
    </w:pPr>
    <w:rPr>
      <w:rFonts w:eastAsia="SimSun"/>
    </w:rPr>
  </w:style>
  <w:style w:type="character" w:customStyle="1" w:styleId="Heading4Char">
    <w:name w:val="Heading 4 Char"/>
    <w:link w:val="Heading4"/>
    <w:rsid w:val="00472E39"/>
    <w:rPr>
      <w:rFonts w:ascii="Arial" w:eastAsia="SimSun" w:hAnsi="Arial" w:cs="Arial"/>
      <w:b/>
      <w:sz w:val="28"/>
      <w:lang w:eastAsia="zh-CN"/>
    </w:rPr>
  </w:style>
  <w:style w:type="character" w:customStyle="1" w:styleId="Heading5Char">
    <w:name w:val="Heading 5 Char"/>
    <w:link w:val="Heading5"/>
    <w:rsid w:val="00472E39"/>
    <w:rPr>
      <w:rFonts w:ascii="Arial" w:eastAsia="SimSun" w:hAnsi="Arial" w:cs="Arial"/>
      <w:b/>
      <w:sz w:val="24"/>
      <w:lang w:eastAsia="zh-CN"/>
    </w:rPr>
  </w:style>
  <w:style w:type="character" w:customStyle="1" w:styleId="Heading6Char">
    <w:name w:val="Heading 6 Char"/>
    <w:link w:val="Heading6"/>
    <w:rsid w:val="00472E39"/>
    <w:rPr>
      <w:rFonts w:ascii="Arial" w:eastAsia="SimSun" w:hAnsi="Arial" w:cs="Arial"/>
      <w:b/>
      <w:lang w:eastAsia="zh-CN"/>
    </w:rPr>
  </w:style>
  <w:style w:type="character" w:customStyle="1" w:styleId="Heading7Char">
    <w:name w:val="Heading 7 Char"/>
    <w:link w:val="Heading7"/>
    <w:rsid w:val="00472E39"/>
    <w:rPr>
      <w:rFonts w:ascii="Arial" w:eastAsia="SimSun" w:hAnsi="Arial" w:cs="Arial"/>
      <w:b/>
      <w:lang w:eastAsia="zh-CN"/>
    </w:rPr>
  </w:style>
  <w:style w:type="character" w:customStyle="1" w:styleId="Heading8Char">
    <w:name w:val="Heading 8 Char"/>
    <w:link w:val="Heading8"/>
    <w:rsid w:val="00472E39"/>
    <w:rPr>
      <w:rFonts w:ascii="Arial" w:eastAsia="SimSun" w:hAnsi="Arial" w:cs="Arial"/>
      <w:b/>
      <w:lang w:eastAsia="zh-CN"/>
    </w:rPr>
  </w:style>
  <w:style w:type="character" w:customStyle="1" w:styleId="Heading9Char">
    <w:name w:val="Heading 9 Char"/>
    <w:link w:val="Heading9"/>
    <w:rsid w:val="00472E39"/>
    <w:rPr>
      <w:rFonts w:ascii="Arial" w:eastAsia="SimSun" w:hAnsi="Arial" w:cs="Arial"/>
      <w:b/>
      <w:lang w:eastAsia="zh-CN"/>
    </w:rPr>
  </w:style>
  <w:style w:type="character" w:customStyle="1" w:styleId="TitleChar">
    <w:name w:val="Title Char"/>
    <w:link w:val="Title"/>
    <w:rsid w:val="00472E39"/>
    <w:rPr>
      <w:rFonts w:ascii="Arial" w:hAnsi="Arial"/>
      <w:b/>
      <w:noProof/>
      <w:color w:val="FFFFFF"/>
      <w:sz w:val="48"/>
      <w:szCs w:val="48"/>
      <w:lang w:eastAsia="ja-JP"/>
    </w:rPr>
  </w:style>
  <w:style w:type="character" w:customStyle="1" w:styleId="DocumentMapChar">
    <w:name w:val="Document Map Char"/>
    <w:link w:val="DocumentMap"/>
    <w:rsid w:val="00472E39"/>
    <w:rPr>
      <w:rFonts w:ascii="Tahoma" w:hAnsi="Tahoma" w:cs="Tahoma"/>
      <w:shd w:val="clear" w:color="auto" w:fill="000080"/>
    </w:rPr>
  </w:style>
  <w:style w:type="paragraph" w:styleId="Revision">
    <w:name w:val="Revision"/>
    <w:hidden/>
    <w:uiPriority w:val="99"/>
    <w:semiHidden/>
    <w:rsid w:val="00472E39"/>
    <w:pPr>
      <w:spacing w:before="0" w:after="0"/>
    </w:pPr>
    <w:rPr>
      <w:rFonts w:eastAsia="SimSun"/>
      <w:szCs w:val="24"/>
    </w:rPr>
  </w:style>
  <w:style w:type="paragraph" w:customStyle="1" w:styleId="TableBulleted2">
    <w:name w:val="TableBulleted2"/>
    <w:basedOn w:val="TableBulleted"/>
    <w:qFormat/>
    <w:rsid w:val="00472E39"/>
    <w:pPr>
      <w:tabs>
        <w:tab w:val="clear" w:pos="312"/>
        <w:tab w:val="left" w:pos="637"/>
      </w:tabs>
      <w:ind w:left="637" w:hanging="360"/>
    </w:pPr>
  </w:style>
  <w:style w:type="table" w:customStyle="1" w:styleId="TableSWIleft">
    <w:name w:val="TableSWI_left"/>
    <w:basedOn w:val="TableNormal"/>
    <w:rsid w:val="004042FA"/>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character" w:customStyle="1" w:styleId="TableBodyChar">
    <w:name w:val="TableBody Char"/>
    <w:basedOn w:val="DefaultParagraphFont"/>
    <w:link w:val="TableBody"/>
    <w:locked/>
    <w:rsid w:val="004042FA"/>
    <w:rPr>
      <w:rFonts w:ascii="Arial" w:hAnsi="Arial" w:cs="Arial"/>
      <w:sz w:val="18"/>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124586">
      <w:bodyDiv w:val="1"/>
      <w:marLeft w:val="0"/>
      <w:marRight w:val="0"/>
      <w:marTop w:val="0"/>
      <w:marBottom w:val="0"/>
      <w:divBdr>
        <w:top w:val="none" w:sz="0" w:space="0" w:color="auto"/>
        <w:left w:val="none" w:sz="0" w:space="0" w:color="auto"/>
        <w:bottom w:val="none" w:sz="0" w:space="0" w:color="auto"/>
        <w:right w:val="none" w:sz="0" w:space="0" w:color="auto"/>
      </w:divBdr>
    </w:div>
    <w:div w:id="684792897">
      <w:bodyDiv w:val="1"/>
      <w:marLeft w:val="0"/>
      <w:marRight w:val="0"/>
      <w:marTop w:val="0"/>
      <w:marBottom w:val="0"/>
      <w:divBdr>
        <w:top w:val="none" w:sz="0" w:space="0" w:color="auto"/>
        <w:left w:val="none" w:sz="0" w:space="0" w:color="auto"/>
        <w:bottom w:val="none" w:sz="0" w:space="0" w:color="auto"/>
        <w:right w:val="none" w:sz="0" w:space="0" w:color="auto"/>
      </w:divBdr>
    </w:div>
    <w:div w:id="981421308">
      <w:bodyDiv w:val="1"/>
      <w:marLeft w:val="0"/>
      <w:marRight w:val="0"/>
      <w:marTop w:val="0"/>
      <w:marBottom w:val="0"/>
      <w:divBdr>
        <w:top w:val="none" w:sz="0" w:space="0" w:color="auto"/>
        <w:left w:val="none" w:sz="0" w:space="0" w:color="auto"/>
        <w:bottom w:val="none" w:sz="0" w:space="0" w:color="auto"/>
        <w:right w:val="none" w:sz="0" w:space="0" w:color="auto"/>
      </w:divBdr>
    </w:div>
    <w:div w:id="206779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mailto:repairs@sierrawireless.com" TargetMode="External"/><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mailto:support@sierrawireless.com" TargetMode="External"/><Relationship Id="rId17" Type="http://schemas.microsoft.com/office/2011/relationships/commentsExtended" Target="commentsExtended.xml"/><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les@sierrawireless.com" TargetMode="Externa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www.sierrawireless.com" TargetMode="External"/><Relationship Id="rId23"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www.sierrawireless.com" TargetMode="External"/><Relationship Id="rId22" Type="http://schemas.openxmlformats.org/officeDocument/2006/relationships/footer" Target="footer2.xml"/></Relationships>
</file>

<file path=word/_rels/header3.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AppData\Roaming\Microsoft\Templates\Template%20for%20User%20Manuals%20-%20v2.1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CD3FDB0051454FC08054A8D640D82B7C"/>
        <w:category>
          <w:name w:val="General"/>
          <w:gallery w:val="placeholder"/>
        </w:category>
        <w:types>
          <w:type w:val="bbPlcHdr"/>
        </w:types>
        <w:behaviors>
          <w:behavior w:val="content"/>
        </w:behaviors>
        <w:guid w:val="{BD782932-38CF-4B6E-99C6-3189E0C72E9E}"/>
      </w:docPartPr>
      <w:docPartBody>
        <w:p w:rsidR="0009374D" w:rsidRDefault="0009374D">
          <w:r w:rsidRPr="00566041">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Gothic720 BT">
    <w:altName w:val="Arial"/>
    <w:charset w:val="00"/>
    <w:family w:val="swiss"/>
    <w:pitch w:val="variable"/>
    <w:sig w:usb0="00000001" w:usb1="00000000" w:usb2="00000000" w:usb3="00000000" w:csb0="0000001B"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Microsoft Sans Serif">
    <w:panose1 w:val="020B0604020202020204"/>
    <w:charset w:val="00"/>
    <w:family w:val="swiss"/>
    <w:pitch w:val="variable"/>
    <w:sig w:usb0="E1002AFF" w:usb1="C0000002" w:usb2="00000008"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PalatinoLinotype-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374D"/>
    <w:rsid w:val="0009374D"/>
    <w:rsid w:val="001C3200"/>
    <w:rsid w:val="002A1E49"/>
    <w:rsid w:val="007879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374D"/>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9374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D8FB3C-ADD4-4C85-9499-524CD7FAE4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User Manuals - v2.15.dotx</Template>
  <TotalTime>0</TotalTime>
  <Pages>8</Pages>
  <Words>1305</Words>
  <Characters>7443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+KSLEEP command</vt:lpstr>
    </vt:vector>
  </TitlesOfParts>
  <Company>Sierra Wireless</Company>
  <LinksUpToDate>false</LinksUpToDate>
  <CharactersWithSpaces>8731</CharactersWithSpaces>
  <SharedDoc>false</SharedDoc>
  <HLinks>
    <vt:vector size="258" baseType="variant">
      <vt:variant>
        <vt:i4>1703996</vt:i4>
      </vt:variant>
      <vt:variant>
        <vt:i4>263</vt:i4>
      </vt:variant>
      <vt:variant>
        <vt:i4>0</vt:i4>
      </vt:variant>
      <vt:variant>
        <vt:i4>5</vt:i4>
      </vt:variant>
      <vt:variant>
        <vt:lpwstr/>
      </vt:variant>
      <vt:variant>
        <vt:lpwstr>_Toc237398052</vt:lpwstr>
      </vt:variant>
      <vt:variant>
        <vt:i4>1703996</vt:i4>
      </vt:variant>
      <vt:variant>
        <vt:i4>257</vt:i4>
      </vt:variant>
      <vt:variant>
        <vt:i4>0</vt:i4>
      </vt:variant>
      <vt:variant>
        <vt:i4>5</vt:i4>
      </vt:variant>
      <vt:variant>
        <vt:lpwstr/>
      </vt:variant>
      <vt:variant>
        <vt:lpwstr>_Toc237398051</vt:lpwstr>
      </vt:variant>
      <vt:variant>
        <vt:i4>1703996</vt:i4>
      </vt:variant>
      <vt:variant>
        <vt:i4>251</vt:i4>
      </vt:variant>
      <vt:variant>
        <vt:i4>0</vt:i4>
      </vt:variant>
      <vt:variant>
        <vt:i4>5</vt:i4>
      </vt:variant>
      <vt:variant>
        <vt:lpwstr/>
      </vt:variant>
      <vt:variant>
        <vt:lpwstr>_Toc237398050</vt:lpwstr>
      </vt:variant>
      <vt:variant>
        <vt:i4>1769532</vt:i4>
      </vt:variant>
      <vt:variant>
        <vt:i4>245</vt:i4>
      </vt:variant>
      <vt:variant>
        <vt:i4>0</vt:i4>
      </vt:variant>
      <vt:variant>
        <vt:i4>5</vt:i4>
      </vt:variant>
      <vt:variant>
        <vt:lpwstr/>
      </vt:variant>
      <vt:variant>
        <vt:lpwstr>_Toc237398049</vt:lpwstr>
      </vt:variant>
      <vt:variant>
        <vt:i4>1769532</vt:i4>
      </vt:variant>
      <vt:variant>
        <vt:i4>239</vt:i4>
      </vt:variant>
      <vt:variant>
        <vt:i4>0</vt:i4>
      </vt:variant>
      <vt:variant>
        <vt:i4>5</vt:i4>
      </vt:variant>
      <vt:variant>
        <vt:lpwstr/>
      </vt:variant>
      <vt:variant>
        <vt:lpwstr>_Toc237398048</vt:lpwstr>
      </vt:variant>
      <vt:variant>
        <vt:i4>1769532</vt:i4>
      </vt:variant>
      <vt:variant>
        <vt:i4>233</vt:i4>
      </vt:variant>
      <vt:variant>
        <vt:i4>0</vt:i4>
      </vt:variant>
      <vt:variant>
        <vt:i4>5</vt:i4>
      </vt:variant>
      <vt:variant>
        <vt:lpwstr/>
      </vt:variant>
      <vt:variant>
        <vt:lpwstr>_Toc237398047</vt:lpwstr>
      </vt:variant>
      <vt:variant>
        <vt:i4>1769532</vt:i4>
      </vt:variant>
      <vt:variant>
        <vt:i4>227</vt:i4>
      </vt:variant>
      <vt:variant>
        <vt:i4>0</vt:i4>
      </vt:variant>
      <vt:variant>
        <vt:i4>5</vt:i4>
      </vt:variant>
      <vt:variant>
        <vt:lpwstr/>
      </vt:variant>
      <vt:variant>
        <vt:lpwstr>_Toc237398046</vt:lpwstr>
      </vt:variant>
      <vt:variant>
        <vt:i4>1769532</vt:i4>
      </vt:variant>
      <vt:variant>
        <vt:i4>221</vt:i4>
      </vt:variant>
      <vt:variant>
        <vt:i4>0</vt:i4>
      </vt:variant>
      <vt:variant>
        <vt:i4>5</vt:i4>
      </vt:variant>
      <vt:variant>
        <vt:lpwstr/>
      </vt:variant>
      <vt:variant>
        <vt:lpwstr>_Toc237398045</vt:lpwstr>
      </vt:variant>
      <vt:variant>
        <vt:i4>1769532</vt:i4>
      </vt:variant>
      <vt:variant>
        <vt:i4>215</vt:i4>
      </vt:variant>
      <vt:variant>
        <vt:i4>0</vt:i4>
      </vt:variant>
      <vt:variant>
        <vt:i4>5</vt:i4>
      </vt:variant>
      <vt:variant>
        <vt:lpwstr/>
      </vt:variant>
      <vt:variant>
        <vt:lpwstr>_Toc237398044</vt:lpwstr>
      </vt:variant>
      <vt:variant>
        <vt:i4>1769532</vt:i4>
      </vt:variant>
      <vt:variant>
        <vt:i4>206</vt:i4>
      </vt:variant>
      <vt:variant>
        <vt:i4>0</vt:i4>
      </vt:variant>
      <vt:variant>
        <vt:i4>5</vt:i4>
      </vt:variant>
      <vt:variant>
        <vt:lpwstr/>
      </vt:variant>
      <vt:variant>
        <vt:lpwstr>_Toc237398043</vt:lpwstr>
      </vt:variant>
      <vt:variant>
        <vt:i4>1769532</vt:i4>
      </vt:variant>
      <vt:variant>
        <vt:i4>200</vt:i4>
      </vt:variant>
      <vt:variant>
        <vt:i4>0</vt:i4>
      </vt:variant>
      <vt:variant>
        <vt:i4>5</vt:i4>
      </vt:variant>
      <vt:variant>
        <vt:lpwstr/>
      </vt:variant>
      <vt:variant>
        <vt:lpwstr>_Toc237398042</vt:lpwstr>
      </vt:variant>
      <vt:variant>
        <vt:i4>1769532</vt:i4>
      </vt:variant>
      <vt:variant>
        <vt:i4>194</vt:i4>
      </vt:variant>
      <vt:variant>
        <vt:i4>0</vt:i4>
      </vt:variant>
      <vt:variant>
        <vt:i4>5</vt:i4>
      </vt:variant>
      <vt:variant>
        <vt:lpwstr/>
      </vt:variant>
      <vt:variant>
        <vt:lpwstr>_Toc237398041</vt:lpwstr>
      </vt:variant>
      <vt:variant>
        <vt:i4>1769532</vt:i4>
      </vt:variant>
      <vt:variant>
        <vt:i4>188</vt:i4>
      </vt:variant>
      <vt:variant>
        <vt:i4>0</vt:i4>
      </vt:variant>
      <vt:variant>
        <vt:i4>5</vt:i4>
      </vt:variant>
      <vt:variant>
        <vt:lpwstr/>
      </vt:variant>
      <vt:variant>
        <vt:lpwstr>_Toc237398040</vt:lpwstr>
      </vt:variant>
      <vt:variant>
        <vt:i4>1835068</vt:i4>
      </vt:variant>
      <vt:variant>
        <vt:i4>182</vt:i4>
      </vt:variant>
      <vt:variant>
        <vt:i4>0</vt:i4>
      </vt:variant>
      <vt:variant>
        <vt:i4>5</vt:i4>
      </vt:variant>
      <vt:variant>
        <vt:lpwstr/>
      </vt:variant>
      <vt:variant>
        <vt:lpwstr>_Toc237398039</vt:lpwstr>
      </vt:variant>
      <vt:variant>
        <vt:i4>1245233</vt:i4>
      </vt:variant>
      <vt:variant>
        <vt:i4>173</vt:i4>
      </vt:variant>
      <vt:variant>
        <vt:i4>0</vt:i4>
      </vt:variant>
      <vt:variant>
        <vt:i4>5</vt:i4>
      </vt:variant>
      <vt:variant>
        <vt:lpwstr/>
      </vt:variant>
      <vt:variant>
        <vt:lpwstr>_Toc240430045</vt:lpwstr>
      </vt:variant>
      <vt:variant>
        <vt:i4>1245233</vt:i4>
      </vt:variant>
      <vt:variant>
        <vt:i4>167</vt:i4>
      </vt:variant>
      <vt:variant>
        <vt:i4>0</vt:i4>
      </vt:variant>
      <vt:variant>
        <vt:i4>5</vt:i4>
      </vt:variant>
      <vt:variant>
        <vt:lpwstr/>
      </vt:variant>
      <vt:variant>
        <vt:lpwstr>_Toc240430044</vt:lpwstr>
      </vt:variant>
      <vt:variant>
        <vt:i4>1245233</vt:i4>
      </vt:variant>
      <vt:variant>
        <vt:i4>161</vt:i4>
      </vt:variant>
      <vt:variant>
        <vt:i4>0</vt:i4>
      </vt:variant>
      <vt:variant>
        <vt:i4>5</vt:i4>
      </vt:variant>
      <vt:variant>
        <vt:lpwstr/>
      </vt:variant>
      <vt:variant>
        <vt:lpwstr>_Toc240430043</vt:lpwstr>
      </vt:variant>
      <vt:variant>
        <vt:i4>1245233</vt:i4>
      </vt:variant>
      <vt:variant>
        <vt:i4>155</vt:i4>
      </vt:variant>
      <vt:variant>
        <vt:i4>0</vt:i4>
      </vt:variant>
      <vt:variant>
        <vt:i4>5</vt:i4>
      </vt:variant>
      <vt:variant>
        <vt:lpwstr/>
      </vt:variant>
      <vt:variant>
        <vt:lpwstr>_Toc240430042</vt:lpwstr>
      </vt:variant>
      <vt:variant>
        <vt:i4>1245233</vt:i4>
      </vt:variant>
      <vt:variant>
        <vt:i4>149</vt:i4>
      </vt:variant>
      <vt:variant>
        <vt:i4>0</vt:i4>
      </vt:variant>
      <vt:variant>
        <vt:i4>5</vt:i4>
      </vt:variant>
      <vt:variant>
        <vt:lpwstr/>
      </vt:variant>
      <vt:variant>
        <vt:lpwstr>_Toc240430041</vt:lpwstr>
      </vt:variant>
      <vt:variant>
        <vt:i4>1245233</vt:i4>
      </vt:variant>
      <vt:variant>
        <vt:i4>143</vt:i4>
      </vt:variant>
      <vt:variant>
        <vt:i4>0</vt:i4>
      </vt:variant>
      <vt:variant>
        <vt:i4>5</vt:i4>
      </vt:variant>
      <vt:variant>
        <vt:lpwstr/>
      </vt:variant>
      <vt:variant>
        <vt:lpwstr>_Toc240430040</vt:lpwstr>
      </vt:variant>
      <vt:variant>
        <vt:i4>1310769</vt:i4>
      </vt:variant>
      <vt:variant>
        <vt:i4>137</vt:i4>
      </vt:variant>
      <vt:variant>
        <vt:i4>0</vt:i4>
      </vt:variant>
      <vt:variant>
        <vt:i4>5</vt:i4>
      </vt:variant>
      <vt:variant>
        <vt:lpwstr/>
      </vt:variant>
      <vt:variant>
        <vt:lpwstr>_Toc240430039</vt:lpwstr>
      </vt:variant>
      <vt:variant>
        <vt:i4>1310769</vt:i4>
      </vt:variant>
      <vt:variant>
        <vt:i4>131</vt:i4>
      </vt:variant>
      <vt:variant>
        <vt:i4>0</vt:i4>
      </vt:variant>
      <vt:variant>
        <vt:i4>5</vt:i4>
      </vt:variant>
      <vt:variant>
        <vt:lpwstr/>
      </vt:variant>
      <vt:variant>
        <vt:lpwstr>_Toc240430038</vt:lpwstr>
      </vt:variant>
      <vt:variant>
        <vt:i4>1310769</vt:i4>
      </vt:variant>
      <vt:variant>
        <vt:i4>125</vt:i4>
      </vt:variant>
      <vt:variant>
        <vt:i4>0</vt:i4>
      </vt:variant>
      <vt:variant>
        <vt:i4>5</vt:i4>
      </vt:variant>
      <vt:variant>
        <vt:lpwstr/>
      </vt:variant>
      <vt:variant>
        <vt:lpwstr>_Toc240430037</vt:lpwstr>
      </vt:variant>
      <vt:variant>
        <vt:i4>1310769</vt:i4>
      </vt:variant>
      <vt:variant>
        <vt:i4>119</vt:i4>
      </vt:variant>
      <vt:variant>
        <vt:i4>0</vt:i4>
      </vt:variant>
      <vt:variant>
        <vt:i4>5</vt:i4>
      </vt:variant>
      <vt:variant>
        <vt:lpwstr/>
      </vt:variant>
      <vt:variant>
        <vt:lpwstr>_Toc240430036</vt:lpwstr>
      </vt:variant>
      <vt:variant>
        <vt:i4>1310769</vt:i4>
      </vt:variant>
      <vt:variant>
        <vt:i4>113</vt:i4>
      </vt:variant>
      <vt:variant>
        <vt:i4>0</vt:i4>
      </vt:variant>
      <vt:variant>
        <vt:i4>5</vt:i4>
      </vt:variant>
      <vt:variant>
        <vt:lpwstr/>
      </vt:variant>
      <vt:variant>
        <vt:lpwstr>_Toc240430035</vt:lpwstr>
      </vt:variant>
      <vt:variant>
        <vt:i4>1310769</vt:i4>
      </vt:variant>
      <vt:variant>
        <vt:i4>107</vt:i4>
      </vt:variant>
      <vt:variant>
        <vt:i4>0</vt:i4>
      </vt:variant>
      <vt:variant>
        <vt:i4>5</vt:i4>
      </vt:variant>
      <vt:variant>
        <vt:lpwstr/>
      </vt:variant>
      <vt:variant>
        <vt:lpwstr>_Toc240430034</vt:lpwstr>
      </vt:variant>
      <vt:variant>
        <vt:i4>1310769</vt:i4>
      </vt:variant>
      <vt:variant>
        <vt:i4>101</vt:i4>
      </vt:variant>
      <vt:variant>
        <vt:i4>0</vt:i4>
      </vt:variant>
      <vt:variant>
        <vt:i4>5</vt:i4>
      </vt:variant>
      <vt:variant>
        <vt:lpwstr/>
      </vt:variant>
      <vt:variant>
        <vt:lpwstr>_Toc240430033</vt:lpwstr>
      </vt:variant>
      <vt:variant>
        <vt:i4>1310769</vt:i4>
      </vt:variant>
      <vt:variant>
        <vt:i4>95</vt:i4>
      </vt:variant>
      <vt:variant>
        <vt:i4>0</vt:i4>
      </vt:variant>
      <vt:variant>
        <vt:i4>5</vt:i4>
      </vt:variant>
      <vt:variant>
        <vt:lpwstr/>
      </vt:variant>
      <vt:variant>
        <vt:lpwstr>_Toc240430032</vt:lpwstr>
      </vt:variant>
      <vt:variant>
        <vt:i4>1310769</vt:i4>
      </vt:variant>
      <vt:variant>
        <vt:i4>89</vt:i4>
      </vt:variant>
      <vt:variant>
        <vt:i4>0</vt:i4>
      </vt:variant>
      <vt:variant>
        <vt:i4>5</vt:i4>
      </vt:variant>
      <vt:variant>
        <vt:lpwstr/>
      </vt:variant>
      <vt:variant>
        <vt:lpwstr>_Toc240430031</vt:lpwstr>
      </vt:variant>
      <vt:variant>
        <vt:i4>1310769</vt:i4>
      </vt:variant>
      <vt:variant>
        <vt:i4>83</vt:i4>
      </vt:variant>
      <vt:variant>
        <vt:i4>0</vt:i4>
      </vt:variant>
      <vt:variant>
        <vt:i4>5</vt:i4>
      </vt:variant>
      <vt:variant>
        <vt:lpwstr/>
      </vt:variant>
      <vt:variant>
        <vt:lpwstr>_Toc240430030</vt:lpwstr>
      </vt:variant>
      <vt:variant>
        <vt:i4>1376305</vt:i4>
      </vt:variant>
      <vt:variant>
        <vt:i4>77</vt:i4>
      </vt:variant>
      <vt:variant>
        <vt:i4>0</vt:i4>
      </vt:variant>
      <vt:variant>
        <vt:i4>5</vt:i4>
      </vt:variant>
      <vt:variant>
        <vt:lpwstr/>
      </vt:variant>
      <vt:variant>
        <vt:lpwstr>_Toc240430029</vt:lpwstr>
      </vt:variant>
      <vt:variant>
        <vt:i4>1376305</vt:i4>
      </vt:variant>
      <vt:variant>
        <vt:i4>71</vt:i4>
      </vt:variant>
      <vt:variant>
        <vt:i4>0</vt:i4>
      </vt:variant>
      <vt:variant>
        <vt:i4>5</vt:i4>
      </vt:variant>
      <vt:variant>
        <vt:lpwstr/>
      </vt:variant>
      <vt:variant>
        <vt:lpwstr>_Toc240430028</vt:lpwstr>
      </vt:variant>
      <vt:variant>
        <vt:i4>1376305</vt:i4>
      </vt:variant>
      <vt:variant>
        <vt:i4>65</vt:i4>
      </vt:variant>
      <vt:variant>
        <vt:i4>0</vt:i4>
      </vt:variant>
      <vt:variant>
        <vt:i4>5</vt:i4>
      </vt:variant>
      <vt:variant>
        <vt:lpwstr/>
      </vt:variant>
      <vt:variant>
        <vt:lpwstr>_Toc240430027</vt:lpwstr>
      </vt:variant>
      <vt:variant>
        <vt:i4>1376305</vt:i4>
      </vt:variant>
      <vt:variant>
        <vt:i4>59</vt:i4>
      </vt:variant>
      <vt:variant>
        <vt:i4>0</vt:i4>
      </vt:variant>
      <vt:variant>
        <vt:i4>5</vt:i4>
      </vt:variant>
      <vt:variant>
        <vt:lpwstr/>
      </vt:variant>
      <vt:variant>
        <vt:lpwstr>_Toc240430026</vt:lpwstr>
      </vt:variant>
      <vt:variant>
        <vt:i4>1376305</vt:i4>
      </vt:variant>
      <vt:variant>
        <vt:i4>53</vt:i4>
      </vt:variant>
      <vt:variant>
        <vt:i4>0</vt:i4>
      </vt:variant>
      <vt:variant>
        <vt:i4>5</vt:i4>
      </vt:variant>
      <vt:variant>
        <vt:lpwstr/>
      </vt:variant>
      <vt:variant>
        <vt:lpwstr>_Toc240430025</vt:lpwstr>
      </vt:variant>
      <vt:variant>
        <vt:i4>1376305</vt:i4>
      </vt:variant>
      <vt:variant>
        <vt:i4>47</vt:i4>
      </vt:variant>
      <vt:variant>
        <vt:i4>0</vt:i4>
      </vt:variant>
      <vt:variant>
        <vt:i4>5</vt:i4>
      </vt:variant>
      <vt:variant>
        <vt:lpwstr/>
      </vt:variant>
      <vt:variant>
        <vt:lpwstr>_Toc240430024</vt:lpwstr>
      </vt:variant>
      <vt:variant>
        <vt:i4>1376305</vt:i4>
      </vt:variant>
      <vt:variant>
        <vt:i4>41</vt:i4>
      </vt:variant>
      <vt:variant>
        <vt:i4>0</vt:i4>
      </vt:variant>
      <vt:variant>
        <vt:i4>5</vt:i4>
      </vt:variant>
      <vt:variant>
        <vt:lpwstr/>
      </vt:variant>
      <vt:variant>
        <vt:lpwstr>_Toc240430023</vt:lpwstr>
      </vt:variant>
      <vt:variant>
        <vt:i4>1376305</vt:i4>
      </vt:variant>
      <vt:variant>
        <vt:i4>35</vt:i4>
      </vt:variant>
      <vt:variant>
        <vt:i4>0</vt:i4>
      </vt:variant>
      <vt:variant>
        <vt:i4>5</vt:i4>
      </vt:variant>
      <vt:variant>
        <vt:lpwstr/>
      </vt:variant>
      <vt:variant>
        <vt:lpwstr>_Toc240430022</vt:lpwstr>
      </vt:variant>
      <vt:variant>
        <vt:i4>1376305</vt:i4>
      </vt:variant>
      <vt:variant>
        <vt:i4>29</vt:i4>
      </vt:variant>
      <vt:variant>
        <vt:i4>0</vt:i4>
      </vt:variant>
      <vt:variant>
        <vt:i4>5</vt:i4>
      </vt:variant>
      <vt:variant>
        <vt:lpwstr/>
      </vt:variant>
      <vt:variant>
        <vt:lpwstr>_Toc240430021</vt:lpwstr>
      </vt:variant>
      <vt:variant>
        <vt:i4>1376305</vt:i4>
      </vt:variant>
      <vt:variant>
        <vt:i4>23</vt:i4>
      </vt:variant>
      <vt:variant>
        <vt:i4>0</vt:i4>
      </vt:variant>
      <vt:variant>
        <vt:i4>5</vt:i4>
      </vt:variant>
      <vt:variant>
        <vt:lpwstr/>
      </vt:variant>
      <vt:variant>
        <vt:lpwstr>_Toc240430020</vt:lpwstr>
      </vt:variant>
      <vt:variant>
        <vt:i4>3866686</vt:i4>
      </vt:variant>
      <vt:variant>
        <vt:i4>9</vt:i4>
      </vt:variant>
      <vt:variant>
        <vt:i4>0</vt:i4>
      </vt:variant>
      <vt:variant>
        <vt:i4>5</vt:i4>
      </vt:variant>
      <vt:variant>
        <vt:lpwstr>http://www.sierrawireless.com/</vt:lpwstr>
      </vt:variant>
      <vt:variant>
        <vt:lpwstr/>
      </vt:variant>
      <vt:variant>
        <vt:i4>3866686</vt:i4>
      </vt:variant>
      <vt:variant>
        <vt:i4>6</vt:i4>
      </vt:variant>
      <vt:variant>
        <vt:i4>0</vt:i4>
      </vt:variant>
      <vt:variant>
        <vt:i4>5</vt:i4>
      </vt:variant>
      <vt:variant>
        <vt:lpwstr>http://www.sierrawireless.com/</vt:lpwstr>
      </vt:variant>
      <vt:variant>
        <vt:lpwstr/>
      </vt:variant>
      <vt:variant>
        <vt:i4>3211277</vt:i4>
      </vt:variant>
      <vt:variant>
        <vt:i4>3</vt:i4>
      </vt:variant>
      <vt:variant>
        <vt:i4>0</vt:i4>
      </vt:variant>
      <vt:variant>
        <vt:i4>5</vt:i4>
      </vt:variant>
      <vt:variant>
        <vt:lpwstr>mailto:sales@sierrawireless.com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+KSLEEP command</dc:title>
  <dc:creator>PChan@sierrawireless.com</dc:creator>
  <cp:keywords>Wireless CPU; wireless module; wireless modules; wireless modem; wireless modems; modem wireless; GSM module; GSM modules; GPRS module; GSM modem; GSM modems; GSM GPRS modem; CDMA modem; modem CDMA; CDMA wireless modem; EDGE modem; cellular modem; wireless modem; modem GSM; wireless GPS module; HSxPA modem; HSDPA modem; HSUPA modem; WISMO; cellular software; software cellular; wireless software; GSM software; Lua; GSM GPS; GPS GSM; CDMA GSM; EDGE; HSDPA; HSUPA; HSxPA; GSM satellite; satellite GPS; cellular satellite; GPS satellite; M2M; machine-to-machine; embedded wireless; gsm tracking; fleet management; GSM POS; GSM automotive; telematics; GPS wireless; satellite location; tracking system; satellite tracking; wireless alarm system; smart metering; wireless automotive; tracking systems; eCall;</cp:keywords>
  <cp:lastModifiedBy>Camille Le Flohic</cp:lastModifiedBy>
  <cp:revision>2</cp:revision>
  <cp:lastPrinted>2007-06-07T23:45:00Z</cp:lastPrinted>
  <dcterms:created xsi:type="dcterms:W3CDTF">2017-05-12T13:50:00Z</dcterms:created>
  <dcterms:modified xsi:type="dcterms:W3CDTF">2017-05-12T13:50:00Z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22, 2017</vt:lpwstr>
  </property>
  <property fmtid="{D5CDD505-2E9C-101B-9397-08002B2CF9AE}" pid="3" name="Revision">
    <vt:lpwstr>01.00</vt:lpwstr>
  </property>
  <property fmtid="{D5CDD505-2E9C-101B-9397-08002B2CF9AE}" pid="4" name="Reference">
    <vt:lpwstr>FH number</vt:lpwstr>
  </property>
</Properties>
</file>