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C178D20"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1"/>
                            </w:p>
                            <w:bookmarkStart w:id="2"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2686F789" w:rsidR="00650BB0" w:rsidRPr="009A0433" w:rsidRDefault="009A0433" w:rsidP="004B2498">
                              <w:pPr>
                                <w:pStyle w:val="Title2"/>
                                <w:rPr>
                                  <w:lang w:val="fr-FR"/>
                                </w:rPr>
                              </w:pPr>
                              <w:r>
                                <w:rPr>
                                  <w:lang w:val="fr-FR"/>
                                </w:rPr>
                                <w:t>+KRIC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6C178D20"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4"/>
                      </w:p>
                      <w:bookmarkStart w:id="5"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2686F789" w:rsidR="00650BB0" w:rsidRPr="009A0433" w:rsidRDefault="009A0433" w:rsidP="004B2498">
                        <w:pPr>
                          <w:pStyle w:val="Title2"/>
                          <w:rPr>
                            <w:lang w:val="fr-FR"/>
                          </w:rPr>
                        </w:pPr>
                        <w:r>
                          <w:rPr>
                            <w:lang w:val="fr-FR"/>
                          </w:rPr>
                          <w:t>+KRIC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5793D802" w:rsidR="00213991" w:rsidRPr="00844859" w:rsidRDefault="003E2E3A"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5DD29B7E" w:rsidR="00213991" w:rsidRPr="00F41759" w:rsidRDefault="003E2E3A"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3A417A6" w:rsidR="00213991" w:rsidRPr="00F41759" w:rsidRDefault="003E2E3A"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92C2433" w:rsidR="00213991" w:rsidRPr="00844859" w:rsidRDefault="003E2E3A" w:rsidP="00B44287">
            <w:pPr>
              <w:pStyle w:val="TableBody"/>
            </w:pPr>
            <w:hyperlink r:id="rId14" w:history="1">
              <w:r w:rsidR="00213991" w:rsidRPr="00844859">
                <w:rPr>
                  <w:rStyle w:val="Hyperlink"/>
                </w:rPr>
                <w:t>www.sierrawireless.com</w:t>
              </w:r>
            </w:hyperlink>
          </w:p>
        </w:tc>
      </w:tr>
    </w:tbl>
    <w:p w14:paraId="78336E79" w14:textId="0A6F8CA9"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77"/>
        <w:gridCol w:w="1730"/>
        <w:gridCol w:w="6316"/>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15A0254" w:rsidR="00F63A9C" w:rsidRPr="00844859" w:rsidRDefault="009A0433" w:rsidP="00C9250A">
            <w:pPr>
              <w:pStyle w:val="TableBody"/>
            </w:pPr>
            <w:r>
              <w:t>June 15</w:t>
            </w:r>
            <w:r w:rsidRPr="009A0433">
              <w:rPr>
                <w:vertAlign w:val="superscript"/>
              </w:rPr>
              <w:t>th</w:t>
            </w:r>
            <w:r>
              <w:t xml:space="preserve"> 2018</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7777777" w:rsidR="00F63A9C" w:rsidRPr="00844859" w:rsidRDefault="00910FE9" w:rsidP="005C3A0B">
            <w:pPr>
              <w:pStyle w:val="TableBody"/>
            </w:pPr>
            <w:r>
              <w:t>R01.01</w:t>
            </w:r>
          </w:p>
        </w:tc>
        <w:tc>
          <w:tcPr>
            <w:tcW w:w="973" w:type="pct"/>
          </w:tcPr>
          <w:p w14:paraId="05454A4B" w14:textId="77777777" w:rsidR="00F63A9C" w:rsidRPr="00844859" w:rsidRDefault="00747FE0" w:rsidP="005C3A0B">
            <w:pPr>
              <w:pStyle w:val="TableBody"/>
            </w:pPr>
            <w:r>
              <w:t>….</w:t>
            </w:r>
          </w:p>
        </w:tc>
        <w:tc>
          <w:tcPr>
            <w:tcW w:w="3514" w:type="pct"/>
          </w:tcPr>
          <w:p w14:paraId="4E3FDA24" w14:textId="77777777" w:rsidR="00F63A9C" w:rsidRPr="00844859" w:rsidRDefault="00747FE0" w:rsidP="003B6BF6">
            <w:pPr>
              <w:pStyle w:val="TableBody"/>
            </w:pPr>
            <w:r>
              <w:t>Update description</w:t>
            </w:r>
          </w:p>
        </w:tc>
      </w:tr>
      <w:tr w:rsidR="00E633AD" w:rsidRPr="00844859" w14:paraId="62EE3E4F" w14:textId="77777777" w:rsidTr="00413DD8">
        <w:tc>
          <w:tcPr>
            <w:tcW w:w="513" w:type="pct"/>
          </w:tcPr>
          <w:p w14:paraId="5EC5884D" w14:textId="06119412" w:rsidR="00E633AD" w:rsidRPr="00844859" w:rsidRDefault="001E5808" w:rsidP="005C3A0B">
            <w:pPr>
              <w:pStyle w:val="TableBody"/>
            </w:pPr>
            <w:ins w:id="7" w:author="Alban Roche" w:date="2018-07-17T11:27:00Z">
              <w:r>
                <w:t>R01.02</w:t>
              </w:r>
            </w:ins>
            <w:del w:id="8" w:author="Alban Roche" w:date="2018-07-17T11:27:00Z">
              <w:r w:rsidR="00747FE0" w:rsidDel="001E5808">
                <w:delText>…</w:delText>
              </w:r>
            </w:del>
          </w:p>
        </w:tc>
        <w:tc>
          <w:tcPr>
            <w:tcW w:w="973" w:type="pct"/>
          </w:tcPr>
          <w:p w14:paraId="5B0AE54A" w14:textId="41A3133A" w:rsidR="00E633AD" w:rsidRPr="00844859" w:rsidRDefault="001E5808" w:rsidP="005C3A0B">
            <w:pPr>
              <w:pStyle w:val="TableBody"/>
            </w:pPr>
            <w:ins w:id="9" w:author="Alban Roche" w:date="2018-07-17T11:27:00Z">
              <w:r>
                <w:t>July 17, 2018</w:t>
              </w:r>
            </w:ins>
          </w:p>
        </w:tc>
        <w:tc>
          <w:tcPr>
            <w:tcW w:w="3514" w:type="pct"/>
          </w:tcPr>
          <w:p w14:paraId="4C0B2744" w14:textId="2438694F" w:rsidR="00E633AD" w:rsidRPr="00844859" w:rsidRDefault="001E5808" w:rsidP="001F6AB3">
            <w:pPr>
              <w:pStyle w:val="TableBody"/>
            </w:pPr>
            <w:ins w:id="10" w:author="Alban Roche" w:date="2018-07-17T11:27:00Z">
              <w:r>
                <w:t>SMS Not supported</w:t>
              </w:r>
            </w:ins>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440E878" w14:textId="03232B4D" w:rsidR="009A0433"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16814280" w:history="1">
            <w:r w:rsidR="009A0433" w:rsidRPr="008134F9">
              <w:rPr>
                <w:rStyle w:val="Hyperlink"/>
              </w:rPr>
              <w:t>1.</w:t>
            </w:r>
            <w:r w:rsidR="009A0433">
              <w:rPr>
                <w:rFonts w:asciiTheme="minorHAnsi" w:eastAsiaTheme="minorEastAsia" w:hAnsiTheme="minorHAnsi" w:cstheme="minorBidi"/>
                <w:b w:val="0"/>
                <w:bCs w:val="0"/>
                <w:caps w:val="0"/>
                <w:color w:val="auto"/>
                <w:sz w:val="22"/>
                <w:szCs w:val="22"/>
                <w:lang w:val="fr-FR"/>
              </w:rPr>
              <w:tab/>
            </w:r>
            <w:r w:rsidR="009A0433" w:rsidRPr="008134F9">
              <w:rPr>
                <w:rStyle w:val="Hyperlink"/>
              </w:rPr>
              <w:t>Mobile Equipment Control and Status Commands</w:t>
            </w:r>
            <w:r w:rsidR="009A0433">
              <w:rPr>
                <w:webHidden/>
              </w:rPr>
              <w:tab/>
            </w:r>
            <w:r w:rsidR="009A0433">
              <w:rPr>
                <w:webHidden/>
              </w:rPr>
              <w:fldChar w:fldCharType="begin"/>
            </w:r>
            <w:r w:rsidR="009A0433">
              <w:rPr>
                <w:webHidden/>
              </w:rPr>
              <w:instrText xml:space="preserve"> PAGEREF _Toc516814280 \h </w:instrText>
            </w:r>
            <w:r w:rsidR="009A0433">
              <w:rPr>
                <w:webHidden/>
              </w:rPr>
            </w:r>
            <w:r w:rsidR="009A0433">
              <w:rPr>
                <w:webHidden/>
              </w:rPr>
              <w:fldChar w:fldCharType="separate"/>
            </w:r>
            <w:r w:rsidR="009A0433">
              <w:rPr>
                <w:webHidden/>
              </w:rPr>
              <w:t>7</w:t>
            </w:r>
            <w:r w:rsidR="009A0433">
              <w:rPr>
                <w:webHidden/>
              </w:rPr>
              <w:fldChar w:fldCharType="end"/>
            </w:r>
          </w:hyperlink>
        </w:p>
        <w:p w14:paraId="59232E11" w14:textId="23132452" w:rsidR="009A0433" w:rsidRDefault="003E2E3A">
          <w:pPr>
            <w:pStyle w:val="TOC2"/>
            <w:tabs>
              <w:tab w:val="left" w:pos="1195"/>
            </w:tabs>
            <w:rPr>
              <w:rFonts w:asciiTheme="minorHAnsi" w:eastAsiaTheme="minorEastAsia" w:hAnsiTheme="minorHAnsi" w:cstheme="minorBidi"/>
              <w:color w:val="auto"/>
              <w:sz w:val="22"/>
              <w:szCs w:val="22"/>
              <w:lang w:val="fr-FR"/>
            </w:rPr>
          </w:pPr>
          <w:hyperlink w:anchor="_Toc516814281" w:history="1">
            <w:r w:rsidR="009A0433" w:rsidRPr="008134F9">
              <w:rPr>
                <w:rStyle w:val="Hyperlink"/>
              </w:rPr>
              <w:t>1.1.</w:t>
            </w:r>
            <w:r w:rsidR="009A0433">
              <w:rPr>
                <w:rFonts w:asciiTheme="minorHAnsi" w:eastAsiaTheme="minorEastAsia" w:hAnsiTheme="minorHAnsi" w:cstheme="minorBidi"/>
                <w:color w:val="auto"/>
                <w:sz w:val="22"/>
                <w:szCs w:val="22"/>
                <w:lang w:val="fr-FR"/>
              </w:rPr>
              <w:tab/>
            </w:r>
            <w:r w:rsidR="009A0433" w:rsidRPr="008134F9">
              <w:rPr>
                <w:rStyle w:val="Hyperlink"/>
              </w:rPr>
              <w:t>+KRIC Command: Ring Indicator Control</w:t>
            </w:r>
            <w:r w:rsidR="009A0433">
              <w:rPr>
                <w:webHidden/>
              </w:rPr>
              <w:tab/>
            </w:r>
            <w:r w:rsidR="009A0433">
              <w:rPr>
                <w:webHidden/>
              </w:rPr>
              <w:fldChar w:fldCharType="begin"/>
            </w:r>
            <w:r w:rsidR="009A0433">
              <w:rPr>
                <w:webHidden/>
              </w:rPr>
              <w:instrText xml:space="preserve"> PAGEREF _Toc516814281 \h </w:instrText>
            </w:r>
            <w:r w:rsidR="009A0433">
              <w:rPr>
                <w:webHidden/>
              </w:rPr>
            </w:r>
            <w:r w:rsidR="009A0433">
              <w:rPr>
                <w:webHidden/>
              </w:rPr>
              <w:fldChar w:fldCharType="separate"/>
            </w:r>
            <w:r w:rsidR="009A0433">
              <w:rPr>
                <w:webHidden/>
              </w:rPr>
              <w:t>7</w:t>
            </w:r>
            <w:r w:rsidR="009A0433">
              <w:rPr>
                <w:webHidden/>
              </w:rPr>
              <w:fldChar w:fldCharType="end"/>
            </w:r>
          </w:hyperlink>
        </w:p>
        <w:p w14:paraId="35AB2049" w14:textId="49C5766F" w:rsidR="009A0433" w:rsidRDefault="003E2E3A">
          <w:pPr>
            <w:pStyle w:val="TOC1"/>
            <w:rPr>
              <w:rFonts w:asciiTheme="minorHAnsi" w:eastAsiaTheme="minorEastAsia" w:hAnsiTheme="minorHAnsi" w:cstheme="minorBidi"/>
              <w:b w:val="0"/>
              <w:bCs w:val="0"/>
              <w:caps w:val="0"/>
              <w:color w:val="auto"/>
              <w:sz w:val="22"/>
              <w:szCs w:val="22"/>
              <w:lang w:val="fr-FR"/>
            </w:rPr>
          </w:pPr>
          <w:hyperlink w:anchor="_Toc516814282" w:history="1">
            <w:r w:rsidR="009A0433" w:rsidRPr="008134F9">
              <w:rPr>
                <w:rStyle w:val="Hyperlink"/>
              </w:rPr>
              <w:t>2.</w:t>
            </w:r>
            <w:r w:rsidR="009A0433">
              <w:rPr>
                <w:rFonts w:asciiTheme="minorHAnsi" w:eastAsiaTheme="minorEastAsia" w:hAnsiTheme="minorHAnsi" w:cstheme="minorBidi"/>
                <w:b w:val="0"/>
                <w:bCs w:val="0"/>
                <w:caps w:val="0"/>
                <w:color w:val="auto"/>
                <w:sz w:val="22"/>
                <w:szCs w:val="22"/>
                <w:lang w:val="fr-FR"/>
              </w:rPr>
              <w:tab/>
            </w:r>
            <w:r w:rsidR="009A0433" w:rsidRPr="008134F9">
              <w:rPr>
                <w:rStyle w:val="Hyperlink"/>
              </w:rPr>
              <w:t>Development notes</w:t>
            </w:r>
            <w:r w:rsidR="009A0433">
              <w:rPr>
                <w:webHidden/>
              </w:rPr>
              <w:tab/>
            </w:r>
            <w:r w:rsidR="009A0433">
              <w:rPr>
                <w:webHidden/>
              </w:rPr>
              <w:fldChar w:fldCharType="begin"/>
            </w:r>
            <w:r w:rsidR="009A0433">
              <w:rPr>
                <w:webHidden/>
              </w:rPr>
              <w:instrText xml:space="preserve"> PAGEREF _Toc516814282 \h </w:instrText>
            </w:r>
            <w:r w:rsidR="009A0433">
              <w:rPr>
                <w:webHidden/>
              </w:rPr>
            </w:r>
            <w:r w:rsidR="009A0433">
              <w:rPr>
                <w:webHidden/>
              </w:rPr>
              <w:fldChar w:fldCharType="separate"/>
            </w:r>
            <w:r w:rsidR="009A0433">
              <w:rPr>
                <w:webHidden/>
              </w:rPr>
              <w:t>8</w:t>
            </w:r>
            <w:r w:rsidR="009A0433">
              <w:rPr>
                <w:webHidden/>
              </w:rPr>
              <w:fldChar w:fldCharType="end"/>
            </w:r>
          </w:hyperlink>
        </w:p>
        <w:p w14:paraId="01026FC2" w14:textId="6B3A32B2" w:rsidR="009A0433" w:rsidRDefault="003E2E3A">
          <w:pPr>
            <w:pStyle w:val="TOC2"/>
            <w:tabs>
              <w:tab w:val="left" w:pos="1195"/>
            </w:tabs>
            <w:rPr>
              <w:rFonts w:asciiTheme="minorHAnsi" w:eastAsiaTheme="minorEastAsia" w:hAnsiTheme="minorHAnsi" w:cstheme="minorBidi"/>
              <w:color w:val="auto"/>
              <w:sz w:val="22"/>
              <w:szCs w:val="22"/>
              <w:lang w:val="fr-FR"/>
            </w:rPr>
          </w:pPr>
          <w:hyperlink w:anchor="_Toc516814283" w:history="1">
            <w:r w:rsidR="009A0433" w:rsidRPr="008134F9">
              <w:rPr>
                <w:rStyle w:val="Hyperlink"/>
              </w:rPr>
              <w:t>2.1.</w:t>
            </w:r>
            <w:r w:rsidR="009A0433">
              <w:rPr>
                <w:rFonts w:asciiTheme="minorHAnsi" w:eastAsiaTheme="minorEastAsia" w:hAnsiTheme="minorHAnsi" w:cstheme="minorBidi"/>
                <w:color w:val="auto"/>
                <w:sz w:val="22"/>
                <w:szCs w:val="22"/>
                <w:lang w:val="fr-FR"/>
              </w:rPr>
              <w:tab/>
            </w:r>
            <w:r w:rsidR="009A0433" w:rsidRPr="008134F9">
              <w:rPr>
                <w:rStyle w:val="Hyperlink"/>
              </w:rPr>
              <w:t>References</w:t>
            </w:r>
            <w:r w:rsidR="009A0433">
              <w:rPr>
                <w:webHidden/>
              </w:rPr>
              <w:tab/>
            </w:r>
            <w:r w:rsidR="009A0433">
              <w:rPr>
                <w:webHidden/>
              </w:rPr>
              <w:fldChar w:fldCharType="begin"/>
            </w:r>
            <w:r w:rsidR="009A0433">
              <w:rPr>
                <w:webHidden/>
              </w:rPr>
              <w:instrText xml:space="preserve"> PAGEREF _Toc516814283 \h </w:instrText>
            </w:r>
            <w:r w:rsidR="009A0433">
              <w:rPr>
                <w:webHidden/>
              </w:rPr>
            </w:r>
            <w:r w:rsidR="009A0433">
              <w:rPr>
                <w:webHidden/>
              </w:rPr>
              <w:fldChar w:fldCharType="separate"/>
            </w:r>
            <w:r w:rsidR="009A0433">
              <w:rPr>
                <w:webHidden/>
              </w:rPr>
              <w:t>8</w:t>
            </w:r>
            <w:r w:rsidR="009A0433">
              <w:rPr>
                <w:webHidden/>
              </w:rPr>
              <w:fldChar w:fldCharType="end"/>
            </w:r>
          </w:hyperlink>
        </w:p>
        <w:p w14:paraId="558613C8" w14:textId="3D594269" w:rsidR="009A0433" w:rsidRDefault="003E2E3A">
          <w:pPr>
            <w:pStyle w:val="TOC2"/>
            <w:tabs>
              <w:tab w:val="left" w:pos="1195"/>
            </w:tabs>
            <w:rPr>
              <w:rFonts w:asciiTheme="minorHAnsi" w:eastAsiaTheme="minorEastAsia" w:hAnsiTheme="minorHAnsi" w:cstheme="minorBidi"/>
              <w:color w:val="auto"/>
              <w:sz w:val="22"/>
              <w:szCs w:val="22"/>
              <w:lang w:val="fr-FR"/>
            </w:rPr>
          </w:pPr>
          <w:hyperlink w:anchor="_Toc516814284" w:history="1">
            <w:r w:rsidR="009A0433" w:rsidRPr="008134F9">
              <w:rPr>
                <w:rStyle w:val="Hyperlink"/>
              </w:rPr>
              <w:t>2.2.</w:t>
            </w:r>
            <w:r w:rsidR="009A0433">
              <w:rPr>
                <w:rFonts w:asciiTheme="minorHAnsi" w:eastAsiaTheme="minorEastAsia" w:hAnsiTheme="minorHAnsi" w:cstheme="minorBidi"/>
                <w:color w:val="auto"/>
                <w:sz w:val="22"/>
                <w:szCs w:val="22"/>
                <w:lang w:val="fr-FR"/>
              </w:rPr>
              <w:tab/>
            </w:r>
            <w:r w:rsidR="009A0433" w:rsidRPr="008134F9">
              <w:rPr>
                <w:rStyle w:val="Hyperlink"/>
              </w:rPr>
              <w:t>Applicability</w:t>
            </w:r>
            <w:r w:rsidR="009A0433">
              <w:rPr>
                <w:webHidden/>
              </w:rPr>
              <w:tab/>
            </w:r>
            <w:r w:rsidR="009A0433">
              <w:rPr>
                <w:webHidden/>
              </w:rPr>
              <w:fldChar w:fldCharType="begin"/>
            </w:r>
            <w:r w:rsidR="009A0433">
              <w:rPr>
                <w:webHidden/>
              </w:rPr>
              <w:instrText xml:space="preserve"> PAGEREF _Toc516814284 \h </w:instrText>
            </w:r>
            <w:r w:rsidR="009A0433">
              <w:rPr>
                <w:webHidden/>
              </w:rPr>
            </w:r>
            <w:r w:rsidR="009A0433">
              <w:rPr>
                <w:webHidden/>
              </w:rPr>
              <w:fldChar w:fldCharType="separate"/>
            </w:r>
            <w:r w:rsidR="009A0433">
              <w:rPr>
                <w:webHidden/>
              </w:rPr>
              <w:t>8</w:t>
            </w:r>
            <w:r w:rsidR="009A0433">
              <w:rPr>
                <w:webHidden/>
              </w:rPr>
              <w:fldChar w:fldCharType="end"/>
            </w:r>
          </w:hyperlink>
        </w:p>
        <w:p w14:paraId="13B1C33D" w14:textId="608F6BD5" w:rsidR="009A0433" w:rsidRDefault="003E2E3A">
          <w:pPr>
            <w:pStyle w:val="TOC2"/>
            <w:tabs>
              <w:tab w:val="left" w:pos="1195"/>
            </w:tabs>
            <w:rPr>
              <w:rFonts w:asciiTheme="minorHAnsi" w:eastAsiaTheme="minorEastAsia" w:hAnsiTheme="minorHAnsi" w:cstheme="minorBidi"/>
              <w:color w:val="auto"/>
              <w:sz w:val="22"/>
              <w:szCs w:val="22"/>
              <w:lang w:val="fr-FR"/>
            </w:rPr>
          </w:pPr>
          <w:hyperlink w:anchor="_Toc516814285" w:history="1">
            <w:r w:rsidR="009A0433" w:rsidRPr="008134F9">
              <w:rPr>
                <w:rStyle w:val="Hyperlink"/>
              </w:rPr>
              <w:t>2.3.</w:t>
            </w:r>
            <w:r w:rsidR="009A0433">
              <w:rPr>
                <w:rFonts w:asciiTheme="minorHAnsi" w:eastAsiaTheme="minorEastAsia" w:hAnsiTheme="minorHAnsi" w:cstheme="minorBidi"/>
                <w:color w:val="auto"/>
                <w:sz w:val="22"/>
                <w:szCs w:val="22"/>
                <w:lang w:val="fr-FR"/>
              </w:rPr>
              <w:tab/>
            </w:r>
            <w:r w:rsidR="009A0433" w:rsidRPr="008134F9">
              <w:rPr>
                <w:rStyle w:val="Hyperlink"/>
              </w:rPr>
              <w:t>Other</w:t>
            </w:r>
            <w:r w:rsidR="009A0433">
              <w:rPr>
                <w:webHidden/>
              </w:rPr>
              <w:tab/>
            </w:r>
            <w:r w:rsidR="009A0433">
              <w:rPr>
                <w:webHidden/>
              </w:rPr>
              <w:fldChar w:fldCharType="begin"/>
            </w:r>
            <w:r w:rsidR="009A0433">
              <w:rPr>
                <w:webHidden/>
              </w:rPr>
              <w:instrText xml:space="preserve"> PAGEREF _Toc516814285 \h </w:instrText>
            </w:r>
            <w:r w:rsidR="009A0433">
              <w:rPr>
                <w:webHidden/>
              </w:rPr>
            </w:r>
            <w:r w:rsidR="009A0433">
              <w:rPr>
                <w:webHidden/>
              </w:rPr>
              <w:fldChar w:fldCharType="separate"/>
            </w:r>
            <w:r w:rsidR="009A0433">
              <w:rPr>
                <w:webHidden/>
              </w:rPr>
              <w:t>8</w:t>
            </w:r>
            <w:r w:rsidR="009A0433">
              <w:rPr>
                <w:webHidden/>
              </w:rPr>
              <w:fldChar w:fldCharType="end"/>
            </w:r>
          </w:hyperlink>
        </w:p>
        <w:p w14:paraId="0696CFD8" w14:textId="352E8213"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11" w:name="_Toc170125965"/>
      <w:bookmarkStart w:id="12" w:name="_Toc345081451"/>
      <w:bookmarkStart w:id="13" w:name="_Toc349754087"/>
      <w:bookmarkStart w:id="14" w:name="_Toc170125794"/>
      <w:bookmarkStart w:id="15" w:name="_Toc78179754"/>
    </w:p>
    <w:p w14:paraId="1256CEB2" w14:textId="77777777" w:rsidR="009A0433" w:rsidRPr="00AE67EA" w:rsidRDefault="009A0433" w:rsidP="009A0433">
      <w:pPr>
        <w:pStyle w:val="Heading1"/>
        <w:ind w:left="360" w:hanging="360"/>
      </w:pPr>
      <w:bookmarkStart w:id="16" w:name="_Toc477856483"/>
      <w:bookmarkStart w:id="17" w:name="_Toc516814280"/>
      <w:r w:rsidRPr="00B359F5">
        <w:lastRenderedPageBreak/>
        <w:t>Mobile Equipment Control and Status Commands</w:t>
      </w:r>
      <w:bookmarkEnd w:id="16"/>
      <w:bookmarkEnd w:id="17"/>
    </w:p>
    <w:p w14:paraId="274449C6" w14:textId="06BB7044" w:rsidR="009A0433" w:rsidRDefault="009A0433" w:rsidP="009A0433">
      <w:pPr>
        <w:pStyle w:val="Heading2"/>
        <w:ind w:left="792" w:hanging="432"/>
      </w:pPr>
      <w:bookmarkStart w:id="18" w:name="_Toc516814281"/>
      <w:bookmarkStart w:id="19" w:name="_Toc232914898"/>
      <w:bookmarkStart w:id="20" w:name="_Toc133649734"/>
      <w:r w:rsidRPr="009A0433">
        <w:t>+KRIC Command: Ring Indicator Control</w:t>
      </w:r>
      <w:bookmarkEnd w:id="18"/>
    </w:p>
    <w:bookmarkEnd w:id="19"/>
    <w:bookmarkEnd w:id="20"/>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3F659493" w:rsidR="004042FA" w:rsidRPr="00C41274" w:rsidRDefault="009A0433" w:rsidP="001272F1">
            <w:pPr>
              <w:pStyle w:val="TableRowHead"/>
              <w:spacing w:before="144" w:after="144"/>
              <w:rPr>
                <w:bCs w:val="0"/>
              </w:rPr>
            </w:pPr>
            <w:r>
              <w:t>HL78xx</w:t>
            </w:r>
          </w:p>
        </w:tc>
      </w:tr>
      <w:tr w:rsidR="004042FA" w:rsidRPr="00C41274" w14:paraId="706A03F7" w14:textId="77777777" w:rsidTr="004042FA">
        <w:trPr>
          <w:trHeight w:val="978"/>
        </w:trPr>
        <w:tc>
          <w:tcPr>
            <w:tcW w:w="2265" w:type="dxa"/>
          </w:tcPr>
          <w:p w14:paraId="30AF20C0" w14:textId="77777777" w:rsidR="004042FA" w:rsidRPr="00C41274" w:rsidRDefault="004042FA" w:rsidP="001272F1">
            <w:pPr>
              <w:pStyle w:val="TableBody"/>
              <w:keepNext/>
              <w:rPr>
                <w:i/>
              </w:rPr>
            </w:pPr>
            <w:r w:rsidRPr="00C41274">
              <w:rPr>
                <w:i/>
              </w:rPr>
              <w:t>Test command</w:t>
            </w:r>
          </w:p>
          <w:p w14:paraId="498837A5" w14:textId="77777777" w:rsidR="004042FA" w:rsidRPr="00C41274" w:rsidRDefault="004042FA" w:rsidP="001272F1">
            <w:pPr>
              <w:pStyle w:val="TableBody"/>
              <w:keepNext/>
            </w:pPr>
          </w:p>
          <w:p w14:paraId="09CBA33D" w14:textId="77777777" w:rsidR="004042FA" w:rsidRPr="00C41274" w:rsidRDefault="004042FA" w:rsidP="001272F1">
            <w:pPr>
              <w:pStyle w:val="TableBody"/>
              <w:keepNext/>
              <w:rPr>
                <w:u w:val="single"/>
              </w:rPr>
            </w:pPr>
            <w:r w:rsidRPr="00C41274">
              <w:rPr>
                <w:u w:val="single"/>
              </w:rPr>
              <w:t>Syntax</w:t>
            </w:r>
          </w:p>
          <w:p w14:paraId="64421D05" w14:textId="0556B6B4" w:rsidR="004042FA" w:rsidRPr="00C41274" w:rsidRDefault="009A0433" w:rsidP="001272F1">
            <w:pPr>
              <w:pStyle w:val="TableBody"/>
              <w:keepNext/>
              <w:rPr>
                <w:b/>
              </w:rPr>
            </w:pPr>
            <w:r w:rsidRPr="009A0433">
              <w:rPr>
                <w:b/>
              </w:rPr>
              <w:t>AT+KRIC=?</w:t>
            </w:r>
          </w:p>
        </w:tc>
        <w:tc>
          <w:tcPr>
            <w:tcW w:w="6804" w:type="dxa"/>
          </w:tcPr>
          <w:p w14:paraId="57603C0E" w14:textId="77777777" w:rsidR="004042FA" w:rsidRPr="00C41274" w:rsidRDefault="004042FA" w:rsidP="001272F1">
            <w:pPr>
              <w:pStyle w:val="TableBody"/>
              <w:keepNext/>
              <w:rPr>
                <w:u w:val="single"/>
              </w:rPr>
            </w:pPr>
          </w:p>
          <w:p w14:paraId="21ECCCDD" w14:textId="77777777" w:rsidR="004042FA" w:rsidRPr="00C41274" w:rsidRDefault="004042FA" w:rsidP="001272F1">
            <w:pPr>
              <w:pStyle w:val="TableBody"/>
              <w:keepNext/>
              <w:rPr>
                <w:u w:val="single"/>
              </w:rPr>
            </w:pPr>
          </w:p>
          <w:p w14:paraId="0D3A8545" w14:textId="77777777" w:rsidR="009A0433" w:rsidRDefault="009A0433" w:rsidP="009A0433">
            <w:pPr>
              <w:autoSpaceDE w:val="0"/>
              <w:autoSpaceDN w:val="0"/>
              <w:adjustRightInd w:val="0"/>
              <w:rPr>
                <w:rFonts w:cs="Arial"/>
                <w:szCs w:val="18"/>
                <w:lang w:val="fr-FR"/>
              </w:rPr>
            </w:pPr>
            <w:proofErr w:type="spellStart"/>
            <w:r>
              <w:rPr>
                <w:rFonts w:cs="Arial"/>
                <w:szCs w:val="18"/>
                <w:lang w:val="fr-FR"/>
              </w:rPr>
              <w:t>Response</w:t>
            </w:r>
            <w:proofErr w:type="spellEnd"/>
          </w:p>
          <w:p w14:paraId="19175148" w14:textId="77777777" w:rsidR="009A0433" w:rsidRPr="009A0433" w:rsidRDefault="009A0433" w:rsidP="009A0433">
            <w:pPr>
              <w:autoSpaceDE w:val="0"/>
              <w:autoSpaceDN w:val="0"/>
              <w:adjustRightInd w:val="0"/>
              <w:rPr>
                <w:rFonts w:cs="Arial"/>
                <w:szCs w:val="18"/>
              </w:rPr>
            </w:pPr>
            <w:r w:rsidRPr="009A0433">
              <w:rPr>
                <w:rFonts w:cs="Arial"/>
                <w:b/>
                <w:bCs/>
                <w:szCs w:val="18"/>
              </w:rPr>
              <w:t xml:space="preserve">+KRIC: </w:t>
            </w:r>
            <w:r w:rsidRPr="009A0433">
              <w:rPr>
                <w:rFonts w:cs="Arial"/>
                <w:szCs w:val="18"/>
              </w:rPr>
              <w:t xml:space="preserve">(list of supported </w:t>
            </w:r>
            <w:r w:rsidRPr="009A0433">
              <w:rPr>
                <w:rFonts w:cs="Arial"/>
                <w:b/>
                <w:bCs/>
                <w:szCs w:val="18"/>
              </w:rPr>
              <w:t>&lt;masks&gt;</w:t>
            </w:r>
            <w:r w:rsidRPr="009A0433">
              <w:rPr>
                <w:rFonts w:cs="Arial"/>
                <w:szCs w:val="18"/>
              </w:rPr>
              <w:t>s</w:t>
            </w:r>
            <w:proofErr w:type="gramStart"/>
            <w:r w:rsidRPr="009A0433">
              <w:rPr>
                <w:rFonts w:cs="Arial"/>
                <w:szCs w:val="18"/>
              </w:rPr>
              <w:t>),(</w:t>
            </w:r>
            <w:proofErr w:type="gramEnd"/>
            <w:r w:rsidRPr="009A0433">
              <w:rPr>
                <w:rFonts w:cs="Arial"/>
                <w:szCs w:val="18"/>
              </w:rPr>
              <w:t>list of supported</w:t>
            </w:r>
          </w:p>
          <w:p w14:paraId="2E95E6E3" w14:textId="487A2AC9" w:rsidR="009A0433" w:rsidRPr="003E2E3A" w:rsidRDefault="009A0433" w:rsidP="009A0433">
            <w:pPr>
              <w:autoSpaceDE w:val="0"/>
              <w:autoSpaceDN w:val="0"/>
              <w:adjustRightInd w:val="0"/>
              <w:rPr>
                <w:rFonts w:cs="Arial"/>
                <w:szCs w:val="18"/>
                <w:rPrChange w:id="21" w:author="Alban Roche" w:date="2018-07-17T11:32:00Z">
                  <w:rPr>
                    <w:rFonts w:cs="Arial"/>
                    <w:szCs w:val="18"/>
                    <w:lang w:val="fr-FR"/>
                  </w:rPr>
                </w:rPrChange>
              </w:rPr>
            </w:pPr>
            <w:r w:rsidRPr="003E2E3A">
              <w:rPr>
                <w:rFonts w:cs="Arial"/>
                <w:b/>
                <w:bCs/>
                <w:szCs w:val="18"/>
                <w:rPrChange w:id="22" w:author="Alban Roche" w:date="2018-07-17T11:32:00Z">
                  <w:rPr>
                    <w:rFonts w:cs="Arial"/>
                    <w:b/>
                    <w:bCs/>
                    <w:szCs w:val="18"/>
                    <w:lang w:val="fr-FR"/>
                  </w:rPr>
                </w:rPrChange>
              </w:rPr>
              <w:t>&lt;shape&gt;</w:t>
            </w:r>
            <w:r w:rsidRPr="003E2E3A">
              <w:rPr>
                <w:rFonts w:cs="Arial"/>
                <w:szCs w:val="18"/>
                <w:rPrChange w:id="23" w:author="Alban Roche" w:date="2018-07-17T11:32:00Z">
                  <w:rPr>
                    <w:rFonts w:cs="Arial"/>
                    <w:szCs w:val="18"/>
                    <w:lang w:val="fr-FR"/>
                  </w:rPr>
                </w:rPrChange>
              </w:rPr>
              <w:t>s</w:t>
            </w:r>
            <w:proofErr w:type="gramStart"/>
            <w:r w:rsidRPr="003E2E3A">
              <w:rPr>
                <w:rFonts w:cs="Arial"/>
                <w:szCs w:val="18"/>
                <w:rPrChange w:id="24" w:author="Alban Roche" w:date="2018-07-17T11:32:00Z">
                  <w:rPr>
                    <w:rFonts w:cs="Arial"/>
                    <w:szCs w:val="18"/>
                    <w:lang w:val="fr-FR"/>
                  </w:rPr>
                </w:rPrChange>
              </w:rPr>
              <w:t>)</w:t>
            </w:r>
            <w:ins w:id="25" w:author="Alban Roche" w:date="2018-07-17T11:32:00Z">
              <w:r w:rsidR="003E2E3A" w:rsidRPr="009A0433">
                <w:rPr>
                  <w:rFonts w:cs="Arial"/>
                  <w:b/>
                  <w:bCs/>
                  <w:szCs w:val="18"/>
                </w:rPr>
                <w:t xml:space="preserve"> </w:t>
              </w:r>
              <w:r w:rsidR="003E2E3A" w:rsidRPr="009A0433">
                <w:rPr>
                  <w:rFonts w:cs="Arial"/>
                  <w:szCs w:val="18"/>
                </w:rPr>
                <w:t>,</w:t>
              </w:r>
              <w:proofErr w:type="gramEnd"/>
              <w:r w:rsidR="003E2E3A" w:rsidRPr="009A0433">
                <w:rPr>
                  <w:rFonts w:cs="Arial"/>
                  <w:szCs w:val="18"/>
                </w:rPr>
                <w:t>(list of supported</w:t>
              </w:r>
              <w:r w:rsidR="003E2E3A" w:rsidRPr="009A0433">
                <w:rPr>
                  <w:rFonts w:cs="Arial"/>
                  <w:b/>
                  <w:bCs/>
                  <w:szCs w:val="18"/>
                </w:rPr>
                <w:t xml:space="preserve"> </w:t>
              </w:r>
              <w:r w:rsidR="003E2E3A" w:rsidRPr="009A0433">
                <w:rPr>
                  <w:rFonts w:cs="Arial"/>
                  <w:b/>
                  <w:bCs/>
                  <w:szCs w:val="18"/>
                </w:rPr>
                <w:t>&lt;pulse duration&gt;</w:t>
              </w:r>
              <w:r w:rsidR="003E2E3A" w:rsidRPr="003E2E3A">
                <w:rPr>
                  <w:rFonts w:cs="Arial"/>
                  <w:bCs/>
                  <w:szCs w:val="18"/>
                  <w:rPrChange w:id="26" w:author="Alban Roche" w:date="2018-07-17T11:32:00Z">
                    <w:rPr>
                      <w:rFonts w:cs="Arial"/>
                      <w:b/>
                      <w:bCs/>
                      <w:szCs w:val="18"/>
                    </w:rPr>
                  </w:rPrChange>
                </w:rPr>
                <w:t>s)</w:t>
              </w:r>
            </w:ins>
          </w:p>
          <w:p w14:paraId="53BF63F1" w14:textId="47C760FD" w:rsidR="004042FA" w:rsidRPr="00C41274" w:rsidRDefault="009A0433" w:rsidP="009A0433">
            <w:pPr>
              <w:pStyle w:val="TableBody"/>
              <w:keepNext/>
            </w:pPr>
            <w:r w:rsidRPr="003E2E3A">
              <w:rPr>
                <w:b/>
                <w:bCs/>
                <w:szCs w:val="18"/>
                <w:rPrChange w:id="27" w:author="Alban Roche" w:date="2018-07-17T11:32:00Z">
                  <w:rPr>
                    <w:b/>
                    <w:bCs/>
                    <w:szCs w:val="18"/>
                    <w:lang w:val="fr-FR"/>
                  </w:rPr>
                </w:rPrChange>
              </w:rPr>
              <w:t>OK</w:t>
            </w:r>
          </w:p>
        </w:tc>
      </w:tr>
      <w:tr w:rsidR="004042FA" w:rsidRPr="00C41274" w14:paraId="573FCB16" w14:textId="77777777" w:rsidTr="004042FA">
        <w:trPr>
          <w:trHeight w:val="65"/>
        </w:trPr>
        <w:tc>
          <w:tcPr>
            <w:tcW w:w="2265" w:type="dxa"/>
          </w:tcPr>
          <w:p w14:paraId="2E271EC1" w14:textId="77777777" w:rsidR="004042FA" w:rsidRPr="00C41274" w:rsidRDefault="004042FA" w:rsidP="001272F1">
            <w:pPr>
              <w:pStyle w:val="TableBody"/>
              <w:rPr>
                <w:i/>
              </w:rPr>
            </w:pPr>
            <w:r w:rsidRPr="00C41274">
              <w:rPr>
                <w:i/>
              </w:rPr>
              <w:t>Read command</w:t>
            </w:r>
          </w:p>
          <w:p w14:paraId="2DD3AE0D" w14:textId="77777777" w:rsidR="004042FA" w:rsidRPr="00C41274" w:rsidRDefault="004042FA" w:rsidP="001272F1">
            <w:pPr>
              <w:pStyle w:val="TableBody"/>
            </w:pPr>
          </w:p>
          <w:p w14:paraId="2CC8FDB1" w14:textId="77777777" w:rsidR="004042FA" w:rsidRPr="00C41274" w:rsidRDefault="004042FA" w:rsidP="001272F1">
            <w:pPr>
              <w:pStyle w:val="TableBody"/>
              <w:rPr>
                <w:u w:val="single"/>
              </w:rPr>
            </w:pPr>
            <w:r w:rsidRPr="00C41274">
              <w:rPr>
                <w:u w:val="single"/>
              </w:rPr>
              <w:t>Syntax</w:t>
            </w:r>
          </w:p>
          <w:p w14:paraId="35B94864" w14:textId="3CA93E75" w:rsidR="004042FA" w:rsidRPr="00C41274" w:rsidRDefault="004042FA" w:rsidP="001272F1">
            <w:pPr>
              <w:pStyle w:val="TableBody"/>
              <w:rPr>
                <w:b/>
              </w:rPr>
            </w:pPr>
            <w:r w:rsidRPr="00C41274">
              <w:rPr>
                <w:b/>
              </w:rPr>
              <w:t>AT+</w:t>
            </w:r>
            <w:r w:rsidR="009A0433">
              <w:rPr>
                <w:b/>
              </w:rPr>
              <w:t>KRIC</w:t>
            </w:r>
            <w:r w:rsidRPr="00C41274">
              <w:rPr>
                <w:b/>
              </w:rPr>
              <w:t>?</w:t>
            </w:r>
          </w:p>
        </w:tc>
        <w:tc>
          <w:tcPr>
            <w:tcW w:w="6804" w:type="dxa"/>
          </w:tcPr>
          <w:p w14:paraId="201AFD0C" w14:textId="77777777" w:rsidR="004042FA" w:rsidRPr="00137AA5" w:rsidRDefault="004042FA" w:rsidP="001272F1">
            <w:pPr>
              <w:pStyle w:val="TableBody"/>
              <w:rPr>
                <w:u w:val="single"/>
              </w:rPr>
            </w:pPr>
          </w:p>
          <w:p w14:paraId="466A6B3C" w14:textId="77777777" w:rsidR="004042FA" w:rsidRPr="00137AA5" w:rsidRDefault="004042FA" w:rsidP="001272F1">
            <w:pPr>
              <w:pStyle w:val="TableBody"/>
              <w:rPr>
                <w:u w:val="single"/>
              </w:rPr>
            </w:pPr>
          </w:p>
          <w:p w14:paraId="3E124AD6" w14:textId="77777777" w:rsidR="009A0433" w:rsidRPr="009A0433" w:rsidRDefault="009A0433" w:rsidP="009A0433">
            <w:pPr>
              <w:autoSpaceDE w:val="0"/>
              <w:autoSpaceDN w:val="0"/>
              <w:adjustRightInd w:val="0"/>
              <w:rPr>
                <w:rFonts w:cs="Arial"/>
                <w:szCs w:val="18"/>
              </w:rPr>
            </w:pPr>
            <w:r w:rsidRPr="009A0433">
              <w:rPr>
                <w:rFonts w:cs="Arial"/>
                <w:szCs w:val="18"/>
              </w:rPr>
              <w:t>Response</w:t>
            </w:r>
          </w:p>
          <w:p w14:paraId="5ECDBA19" w14:textId="77777777" w:rsidR="009A0433" w:rsidRPr="009A0433" w:rsidRDefault="009A0433" w:rsidP="009A0433">
            <w:pPr>
              <w:autoSpaceDE w:val="0"/>
              <w:autoSpaceDN w:val="0"/>
              <w:adjustRightInd w:val="0"/>
              <w:rPr>
                <w:rFonts w:cs="Arial"/>
                <w:b/>
                <w:bCs/>
                <w:szCs w:val="18"/>
              </w:rPr>
            </w:pPr>
            <w:r w:rsidRPr="009A0433">
              <w:rPr>
                <w:rFonts w:cs="Arial"/>
                <w:b/>
                <w:bCs/>
                <w:szCs w:val="18"/>
              </w:rPr>
              <w:t>+KRIC: &lt;masks</w:t>
            </w:r>
            <w:proofErr w:type="gramStart"/>
            <w:r w:rsidRPr="009A0433">
              <w:rPr>
                <w:rFonts w:cs="Arial"/>
                <w:b/>
                <w:bCs/>
                <w:szCs w:val="18"/>
              </w:rPr>
              <w:t>&gt;,&lt;</w:t>
            </w:r>
            <w:proofErr w:type="gramEnd"/>
            <w:r w:rsidRPr="009A0433">
              <w:rPr>
                <w:rFonts w:cs="Arial"/>
                <w:b/>
                <w:bCs/>
                <w:szCs w:val="18"/>
              </w:rPr>
              <w:t>shape&gt;,&lt;pulse duration&gt;</w:t>
            </w:r>
            <w:bookmarkStart w:id="28" w:name="_GoBack"/>
            <w:bookmarkEnd w:id="28"/>
          </w:p>
          <w:p w14:paraId="32147E58" w14:textId="1569406E" w:rsidR="004042FA" w:rsidRPr="00C41274" w:rsidRDefault="009A0433" w:rsidP="009A0433">
            <w:pPr>
              <w:pStyle w:val="TableBody"/>
            </w:pPr>
            <w:r>
              <w:rPr>
                <w:b/>
                <w:bCs/>
                <w:szCs w:val="18"/>
                <w:lang w:val="fr-FR"/>
              </w:rPr>
              <w:t>OK</w:t>
            </w:r>
          </w:p>
        </w:tc>
      </w:tr>
      <w:tr w:rsidR="004042FA" w:rsidRPr="00265629" w14:paraId="5741E374" w14:textId="77777777" w:rsidTr="004042FA">
        <w:trPr>
          <w:cantSplit w:val="0"/>
          <w:trHeight w:val="815"/>
        </w:trPr>
        <w:tc>
          <w:tcPr>
            <w:tcW w:w="2265" w:type="dxa"/>
          </w:tcPr>
          <w:p w14:paraId="455EF205" w14:textId="77777777" w:rsidR="004042FA" w:rsidRPr="00137AA5" w:rsidRDefault="004042FA" w:rsidP="001272F1">
            <w:pPr>
              <w:pStyle w:val="TableBody"/>
              <w:rPr>
                <w:i/>
              </w:rPr>
            </w:pPr>
            <w:r w:rsidRPr="00137AA5">
              <w:rPr>
                <w:i/>
              </w:rPr>
              <w:t>Write command</w:t>
            </w:r>
          </w:p>
          <w:p w14:paraId="66777A4A" w14:textId="77777777" w:rsidR="004042FA" w:rsidRPr="00137AA5" w:rsidRDefault="004042FA" w:rsidP="001272F1">
            <w:pPr>
              <w:pStyle w:val="TableBody"/>
            </w:pPr>
          </w:p>
          <w:p w14:paraId="109B45DF" w14:textId="77777777" w:rsidR="004042FA" w:rsidRPr="00137AA5" w:rsidRDefault="004042FA" w:rsidP="001272F1">
            <w:pPr>
              <w:pStyle w:val="TableBody"/>
              <w:rPr>
                <w:u w:val="single"/>
              </w:rPr>
            </w:pPr>
            <w:r w:rsidRPr="00137AA5">
              <w:rPr>
                <w:u w:val="single"/>
              </w:rPr>
              <w:t>Syntax</w:t>
            </w:r>
          </w:p>
          <w:p w14:paraId="64553EA3" w14:textId="77777777" w:rsidR="009A0433" w:rsidRPr="001E5808" w:rsidRDefault="009A0433" w:rsidP="009A0433">
            <w:pPr>
              <w:autoSpaceDE w:val="0"/>
              <w:autoSpaceDN w:val="0"/>
              <w:adjustRightInd w:val="0"/>
              <w:rPr>
                <w:rFonts w:cs="Arial"/>
                <w:b/>
                <w:bCs/>
                <w:szCs w:val="18"/>
                <w:rPrChange w:id="29" w:author="Alban Roche" w:date="2018-07-17T11:26:00Z">
                  <w:rPr>
                    <w:rFonts w:cs="Arial"/>
                    <w:b/>
                    <w:bCs/>
                    <w:szCs w:val="18"/>
                    <w:lang w:val="fr-FR"/>
                  </w:rPr>
                </w:rPrChange>
              </w:rPr>
            </w:pPr>
            <w:r w:rsidRPr="001E5808">
              <w:rPr>
                <w:rFonts w:cs="Arial"/>
                <w:b/>
                <w:bCs/>
                <w:szCs w:val="18"/>
                <w:rPrChange w:id="30" w:author="Alban Roche" w:date="2018-07-17T11:26:00Z">
                  <w:rPr>
                    <w:rFonts w:cs="Arial"/>
                    <w:b/>
                    <w:bCs/>
                    <w:szCs w:val="18"/>
                    <w:lang w:val="fr-FR"/>
                  </w:rPr>
                </w:rPrChange>
              </w:rPr>
              <w:t>AT+KRIC=</w:t>
            </w:r>
          </w:p>
          <w:p w14:paraId="3550D6CC" w14:textId="77777777" w:rsidR="009A0433" w:rsidRDefault="009A0433" w:rsidP="009A0433">
            <w:pPr>
              <w:autoSpaceDE w:val="0"/>
              <w:autoSpaceDN w:val="0"/>
              <w:adjustRightInd w:val="0"/>
              <w:rPr>
                <w:rFonts w:cs="Arial"/>
                <w:b/>
                <w:bCs/>
                <w:szCs w:val="18"/>
                <w:lang w:val="fr-FR"/>
              </w:rPr>
            </w:pPr>
            <w:r>
              <w:rPr>
                <w:rFonts w:cs="Arial"/>
                <w:b/>
                <w:bCs/>
                <w:szCs w:val="18"/>
                <w:lang w:val="fr-FR"/>
              </w:rPr>
              <w:t>&lt;</w:t>
            </w:r>
            <w:proofErr w:type="spellStart"/>
            <w:proofErr w:type="gramStart"/>
            <w:r>
              <w:rPr>
                <w:rFonts w:cs="Arial"/>
                <w:b/>
                <w:bCs/>
                <w:szCs w:val="18"/>
                <w:lang w:val="fr-FR"/>
              </w:rPr>
              <w:t>mask</w:t>
            </w:r>
            <w:proofErr w:type="spellEnd"/>
            <w:proofErr w:type="gramEnd"/>
            <w:r>
              <w:rPr>
                <w:rFonts w:cs="Arial"/>
                <w:b/>
                <w:bCs/>
                <w:szCs w:val="18"/>
                <w:lang w:val="fr-FR"/>
              </w:rPr>
              <w:t>&gt;</w:t>
            </w:r>
          </w:p>
          <w:p w14:paraId="794D12F1" w14:textId="77777777" w:rsidR="009A0433" w:rsidRDefault="009A0433" w:rsidP="009A0433">
            <w:pPr>
              <w:autoSpaceDE w:val="0"/>
              <w:autoSpaceDN w:val="0"/>
              <w:adjustRightInd w:val="0"/>
              <w:rPr>
                <w:rFonts w:cs="Arial"/>
                <w:b/>
                <w:bCs/>
                <w:szCs w:val="18"/>
                <w:lang w:val="fr-FR"/>
              </w:rPr>
            </w:pPr>
            <w:proofErr w:type="gramStart"/>
            <w:r>
              <w:rPr>
                <w:rFonts w:cs="Arial"/>
                <w:b/>
                <w:bCs/>
                <w:szCs w:val="18"/>
                <w:lang w:val="fr-FR"/>
              </w:rPr>
              <w:t>[,&lt;</w:t>
            </w:r>
            <w:proofErr w:type="spellStart"/>
            <w:proofErr w:type="gramEnd"/>
            <w:r>
              <w:rPr>
                <w:rFonts w:cs="Arial"/>
                <w:b/>
                <w:bCs/>
                <w:szCs w:val="18"/>
                <w:lang w:val="fr-FR"/>
              </w:rPr>
              <w:t>shape</w:t>
            </w:r>
            <w:proofErr w:type="spellEnd"/>
            <w:r>
              <w:rPr>
                <w:rFonts w:cs="Arial"/>
                <w:b/>
                <w:bCs/>
                <w:szCs w:val="18"/>
                <w:lang w:val="fr-FR"/>
              </w:rPr>
              <w:t>&gt;</w:t>
            </w:r>
          </w:p>
          <w:p w14:paraId="1CDCA8A8" w14:textId="77777777" w:rsidR="009A0433" w:rsidRDefault="009A0433" w:rsidP="009A0433">
            <w:pPr>
              <w:autoSpaceDE w:val="0"/>
              <w:autoSpaceDN w:val="0"/>
              <w:adjustRightInd w:val="0"/>
              <w:rPr>
                <w:rFonts w:cs="Arial"/>
                <w:b/>
                <w:bCs/>
                <w:szCs w:val="18"/>
                <w:lang w:val="fr-FR"/>
              </w:rPr>
            </w:pPr>
            <w:proofErr w:type="gramStart"/>
            <w:r>
              <w:rPr>
                <w:rFonts w:cs="Arial"/>
                <w:b/>
                <w:bCs/>
                <w:szCs w:val="18"/>
                <w:lang w:val="fr-FR"/>
              </w:rPr>
              <w:t>[,&lt;</w:t>
            </w:r>
            <w:proofErr w:type="gramEnd"/>
            <w:r>
              <w:rPr>
                <w:rFonts w:cs="Arial"/>
                <w:b/>
                <w:bCs/>
                <w:szCs w:val="18"/>
                <w:lang w:val="fr-FR"/>
              </w:rPr>
              <w:t>pulse</w:t>
            </w:r>
          </w:p>
          <w:p w14:paraId="2FD43F73" w14:textId="583EE74F" w:rsidR="004042FA" w:rsidRPr="00C41274" w:rsidRDefault="009A0433" w:rsidP="009A0433">
            <w:pPr>
              <w:pStyle w:val="TableBody"/>
              <w:rPr>
                <w:b/>
              </w:rPr>
            </w:pPr>
            <w:proofErr w:type="gramStart"/>
            <w:r>
              <w:rPr>
                <w:b/>
                <w:bCs/>
                <w:szCs w:val="18"/>
                <w:lang w:val="fr-FR"/>
              </w:rPr>
              <w:t>duration</w:t>
            </w:r>
            <w:proofErr w:type="gramEnd"/>
            <w:r>
              <w:rPr>
                <w:b/>
                <w:bCs/>
                <w:szCs w:val="18"/>
                <w:lang w:val="fr-FR"/>
              </w:rPr>
              <w:t>&gt;]]</w:t>
            </w:r>
          </w:p>
        </w:tc>
        <w:tc>
          <w:tcPr>
            <w:tcW w:w="6804" w:type="dxa"/>
          </w:tcPr>
          <w:p w14:paraId="7C92E488" w14:textId="77777777" w:rsidR="004042FA" w:rsidRDefault="004042FA" w:rsidP="001272F1">
            <w:pPr>
              <w:pStyle w:val="TableBody"/>
              <w:rPr>
                <w:u w:val="single"/>
              </w:rPr>
            </w:pPr>
          </w:p>
          <w:p w14:paraId="2A5639BB" w14:textId="77777777" w:rsidR="004042FA" w:rsidRPr="00C41274" w:rsidRDefault="004042FA" w:rsidP="001272F1">
            <w:pPr>
              <w:pStyle w:val="TableBody"/>
              <w:rPr>
                <w:u w:val="single"/>
              </w:rPr>
            </w:pPr>
          </w:p>
          <w:p w14:paraId="48F18C61" w14:textId="77777777" w:rsidR="004042FA" w:rsidRPr="00C41274" w:rsidRDefault="004042FA" w:rsidP="001272F1">
            <w:pPr>
              <w:pStyle w:val="TableBody"/>
              <w:rPr>
                <w:u w:val="single"/>
              </w:rPr>
            </w:pPr>
            <w:r w:rsidRPr="00C41274">
              <w:rPr>
                <w:u w:val="single"/>
              </w:rPr>
              <w:t>Response</w:t>
            </w:r>
          </w:p>
          <w:p w14:paraId="75A35015" w14:textId="77777777" w:rsidR="004042FA" w:rsidRPr="00C41274" w:rsidRDefault="004042FA" w:rsidP="001272F1">
            <w:pPr>
              <w:pStyle w:val="TableBody"/>
              <w:rPr>
                <w:snapToGrid w:val="0"/>
              </w:rPr>
            </w:pPr>
            <w:r w:rsidRPr="00C41274">
              <w:rPr>
                <w:b/>
                <w:snapToGrid w:val="0"/>
              </w:rPr>
              <w:t>OK</w:t>
            </w:r>
          </w:p>
          <w:p w14:paraId="15443695" w14:textId="77777777" w:rsidR="004042FA" w:rsidRPr="00C41274" w:rsidRDefault="004042FA" w:rsidP="001272F1">
            <w:pPr>
              <w:pStyle w:val="TableBody"/>
              <w:rPr>
                <w:snapToGrid w:val="0"/>
              </w:rPr>
            </w:pPr>
          </w:p>
          <w:p w14:paraId="72E3A80B" w14:textId="77777777" w:rsidR="004042FA" w:rsidRPr="00C41274" w:rsidRDefault="004042FA" w:rsidP="001272F1">
            <w:pPr>
              <w:pStyle w:val="TableBody"/>
              <w:rPr>
                <w:u w:val="single"/>
                <w:lang w:eastAsia="zh-CN"/>
              </w:rPr>
            </w:pPr>
            <w:r w:rsidRPr="00C41274">
              <w:rPr>
                <w:u w:val="single"/>
              </w:rPr>
              <w:t>Parameters</w:t>
            </w:r>
          </w:p>
          <w:p w14:paraId="46D7EA81" w14:textId="77777777" w:rsidR="009A0433" w:rsidRPr="00C41274" w:rsidRDefault="009A0433" w:rsidP="009A0433">
            <w:pPr>
              <w:pStyle w:val="TableBody"/>
            </w:pPr>
            <w:r w:rsidRPr="00C41274">
              <w:rPr>
                <w:b/>
              </w:rPr>
              <w:t>&lt;mask&gt;</w:t>
            </w:r>
            <w:r w:rsidRPr="00C41274">
              <w:rPr>
                <w:lang w:eastAsia="zh-CN"/>
              </w:rPr>
              <w:tab/>
            </w:r>
            <w:r w:rsidRPr="00C41274">
              <w:t>Use of RI signal</w:t>
            </w:r>
          </w:p>
          <w:p w14:paraId="644C326C" w14:textId="77777777" w:rsidR="009A0433" w:rsidRPr="00912AE7" w:rsidRDefault="009A0433" w:rsidP="009A0433">
            <w:pPr>
              <w:pStyle w:val="TableBody"/>
            </w:pPr>
            <w:r w:rsidRPr="00C41274">
              <w:t>0x00</w:t>
            </w:r>
            <w:r w:rsidRPr="00C41274">
              <w:tab/>
              <w:t>RI not used</w:t>
            </w:r>
          </w:p>
          <w:p w14:paraId="5A375816" w14:textId="71EC2045" w:rsidR="009A0433" w:rsidRPr="00912AE7" w:rsidDel="001E6238" w:rsidRDefault="009A0433" w:rsidP="009A0433">
            <w:pPr>
              <w:pStyle w:val="TableBody"/>
              <w:rPr>
                <w:del w:id="31" w:author="Christophe Flechelle" w:date="2018-06-15T08:23:00Z"/>
              </w:rPr>
            </w:pPr>
            <w:del w:id="32" w:author="Christophe Flechelle" w:date="2018-06-15T08:23:00Z">
              <w:r w:rsidRPr="004D423C" w:rsidDel="001E6238">
                <w:delText>0x01</w:delText>
              </w:r>
              <w:r w:rsidRPr="004D423C" w:rsidDel="001E6238">
                <w:tab/>
                <w:delText>RI activated on incoming calls</w:delText>
              </w:r>
              <w:r w:rsidRPr="004D423C" w:rsidDel="001E6238">
                <w:tab/>
              </w:r>
              <w:r w:rsidRPr="0077536E" w:rsidDel="001E6238">
                <w:delText>(+CRING, RING)</w:delText>
              </w:r>
            </w:del>
          </w:p>
          <w:p w14:paraId="183B31B1" w14:textId="257D81BF" w:rsidR="009A0433" w:rsidRPr="00912AE7" w:rsidDel="001E5808" w:rsidRDefault="009A0433" w:rsidP="009A0433">
            <w:pPr>
              <w:pStyle w:val="TableBody"/>
              <w:rPr>
                <w:del w:id="33" w:author="Alban Roche" w:date="2018-07-17T11:26:00Z"/>
              </w:rPr>
            </w:pPr>
            <w:del w:id="34" w:author="Alban Roche" w:date="2018-07-17T11:26:00Z">
              <w:r w:rsidRPr="004D423C" w:rsidDel="001E5808">
                <w:delText>0x02</w:delText>
              </w:r>
              <w:r w:rsidRPr="004D423C" w:rsidDel="001E5808">
                <w:tab/>
                <w:delText>RI activated on SMS</w:delText>
              </w:r>
              <w:r w:rsidRPr="0050034B" w:rsidDel="001E5808">
                <w:tab/>
              </w:r>
              <w:r w:rsidRPr="0050034B" w:rsidDel="001E5808">
                <w:tab/>
              </w:r>
              <w:r w:rsidRPr="0077536E" w:rsidDel="001E5808">
                <w:tab/>
                <w:delText>(+CMT, +CMTI)</w:delText>
              </w:r>
            </w:del>
          </w:p>
          <w:p w14:paraId="31EE03C8" w14:textId="373DFD2B" w:rsidR="009A0433" w:rsidRPr="00912AE7" w:rsidDel="001E5808" w:rsidRDefault="009A0433" w:rsidP="009A0433">
            <w:pPr>
              <w:pStyle w:val="TableBody"/>
              <w:rPr>
                <w:del w:id="35" w:author="Alban Roche" w:date="2018-07-17T11:26:00Z"/>
              </w:rPr>
            </w:pPr>
            <w:del w:id="36" w:author="Alban Roche" w:date="2018-07-17T11:26:00Z">
              <w:r w:rsidRPr="004D423C" w:rsidDel="001E5808">
                <w:delText>0x04</w:delText>
              </w:r>
              <w:r w:rsidRPr="004D423C" w:rsidDel="001E5808">
                <w:tab/>
                <w:delText>RI activated on SMS-CB</w:delText>
              </w:r>
              <w:r w:rsidRPr="004D423C" w:rsidDel="001E5808">
                <w:tab/>
              </w:r>
              <w:r w:rsidRPr="0050034B" w:rsidDel="001E5808">
                <w:tab/>
              </w:r>
              <w:r w:rsidRPr="0077536E" w:rsidDel="001E5808">
                <w:delText>(+CBM, +CBMI)</w:delText>
              </w:r>
            </w:del>
          </w:p>
          <w:p w14:paraId="1313D724" w14:textId="3BE420A7" w:rsidR="009A0433" w:rsidRPr="00912AE7" w:rsidDel="001E6238" w:rsidRDefault="009A0433" w:rsidP="009A0433">
            <w:pPr>
              <w:pStyle w:val="TableBody"/>
              <w:rPr>
                <w:del w:id="37" w:author="Christophe Flechelle" w:date="2018-06-15T08:23:00Z"/>
              </w:rPr>
            </w:pPr>
            <w:del w:id="38" w:author="Christophe Flechelle" w:date="2018-06-15T08:23:00Z">
              <w:r w:rsidRPr="004D423C" w:rsidDel="001E6238">
                <w:delText>0x08</w:delText>
              </w:r>
              <w:r w:rsidRPr="004D423C" w:rsidDel="001E6238">
                <w:tab/>
                <w:delText>RI ac</w:delText>
              </w:r>
              <w:r w:rsidRPr="0050034B" w:rsidDel="001E6238">
                <w:delText>tivated on USSD</w:delText>
              </w:r>
              <w:r w:rsidRPr="0050034B" w:rsidDel="001E6238">
                <w:tab/>
              </w:r>
              <w:r w:rsidRPr="009A4BDF" w:rsidDel="001E6238">
                <w:tab/>
              </w:r>
              <w:r w:rsidRPr="0077536E" w:rsidDel="001E6238">
                <w:delText>(+CUSD)</w:delText>
              </w:r>
            </w:del>
          </w:p>
          <w:p w14:paraId="7B313E7D" w14:textId="39C57E1C" w:rsidR="009A0433" w:rsidRDefault="009A0433" w:rsidP="009A0433">
            <w:pPr>
              <w:pStyle w:val="TableBody"/>
              <w:rPr>
                <w:ins w:id="39" w:author="Christophe Flechelle" w:date="2018-06-15T08:24:00Z"/>
              </w:rPr>
            </w:pPr>
            <w:r w:rsidRPr="004D423C">
              <w:t>0x10</w:t>
            </w:r>
            <w:r w:rsidRPr="004D423C">
              <w:tab/>
              <w:t>RI activated on network state</w:t>
            </w:r>
            <w:r w:rsidRPr="004D423C">
              <w:tab/>
            </w:r>
            <w:r w:rsidRPr="0077536E">
              <w:t>(+CIEV)</w:t>
            </w:r>
          </w:p>
          <w:p w14:paraId="6883D109" w14:textId="16695FF3" w:rsidR="001E6238" w:rsidRDefault="001E6238" w:rsidP="009A0433">
            <w:pPr>
              <w:pStyle w:val="TableBody"/>
              <w:rPr>
                <w:ins w:id="40" w:author="Christophe Flechelle" w:date="2018-06-15T08:25:00Z"/>
              </w:rPr>
            </w:pPr>
            <w:ins w:id="41" w:author="Christophe Flechelle" w:date="2018-06-15T08:24:00Z">
              <w:r>
                <w:rPr>
                  <w:lang w:eastAsia="zh-CN"/>
                </w:rPr>
                <w:t xml:space="preserve">0x20 </w:t>
              </w:r>
              <w:r w:rsidRPr="004D423C">
                <w:tab/>
                <w:t>RI activated on</w:t>
              </w:r>
              <w:r>
                <w:t xml:space="preserve"> TCP </w:t>
              </w:r>
            </w:ins>
            <w:ins w:id="42" w:author="Christophe Flechelle" w:date="2018-06-15T08:26:00Z">
              <w:r>
                <w:t>connection request (+KTCP_SRVREQ)</w:t>
              </w:r>
            </w:ins>
          </w:p>
          <w:p w14:paraId="25CD7EE6" w14:textId="2E5C330F" w:rsidR="001E6238" w:rsidRDefault="001E6238" w:rsidP="001E6238">
            <w:pPr>
              <w:pStyle w:val="TableBody"/>
              <w:rPr>
                <w:ins w:id="43" w:author="Christophe Flechelle" w:date="2018-06-15T08:25:00Z"/>
              </w:rPr>
            </w:pPr>
            <w:ins w:id="44" w:author="Christophe Flechelle" w:date="2018-06-15T08:25:00Z">
              <w:r w:rsidRPr="004D423C">
                <w:t>0x</w:t>
              </w:r>
              <w:r>
                <w:t>4</w:t>
              </w:r>
              <w:r w:rsidRPr="004D423C">
                <w:t>0</w:t>
              </w:r>
              <w:r w:rsidRPr="004D423C">
                <w:tab/>
                <w:t xml:space="preserve">RI activated on </w:t>
              </w:r>
              <w:r>
                <w:t xml:space="preserve">TCP Data reception </w:t>
              </w:r>
              <w:r w:rsidRPr="0077536E">
                <w:t>(+</w:t>
              </w:r>
              <w:r>
                <w:t>KTCP_DATA</w:t>
              </w:r>
              <w:r w:rsidRPr="0077536E">
                <w:t>)</w:t>
              </w:r>
            </w:ins>
          </w:p>
          <w:p w14:paraId="5789F453" w14:textId="17167830" w:rsidR="001E6238" w:rsidRDefault="001E6238" w:rsidP="001E6238">
            <w:pPr>
              <w:pStyle w:val="TableBody"/>
              <w:rPr>
                <w:ins w:id="45" w:author="Christophe Flechelle" w:date="2018-06-15T08:25:00Z"/>
              </w:rPr>
            </w:pPr>
            <w:ins w:id="46" w:author="Christophe Flechelle" w:date="2018-06-15T08:25:00Z">
              <w:r w:rsidRPr="004D423C">
                <w:t>0x</w:t>
              </w:r>
              <w:r>
                <w:t>8</w:t>
              </w:r>
              <w:r w:rsidRPr="004D423C">
                <w:t>0</w:t>
              </w:r>
              <w:r w:rsidRPr="004D423C">
                <w:tab/>
                <w:t xml:space="preserve">RI activated on </w:t>
              </w:r>
              <w:r>
                <w:t xml:space="preserve">UDP Data reception </w:t>
              </w:r>
              <w:r w:rsidRPr="0077536E">
                <w:t>(+</w:t>
              </w:r>
            </w:ins>
            <w:ins w:id="47" w:author="Christophe Flechelle" w:date="2018-06-15T08:26:00Z">
              <w:r>
                <w:t>KUDP_DATA</w:t>
              </w:r>
            </w:ins>
            <w:ins w:id="48" w:author="Christophe Flechelle" w:date="2018-06-15T08:25:00Z">
              <w:r w:rsidRPr="0077536E">
                <w:t>)</w:t>
              </w:r>
            </w:ins>
          </w:p>
          <w:p w14:paraId="60679647" w14:textId="77777777" w:rsidR="001E6238" w:rsidRPr="0077536E" w:rsidRDefault="001E6238" w:rsidP="009A0433">
            <w:pPr>
              <w:pStyle w:val="TableBody"/>
              <w:rPr>
                <w:lang w:eastAsia="zh-CN"/>
              </w:rPr>
            </w:pPr>
          </w:p>
          <w:p w14:paraId="2B374D61" w14:textId="77777777" w:rsidR="009A0433" w:rsidRPr="003A0CF1" w:rsidRDefault="009A0433" w:rsidP="009A0433">
            <w:pPr>
              <w:pStyle w:val="TableBody"/>
              <w:rPr>
                <w:sz w:val="16"/>
                <w:szCs w:val="16"/>
              </w:rPr>
            </w:pPr>
          </w:p>
          <w:p w14:paraId="03A04168" w14:textId="77777777" w:rsidR="009A0433" w:rsidRPr="00C41274" w:rsidRDefault="009A0433" w:rsidP="009A0433">
            <w:pPr>
              <w:pStyle w:val="TableBody"/>
            </w:pPr>
            <w:r w:rsidRPr="00C41274">
              <w:rPr>
                <w:b/>
              </w:rPr>
              <w:t>&lt;shape&gt;</w:t>
            </w:r>
            <w:r w:rsidRPr="00C41274">
              <w:rPr>
                <w:lang w:eastAsia="zh-CN"/>
              </w:rPr>
              <w:tab/>
            </w:r>
            <w:r w:rsidRPr="00C41274">
              <w:t>signal shape – available only for incoming calls</w:t>
            </w:r>
          </w:p>
          <w:p w14:paraId="35F9EAFA" w14:textId="77777777" w:rsidR="009A0433" w:rsidRDefault="009A0433" w:rsidP="001E6238">
            <w:pPr>
              <w:pStyle w:val="TableBody"/>
            </w:pPr>
            <w:r w:rsidRPr="00C41274">
              <w:t>0</w:t>
            </w:r>
            <w:r>
              <w:tab/>
            </w:r>
            <w:r w:rsidRPr="00C41274">
              <w:t>Repeat pulses</w:t>
            </w:r>
            <w:r>
              <w:t xml:space="preserve">. </w:t>
            </w:r>
            <w:r w:rsidRPr="00C41274">
              <w:t xml:space="preserve">The total length of the pulse is equivalent </w:t>
            </w:r>
            <w:r>
              <w:tab/>
            </w:r>
            <w:r w:rsidRPr="00C41274">
              <w:t>to the transfer of the RING or CRING notification</w:t>
            </w:r>
          </w:p>
          <w:p w14:paraId="4FB85B80" w14:textId="48506954" w:rsidR="009A0433" w:rsidDel="004B49B5" w:rsidRDefault="009A0433" w:rsidP="009A0433">
            <w:pPr>
              <w:pStyle w:val="TableBody"/>
              <w:rPr>
                <w:del w:id="49" w:author="Christophe Flechelle" w:date="2018-06-15T08:38:00Z"/>
              </w:rPr>
            </w:pPr>
            <w:del w:id="50" w:author="Christophe Flechelle" w:date="2018-06-15T08:38:00Z">
              <w:r w:rsidRPr="00C41274" w:rsidDel="004B49B5">
                <w:delText>1</w:delText>
              </w:r>
              <w:r w:rsidRPr="00C41274" w:rsidDel="004B49B5">
                <w:tab/>
                <w:delText>Always active</w:delText>
              </w:r>
              <w:r w:rsidDel="004B49B5">
                <w:delText xml:space="preserve">. </w:delText>
              </w:r>
              <w:r w:rsidRPr="00C41274" w:rsidDel="004B49B5">
                <w:delText xml:space="preserve">The signal is set to active during the </w:delText>
              </w:r>
              <w:r w:rsidDel="004B49B5">
                <w:tab/>
              </w:r>
              <w:r w:rsidRPr="00C41274" w:rsidDel="004B49B5">
                <w:delText>whole incoming call notification</w:delText>
              </w:r>
            </w:del>
          </w:p>
          <w:p w14:paraId="6E9B1FCE" w14:textId="77777777" w:rsidR="009A0433" w:rsidRDefault="009A0433" w:rsidP="009A0433">
            <w:pPr>
              <w:pStyle w:val="TableBody"/>
            </w:pPr>
          </w:p>
          <w:p w14:paraId="56C24CC4" w14:textId="502007AA" w:rsidR="009A0433" w:rsidRPr="00265629" w:rsidRDefault="009A0433" w:rsidP="009A0433">
            <w:pPr>
              <w:pStyle w:val="TableBody"/>
              <w:rPr>
                <w:snapToGrid w:val="0"/>
              </w:rPr>
            </w:pPr>
            <w:r w:rsidRPr="00EC6BEB">
              <w:rPr>
                <w:b/>
              </w:rPr>
              <w:t>&lt;pulse duration&gt;</w:t>
            </w:r>
            <w:r>
              <w:tab/>
            </w:r>
            <w:r w:rsidRPr="00EC6BEB">
              <w:rPr>
                <w:u w:val="single"/>
              </w:rPr>
              <w:t>1</w:t>
            </w:r>
            <w:r>
              <w:t xml:space="preserve"> – 5</w:t>
            </w:r>
            <w:r>
              <w:tab/>
              <w:t xml:space="preserve">RI pulse </w:t>
            </w:r>
            <w:proofErr w:type="gramStart"/>
            <w:r>
              <w:t>duration</w:t>
            </w:r>
            <w:proofErr w:type="gramEnd"/>
            <w:r>
              <w:t xml:space="preserve"> in seconds</w:t>
            </w:r>
            <w:r w:rsidR="004042FA">
              <w:tab/>
            </w:r>
          </w:p>
          <w:p w14:paraId="04088E25" w14:textId="1CE46E1C" w:rsidR="004042FA" w:rsidRPr="00265629" w:rsidRDefault="004042FA" w:rsidP="001272F1">
            <w:pPr>
              <w:pStyle w:val="TableBody"/>
              <w:rPr>
                <w:snapToGrid w:val="0"/>
              </w:rPr>
            </w:pP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06BE3C0B" w14:textId="4B60A404" w:rsidR="004042FA" w:rsidRDefault="004042FA" w:rsidP="001272F1">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7C788574" w14:textId="77777777" w:rsidR="004B49B5" w:rsidRPr="00F155C2" w:rsidRDefault="004B49B5" w:rsidP="004B49B5">
            <w:pPr>
              <w:pStyle w:val="TableBody"/>
              <w:numPr>
                <w:ilvl w:val="0"/>
                <w:numId w:val="13"/>
              </w:numPr>
              <w:rPr>
                <w:ins w:id="51" w:author="Christophe Flechelle" w:date="2018-06-15T08:36:00Z"/>
              </w:rPr>
            </w:pPr>
            <w:ins w:id="52" w:author="Christophe Flechelle" w:date="2018-06-15T08:36:00Z">
              <w:r w:rsidRPr="00F155C2">
                <w:t>The current configuration</w:t>
              </w:r>
              <w:r>
                <w:t xml:space="preserve"> is kept in non-volatile memory after a reset.</w:t>
              </w:r>
            </w:ins>
          </w:p>
          <w:p w14:paraId="3BD54174" w14:textId="2FFC3F40" w:rsidR="009A0433" w:rsidRPr="00E52399" w:rsidDel="001E5808" w:rsidRDefault="009A0433" w:rsidP="004B49B5">
            <w:pPr>
              <w:pStyle w:val="TableBody"/>
              <w:numPr>
                <w:ilvl w:val="0"/>
                <w:numId w:val="13"/>
              </w:numPr>
              <w:rPr>
                <w:del w:id="53" w:author="Alban Roche" w:date="2018-07-17T11:27:00Z"/>
                <w:rFonts w:ascii="Helvetica" w:hAnsi="Helvetica"/>
                <w:sz w:val="20"/>
              </w:rPr>
            </w:pPr>
            <w:del w:id="54" w:author="Alban Roche" w:date="2018-07-17T11:27:00Z">
              <w:r w:rsidRPr="00343967" w:rsidDel="001E5808">
                <w:delText>For SMS and other unsolicited messages, only one pulse is set</w:delText>
              </w:r>
              <w:r w:rsidDel="001E5808">
                <w:delText>.</w:delText>
              </w:r>
            </w:del>
          </w:p>
          <w:p w14:paraId="7F3CCA24" w14:textId="48CB1E6E" w:rsidR="009A0433" w:rsidRPr="00E52399" w:rsidDel="004B49B5" w:rsidRDefault="009A0433" w:rsidP="004B49B5">
            <w:pPr>
              <w:pStyle w:val="TableBody"/>
              <w:numPr>
                <w:ilvl w:val="0"/>
                <w:numId w:val="13"/>
              </w:numPr>
              <w:rPr>
                <w:del w:id="55" w:author="Christophe Flechelle" w:date="2018-06-15T08:37:00Z"/>
                <w:rFonts w:ascii="Helvetica" w:hAnsi="Helvetica"/>
                <w:sz w:val="20"/>
              </w:rPr>
            </w:pPr>
            <w:del w:id="56" w:author="Christophe Flechelle" w:date="2018-06-15T08:37:00Z">
              <w:r w:rsidRPr="00343967" w:rsidDel="004B49B5">
                <w:delText>If the 0710 is woken up by an incoming call only one pulse is set, even if shape=0 is used</w:delText>
              </w:r>
              <w:r w:rsidDel="004B49B5">
                <w:delText>.</w:delText>
              </w:r>
            </w:del>
          </w:p>
          <w:p w14:paraId="5A23C076" w14:textId="037A0F20" w:rsidR="009A0433" w:rsidRPr="00E52399" w:rsidDel="004B49B5" w:rsidRDefault="009A0433" w:rsidP="004B49B5">
            <w:pPr>
              <w:pStyle w:val="TableBody"/>
              <w:numPr>
                <w:ilvl w:val="0"/>
                <w:numId w:val="13"/>
              </w:numPr>
              <w:rPr>
                <w:del w:id="57" w:author="Christophe Flechelle" w:date="2018-06-15T08:37:00Z"/>
                <w:rFonts w:ascii="Helvetica" w:hAnsi="Helvetica"/>
                <w:sz w:val="20"/>
              </w:rPr>
            </w:pPr>
            <w:del w:id="58" w:author="Christophe Flechelle" w:date="2018-06-15T08:37:00Z">
              <w:r w:rsidRPr="00343967" w:rsidDel="004B49B5">
                <w:delText>The width of the pulse is 1s</w:delText>
              </w:r>
              <w:r w:rsidDel="004B49B5">
                <w:delText>.</w:delText>
              </w:r>
            </w:del>
          </w:p>
          <w:p w14:paraId="289B5299" w14:textId="77777777" w:rsidR="009A0433" w:rsidRPr="00E52399" w:rsidRDefault="009A0433" w:rsidP="004B49B5">
            <w:pPr>
              <w:pStyle w:val="TableBody"/>
              <w:numPr>
                <w:ilvl w:val="0"/>
                <w:numId w:val="13"/>
              </w:numPr>
              <w:rPr>
                <w:rFonts w:ascii="Helvetica" w:hAnsi="Helvetica"/>
                <w:sz w:val="20"/>
              </w:rPr>
            </w:pPr>
            <w:r w:rsidRPr="00343967">
              <w:t>Setup command only to send once to define the RI behavior</w:t>
            </w:r>
            <w:r>
              <w:t>.</w:t>
            </w:r>
          </w:p>
          <w:p w14:paraId="758CDB48" w14:textId="0D76F58D" w:rsidR="004042FA" w:rsidRDefault="009A0433" w:rsidP="004B49B5">
            <w:pPr>
              <w:pStyle w:val="TableBulleted"/>
              <w:numPr>
                <w:ilvl w:val="0"/>
                <w:numId w:val="13"/>
              </w:numPr>
              <w:rPr>
                <w:ins w:id="59" w:author="Christophe Flechelle" w:date="2018-06-15T08:37:00Z"/>
              </w:rPr>
            </w:pPr>
            <w:r w:rsidRPr="00343967">
              <w:t xml:space="preserve">Do not use the command </w:t>
            </w:r>
            <w:r>
              <w:t xml:space="preserve">during </w:t>
            </w:r>
            <w:r w:rsidRPr="00343967">
              <w:t>an incoming</w:t>
            </w:r>
            <w:del w:id="60" w:author="Christophe Flechelle" w:date="2018-06-15T08:27:00Z">
              <w:r w:rsidRPr="00343967" w:rsidDel="001E6238">
                <w:delText xml:space="preserve"> call,</w:delText>
              </w:r>
            </w:del>
            <w:r w:rsidRPr="00343967">
              <w:t xml:space="preserve"> </w:t>
            </w:r>
            <w:del w:id="61" w:author="Alban Roche" w:date="2018-07-17T11:27:00Z">
              <w:r w:rsidRPr="00343967" w:rsidDel="001E5808">
                <w:delText xml:space="preserve">SMS, SMSCB, </w:delText>
              </w:r>
            </w:del>
            <w:del w:id="62" w:author="Christophe Flechelle" w:date="2018-06-15T08:27:00Z">
              <w:r w:rsidRPr="00343967" w:rsidDel="001E6238">
                <w:delText>USSD,</w:delText>
              </w:r>
            </w:del>
            <w:r w:rsidRPr="00343967">
              <w:t xml:space="preserve"> etc.</w:t>
            </w:r>
          </w:p>
          <w:p w14:paraId="34727839" w14:textId="77777777" w:rsidR="004B49B5" w:rsidRPr="00106579" w:rsidRDefault="004B49B5" w:rsidP="004B49B5">
            <w:pPr>
              <w:pStyle w:val="TableBody"/>
              <w:numPr>
                <w:ilvl w:val="0"/>
                <w:numId w:val="13"/>
              </w:numPr>
              <w:rPr>
                <w:ins w:id="63" w:author="Christophe Flechelle" w:date="2018-06-15T08:37:00Z"/>
              </w:rPr>
            </w:pPr>
            <w:ins w:id="64" w:author="Christophe Flechelle" w:date="2018-06-15T08:37:00Z">
              <w:r w:rsidRPr="0000010B">
                <w:t xml:space="preserve">This </w:t>
              </w:r>
              <w:r>
                <w:t>command can be used without SIM</w:t>
              </w:r>
            </w:ins>
          </w:p>
          <w:p w14:paraId="4BD5457B" w14:textId="267AE95E" w:rsidR="004B49B5" w:rsidRDefault="004B49B5" w:rsidP="004B49B5">
            <w:pPr>
              <w:pStyle w:val="TableBulleted"/>
              <w:numPr>
                <w:ilvl w:val="0"/>
                <w:numId w:val="13"/>
              </w:numPr>
              <w:rPr>
                <w:ins w:id="65" w:author="Christophe Flechelle" w:date="2018-06-15T08:27:00Z"/>
              </w:rPr>
            </w:pPr>
            <w:ins w:id="66" w:author="Christophe Flechelle" w:date="2018-06-15T08:37:00Z">
              <w:r>
                <w:rPr>
                  <w:rStyle w:val="f297"/>
                </w:rPr>
                <w:t>If &lt;shape&gt; is omitted, the previously saved value will be used.</w:t>
              </w:r>
            </w:ins>
          </w:p>
          <w:p w14:paraId="1A26B7E8" w14:textId="7171A8C7" w:rsidR="001E6238" w:rsidRPr="00316EB9" w:rsidRDefault="001E6238" w:rsidP="004B49B5">
            <w:pPr>
              <w:pStyle w:val="TableBulleted"/>
              <w:numPr>
                <w:ilvl w:val="0"/>
                <w:numId w:val="13"/>
              </w:numPr>
            </w:pPr>
            <w:ins w:id="67" w:author="Christophe Flechelle" w:date="2018-06-15T08:28:00Z">
              <w:r w:rsidRPr="0096052F">
                <w:rPr>
                  <w:rFonts w:cs="Times New Roman"/>
                  <w:color w:val="auto"/>
                  <w:sz w:val="20"/>
                </w:rPr>
                <w:t xml:space="preserve">When a specified event occurs, the RI is asserted for </w:t>
              </w:r>
              <w:r>
                <w:rPr>
                  <w:rFonts w:cs="Times New Roman"/>
                  <w:color w:val="auto"/>
                  <w:sz w:val="20"/>
                </w:rPr>
                <w:t>the defined</w:t>
              </w:r>
              <w:r w:rsidRPr="0096052F">
                <w:rPr>
                  <w:rFonts w:cs="Times New Roman"/>
                  <w:color w:val="auto"/>
                  <w:sz w:val="20"/>
                </w:rPr>
                <w:t xml:space="preserve"> length o</w:t>
              </w:r>
              <w:r>
                <w:rPr>
                  <w:rFonts w:cs="Times New Roman"/>
                  <w:color w:val="auto"/>
                  <w:sz w:val="20"/>
                </w:rPr>
                <w:t xml:space="preserve">f time then it is de-asserted. </w:t>
              </w:r>
              <w:r w:rsidRPr="0096052F">
                <w:rPr>
                  <w:rFonts w:cs="Times New Roman"/>
                  <w:color w:val="auto"/>
                  <w:sz w:val="20"/>
                </w:rPr>
                <w:t>If multiple events happen during an assert</w:t>
              </w:r>
              <w:r>
                <w:rPr>
                  <w:rFonts w:cs="Times New Roman"/>
                  <w:color w:val="auto"/>
                  <w:sz w:val="20"/>
                </w:rPr>
                <w:t>ion</w:t>
              </w:r>
              <w:r w:rsidRPr="0096052F">
                <w:rPr>
                  <w:rFonts w:cs="Times New Roman"/>
                  <w:color w:val="auto"/>
                  <w:sz w:val="20"/>
                </w:rPr>
                <w:t xml:space="preserve">, the time for assert </w:t>
              </w:r>
              <w:r w:rsidRPr="0096052F">
                <w:rPr>
                  <w:rFonts w:cs="Times New Roman" w:hint="eastAsia"/>
                  <w:color w:val="auto"/>
                  <w:sz w:val="20"/>
                </w:rPr>
                <w:t>will be</w:t>
              </w:r>
              <w:r w:rsidRPr="0096052F">
                <w:rPr>
                  <w:rFonts w:cs="Times New Roman"/>
                  <w:color w:val="auto"/>
                  <w:sz w:val="20"/>
                </w:rPr>
                <w:t xml:space="preserve"> extended</w:t>
              </w:r>
              <w:r w:rsidRPr="0096052F">
                <w:rPr>
                  <w:rFonts w:cs="Times New Roman" w:hint="eastAsia"/>
                  <w:color w:val="auto"/>
                  <w:sz w:val="20"/>
                </w:rPr>
                <w:t>.</w:t>
              </w:r>
              <w:r w:rsidRPr="0096052F">
                <w:rPr>
                  <w:rFonts w:cs="Times New Roman"/>
                  <w:color w:val="auto"/>
                  <w:sz w:val="20"/>
                </w:rPr>
                <w:t xml:space="preserve"> For example</w:t>
              </w:r>
              <w:r w:rsidRPr="0096052F">
                <w:rPr>
                  <w:rFonts w:cs="Times New Roman" w:hint="eastAsia"/>
                  <w:color w:val="auto"/>
                  <w:sz w:val="20"/>
                </w:rPr>
                <w:t>,</w:t>
              </w:r>
              <w:r w:rsidRPr="0096052F">
                <w:rPr>
                  <w:rFonts w:cs="Times New Roman"/>
                  <w:color w:val="auto"/>
                  <w:sz w:val="20"/>
                </w:rPr>
                <w:t xml:space="preserve"> if a second RI event occurs before </w:t>
              </w:r>
            </w:ins>
            <w:ins w:id="68" w:author="Christophe Flechelle" w:date="2018-06-15T08:30:00Z">
              <w:r>
                <w:rPr>
                  <w:rFonts w:cs="Times New Roman"/>
                  <w:color w:val="auto"/>
                  <w:sz w:val="20"/>
                </w:rPr>
                <w:t>RI signal is de-asserted</w:t>
              </w:r>
            </w:ins>
            <w:ins w:id="69" w:author="Christophe Flechelle" w:date="2018-06-15T08:28:00Z">
              <w:r w:rsidRPr="0096052F">
                <w:rPr>
                  <w:rFonts w:cs="Times New Roman" w:hint="eastAsia"/>
                  <w:color w:val="auto"/>
                  <w:sz w:val="20"/>
                </w:rPr>
                <w:t xml:space="preserve">, </w:t>
              </w:r>
            </w:ins>
            <w:ins w:id="70" w:author="Christophe Flechelle" w:date="2018-06-15T08:30:00Z">
              <w:r>
                <w:rPr>
                  <w:rFonts w:cs="Times New Roman"/>
                  <w:color w:val="auto"/>
                  <w:sz w:val="20"/>
                </w:rPr>
                <w:t xml:space="preserve">RI signal will be kept </w:t>
              </w:r>
            </w:ins>
            <w:ins w:id="71" w:author="Christophe Flechelle" w:date="2018-06-15T08:31:00Z">
              <w:r>
                <w:rPr>
                  <w:rFonts w:cs="Times New Roman"/>
                  <w:color w:val="auto"/>
                  <w:sz w:val="20"/>
                </w:rPr>
                <w:t>asserted for &lt;</w:t>
              </w:r>
              <w:proofErr w:type="spellStart"/>
              <w:r>
                <w:rPr>
                  <w:rFonts w:cs="Times New Roman"/>
                  <w:color w:val="auto"/>
                  <w:sz w:val="20"/>
                </w:rPr>
                <w:t>pulse_duration</w:t>
              </w:r>
              <w:proofErr w:type="spellEnd"/>
              <w:r>
                <w:rPr>
                  <w:rFonts w:cs="Times New Roman"/>
                  <w:color w:val="auto"/>
                  <w:sz w:val="20"/>
                </w:rPr>
                <w:t>&gt; time after this second RI event</w:t>
              </w:r>
            </w:ins>
            <w:ins w:id="72" w:author="Christophe Flechelle" w:date="2018-06-15T08:28:00Z">
              <w:r>
                <w:rPr>
                  <w:rFonts w:cs="Times New Roman"/>
                  <w:color w:val="auto"/>
                  <w:sz w:val="20"/>
                </w:rPr>
                <w:t xml:space="preserve">. </w:t>
              </w:r>
              <w:r w:rsidRPr="0096052F">
                <w:rPr>
                  <w:rFonts w:cs="Times New Roman"/>
                  <w:color w:val="auto"/>
                  <w:sz w:val="20"/>
                </w:rPr>
                <w:t>In this scenario, the RI pulse could exceed the time that +</w:t>
              </w:r>
            </w:ins>
            <w:ins w:id="73" w:author="Christophe Flechelle" w:date="2018-06-15T08:29:00Z">
              <w:r>
                <w:rPr>
                  <w:rFonts w:cs="Times New Roman"/>
                  <w:color w:val="auto"/>
                  <w:sz w:val="20"/>
                </w:rPr>
                <w:t>KRIC</w:t>
              </w:r>
            </w:ins>
            <w:ins w:id="74" w:author="Christophe Flechelle" w:date="2018-06-15T08:28:00Z">
              <w:r w:rsidRPr="0096052F">
                <w:rPr>
                  <w:rFonts w:cs="Times New Roman"/>
                  <w:color w:val="auto"/>
                  <w:sz w:val="20"/>
                </w:rPr>
                <w:t xml:space="preserve"> set for a single event.</w:t>
              </w:r>
            </w:ins>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75" w:name="_Toc516814282"/>
      <w:bookmarkStart w:id="76" w:name="_Toc345081237"/>
      <w:r>
        <w:t>Development notes</w:t>
      </w:r>
      <w:bookmarkEnd w:id="75"/>
    </w:p>
    <w:p w14:paraId="7BD29AC9" w14:textId="693061A7" w:rsidR="005B6470" w:rsidRDefault="00220046" w:rsidP="00220046">
      <w:pPr>
        <w:pStyle w:val="Heading2"/>
      </w:pPr>
      <w:bookmarkStart w:id="77" w:name="_Toc516814283"/>
      <w:bookmarkEnd w:id="11"/>
      <w:bookmarkEnd w:id="12"/>
      <w:bookmarkEnd w:id="13"/>
      <w:bookmarkEnd w:id="14"/>
      <w:bookmarkEnd w:id="15"/>
      <w:bookmarkEnd w:id="76"/>
      <w:r>
        <w:t>References</w:t>
      </w:r>
      <w:bookmarkEnd w:id="77"/>
    </w:p>
    <w:p w14:paraId="001F4479" w14:textId="287DCBEA" w:rsidR="00220046" w:rsidRDefault="00220046" w:rsidP="00220046">
      <w:pPr>
        <w:jc w:val="both"/>
        <w:rPr>
          <w:lang w:eastAsia="zh-CN"/>
        </w:rPr>
      </w:pPr>
      <w:r>
        <w:rPr>
          <w:lang w:eastAsia="zh-CN"/>
        </w:rPr>
        <w:t>This section should indicate what the basis for AT command development is: HL6/HL8 or HL76xx or a mix of them</w:t>
      </w:r>
    </w:p>
    <w:p w14:paraId="28B910B7" w14:textId="51AA2775" w:rsidR="00220046" w:rsidRDefault="00220046" w:rsidP="00220046">
      <w:pPr>
        <w:pStyle w:val="Heading2"/>
      </w:pPr>
      <w:bookmarkStart w:id="78" w:name="_Toc516814284"/>
      <w:r>
        <w:t>Applicability</w:t>
      </w:r>
      <w:bookmarkEnd w:id="78"/>
    </w:p>
    <w:p w14:paraId="34F26219" w14:textId="6B761D7A" w:rsidR="00220046" w:rsidRDefault="00220046" w:rsidP="00220046">
      <w:pPr>
        <w:jc w:val="both"/>
        <w:rPr>
          <w:lang w:eastAsia="zh-CN"/>
        </w:rPr>
      </w:pPr>
      <w:r>
        <w:rPr>
          <w:lang w:eastAsia="zh-CN"/>
        </w:rPr>
        <w:t>This section should indicate on which ports the described behavior is applicable (all ports, VCOM, UARTF, internal inputs, all ports,…)</w:t>
      </w:r>
    </w:p>
    <w:p w14:paraId="70A7ABC8" w14:textId="2D55BB0C" w:rsidR="00220046" w:rsidRDefault="00220046" w:rsidP="00220046">
      <w:pPr>
        <w:pStyle w:val="Heading2"/>
      </w:pPr>
      <w:bookmarkStart w:id="79" w:name="_Toc516814285"/>
      <w:r>
        <w:t>Other</w:t>
      </w:r>
      <w:bookmarkEnd w:id="79"/>
    </w:p>
    <w:p w14:paraId="4CF57A39" w14:textId="005EC5C3" w:rsidR="00220046" w:rsidRPr="00220046" w:rsidRDefault="00220046" w:rsidP="0056113C">
      <w:pPr>
        <w:jc w:val="both"/>
        <w:rPr>
          <w:lang w:eastAsia="zh-CN"/>
        </w:rPr>
      </w:pPr>
      <w:r>
        <w:rPr>
          <w:lang w:eastAsia="zh-CN"/>
        </w:rPr>
        <w:t>This section may contain all the information the developer may find relevant to indicate</w:t>
      </w:r>
    </w:p>
    <w:sectPr w:rsidR="00220046" w:rsidRP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00D8D" w14:textId="77777777" w:rsidR="00F75E2E" w:rsidRDefault="00F75E2E" w:rsidP="0094718A">
      <w:r>
        <w:separator/>
      </w:r>
    </w:p>
    <w:p w14:paraId="0274B544" w14:textId="77777777" w:rsidR="00F75E2E" w:rsidRDefault="00F75E2E" w:rsidP="0094718A"/>
  </w:endnote>
  <w:endnote w:type="continuationSeparator" w:id="0">
    <w:p w14:paraId="78BC5BB0" w14:textId="77777777" w:rsidR="00F75E2E" w:rsidRDefault="00F75E2E" w:rsidP="0094718A">
      <w:r>
        <w:continuationSeparator/>
      </w:r>
    </w:p>
    <w:p w14:paraId="6D165A28" w14:textId="77777777" w:rsidR="00F75E2E" w:rsidRDefault="00F75E2E"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alibri"/>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3A4D4B7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833B8F">
      <w:rPr>
        <w:noProof/>
      </w:rPr>
      <w:t>9</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fldChar w:fldCharType="begin"/>
    </w:r>
    <w:r>
      <w:instrText xml:space="preserve"> REF Date \h  \* MERGEFORMAT </w:instrText>
    </w:r>
    <w:r>
      <w:fldChar w:fldCharType="separate"/>
    </w:r>
    <w:r w:rsidR="00220046">
      <w:t>[Date (December 7</w:t>
    </w:r>
    <w:r w:rsidR="00220046" w:rsidRPr="00220046">
      <w:t>th</w:t>
    </w:r>
    <w:r w:rsidR="00220046">
      <w:t>, 2016)]</w:t>
    </w:r>
    <w:r>
      <w:fldChar w:fldCharType="end"/>
    </w:r>
    <w:r>
      <w:tab/>
    </w:r>
    <w:r>
      <w:fldChar w:fldCharType="begin"/>
    </w:r>
    <w:r>
      <w:instrText xml:space="preserve"> PAGE </w:instrText>
    </w:r>
    <w:r>
      <w:fldChar w:fldCharType="separate"/>
    </w:r>
    <w:r w:rsidR="00833B8F">
      <w:rPr>
        <w:noProof/>
      </w:rPr>
      <w:t>10</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A174E" w14:textId="77777777" w:rsidR="00F75E2E" w:rsidRDefault="00F75E2E" w:rsidP="0094718A">
      <w:r>
        <w:separator/>
      </w:r>
    </w:p>
    <w:p w14:paraId="558D0219" w14:textId="77777777" w:rsidR="00F75E2E" w:rsidRDefault="00F75E2E" w:rsidP="0094718A"/>
  </w:footnote>
  <w:footnote w:type="continuationSeparator" w:id="0">
    <w:p w14:paraId="2A656001" w14:textId="77777777" w:rsidR="00F75E2E" w:rsidRDefault="00F75E2E" w:rsidP="0094718A">
      <w:r>
        <w:continuationSeparator/>
      </w:r>
    </w:p>
    <w:p w14:paraId="0E20CBC0" w14:textId="77777777" w:rsidR="00F75E2E" w:rsidRDefault="00F75E2E"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54511EFB" w:rsidR="00650BB0" w:rsidRPr="009A0433" w:rsidRDefault="00650BB0" w:rsidP="006939A4">
                            <w:pPr>
                              <w:pStyle w:val="HeaderRight"/>
                              <w:rPr>
                                <w:lang w:val="en-US"/>
                              </w:rPr>
                            </w:pPr>
                            <w:r>
                              <w:fldChar w:fldCharType="begin"/>
                            </w:r>
                            <w:r w:rsidRPr="009A0433">
                              <w:rPr>
                                <w:lang w:val="en-US"/>
                              </w:rPr>
                              <w:instrText xml:space="preserve"> STYLEREF  "Heading 1"  \* MERGEFORMAT </w:instrText>
                            </w:r>
                            <w:r>
                              <w:fldChar w:fldCharType="separate"/>
                            </w:r>
                            <w:r w:rsidR="003E2E3A">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54511EFB" w:rsidR="00650BB0" w:rsidRPr="009A0433" w:rsidRDefault="00650BB0" w:rsidP="006939A4">
                      <w:pPr>
                        <w:pStyle w:val="HeaderRight"/>
                        <w:rPr>
                          <w:lang w:val="en-US"/>
                        </w:rPr>
                      </w:pPr>
                      <w:r>
                        <w:fldChar w:fldCharType="begin"/>
                      </w:r>
                      <w:r w:rsidRPr="009A0433">
                        <w:rPr>
                          <w:lang w:val="en-US"/>
                        </w:rPr>
                        <w:instrText xml:space="preserve"> STYLEREF  "Heading 1"  \* MERGEFORMAT </w:instrText>
                      </w:r>
                      <w:r>
                        <w:fldChar w:fldCharType="separate"/>
                      </w:r>
                      <w:r w:rsidR="003E2E3A">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3BA6AB7"/>
    <w:multiLevelType w:val="hybridMultilevel"/>
    <w:tmpl w:val="9AC2B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9"/>
  </w:num>
  <w:num w:numId="12">
    <w:abstractNumId w:val="0"/>
  </w:num>
  <w:num w:numId="13">
    <w:abstractNumId w:val="8"/>
  </w:num>
  <w:num w:numId="14">
    <w:abstractNumId w:val="1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ban Roche">
    <w15:presenceInfo w15:providerId="AD" w15:userId="S-1-5-21-1144071785-1927479445-1234779376-41885"/>
  </w15:person>
  <w15:person w15:author="Christophe Flechelle">
    <w15:presenceInfo w15:providerId="AD" w15:userId="S-1-5-21-1144071785-1927479445-1234779376-30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markup="0"/>
  <w:trackRevisions/>
  <w:defaultTabStop w:val="562"/>
  <w:hyphenationZone w:val="425"/>
  <w:drawingGridHorizontalSpacing w:val="100"/>
  <w:drawingGridVerticalSpacing w:val="187"/>
  <w:displayHorizontalDrawingGridEvery w:val="2"/>
  <w:characterSpacingControl w:val="doNotCompress"/>
  <w:hdrShapeDefaults>
    <o:shapedefaults v:ext="edit" spidmax="8193">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5808"/>
    <w:rsid w:val="001E6238"/>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2E3A"/>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49B5"/>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4F1E"/>
    <w:rsid w:val="00615351"/>
    <w:rsid w:val="00616757"/>
    <w:rsid w:val="0061798F"/>
    <w:rsid w:val="00620E59"/>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0433"/>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f297">
    <w:name w:val="f297"/>
    <w:basedOn w:val="DefaultParagraphFont"/>
    <w:rsid w:val="004B4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903C4-DCAF-45F0-84E6-4730C01AB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33</TotalTime>
  <Pages>7</Pages>
  <Words>1158</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+KRIC AT commad</vt:lpstr>
    </vt:vector>
  </TitlesOfParts>
  <Company>Sierra Wireless</Company>
  <LinksUpToDate>false</LinksUpToDate>
  <CharactersWithSpaces>8721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+KRIC AT commad</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Alban Roche</cp:lastModifiedBy>
  <cp:revision>8</cp:revision>
  <cp:lastPrinted>2007-06-07T23:45:00Z</cp:lastPrinted>
  <dcterms:created xsi:type="dcterms:W3CDTF">2018-06-15T06:12:00Z</dcterms:created>
  <dcterms:modified xsi:type="dcterms:W3CDTF">2018-07-17T09:33:00Z</dcterms:modified>
</cp:coreProperties>
</file>