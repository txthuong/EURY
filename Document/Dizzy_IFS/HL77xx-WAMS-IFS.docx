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55B9E6BB" w:rsidR="00650BB0" w:rsidRDefault="00650BB0" w:rsidP="00213991">
                              <w:pPr>
                                <w:pStyle w:val="REFREVDATE"/>
                              </w:pPr>
                              <w:del w:id="2" w:author="Said Lankri" w:date="2017-06-13T15:18:00Z">
                                <w:r w:rsidRPr="00782843" w:rsidDel="004C2AC7">
                                  <w:fldChar w:fldCharType="begin"/>
                                </w:r>
                                <w:r w:rsidDel="004C2AC7">
                                  <w:delInstrText xml:space="preserve"> DOCPROPERTY  Revision  \* MERGEFORMAT </w:delInstrText>
                                </w:r>
                                <w:r w:rsidRPr="00782843" w:rsidDel="004C2AC7">
                                  <w:fldChar w:fldCharType="separate"/>
                                </w:r>
                                <w:r w:rsidDel="004C2AC7">
                                  <w:delText>R01.</w:delText>
                                </w:r>
                                <w:r w:rsidR="006B32E3" w:rsidDel="004C2AC7">
                                  <w:delText>00</w:delText>
                                </w:r>
                                <w:r w:rsidRPr="00782843" w:rsidDel="004C2AC7">
                                  <w:fldChar w:fldCharType="end"/>
                                </w:r>
                              </w:del>
                              <w:bookmarkEnd w:id="1"/>
                              <w:ins w:id="3" w:author="Said Lankri" w:date="2017-06-13T15:18:00Z">
                                <w:r w:rsidR="004C2AC7" w:rsidRPr="00782843">
                                  <w:fldChar w:fldCharType="begin"/>
                                </w:r>
                                <w:r w:rsidR="004C2AC7">
                                  <w:instrText xml:space="preserve"> DOCPROPERTY  Revision  \* MERGEFORMAT </w:instrText>
                                </w:r>
                                <w:r w:rsidR="004C2AC7" w:rsidRPr="00782843">
                                  <w:fldChar w:fldCharType="separate"/>
                                </w:r>
                                <w:r w:rsidR="004C2AC7">
                                  <w:t>R0</w:t>
                                </w:r>
                                <w:r w:rsidR="004C2AC7">
                                  <w:t>2</w:t>
                                </w:r>
                                <w:r w:rsidR="004C2AC7">
                                  <w:t>.00</w:t>
                                </w:r>
                                <w:r w:rsidR="004C2AC7" w:rsidRPr="00782843">
                                  <w:fldChar w:fldCharType="end"/>
                                </w:r>
                              </w:ins>
                            </w:p>
                            <w:bookmarkStart w:id="4" w:name="Date"/>
                            <w:p w14:paraId="5572A100" w14:textId="563CB46A" w:rsidR="00650BB0" w:rsidRDefault="00650BB0" w:rsidP="00213991">
                              <w:pPr>
                                <w:pStyle w:val="REFREVDATE"/>
                              </w:pPr>
                              <w:r w:rsidRPr="00782843">
                                <w:fldChar w:fldCharType="begin"/>
                              </w:r>
                              <w:r>
                                <w:instrText xml:space="preserve"> DOCPROPERTY  Date  \* MERGEFORMAT </w:instrText>
                              </w:r>
                              <w:r w:rsidRPr="00782843">
                                <w:fldChar w:fldCharType="separate"/>
                              </w:r>
                              <w:r w:rsidR="000F520F">
                                <w:t>January 27</w:t>
                              </w:r>
                              <w:r w:rsidR="006B32E3">
                                <w:t>, 2017</w:t>
                              </w:r>
                              <w:r w:rsidRPr="00782843">
                                <w:fldChar w:fldCharType="end"/>
                              </w:r>
                              <w:bookmarkEnd w:id="4"/>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16DB4B8A" w:rsidR="00650BB0" w:rsidRPr="006B32E3" w:rsidRDefault="006B32E3" w:rsidP="004B2498">
                              <w:pPr>
                                <w:pStyle w:val="Title2"/>
                                <w:rPr>
                                  <w:lang w:val="fr-FR"/>
                                </w:rPr>
                              </w:pPr>
                              <w:r>
                                <w:rPr>
                                  <w:lang w:val="fr-FR"/>
                                </w:rPr>
                                <w:t>+</w:t>
                              </w:r>
                              <w:r w:rsidR="00061DD9">
                                <w:rPr>
                                  <w:lang w:val="fr-FR"/>
                                </w:rPr>
                                <w:t>WAMS</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5"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5"/>
                      </w:p>
                      <w:bookmarkStart w:id="6" w:name="Revision"/>
                      <w:p w14:paraId="607DCEC7" w14:textId="55B9E6BB" w:rsidR="00650BB0" w:rsidRDefault="00650BB0" w:rsidP="00213991">
                        <w:pPr>
                          <w:pStyle w:val="REFREVDATE"/>
                        </w:pPr>
                        <w:del w:id="7" w:author="Said Lankri" w:date="2017-06-13T15:18:00Z">
                          <w:r w:rsidRPr="00782843" w:rsidDel="004C2AC7">
                            <w:fldChar w:fldCharType="begin"/>
                          </w:r>
                          <w:r w:rsidDel="004C2AC7">
                            <w:delInstrText xml:space="preserve"> DOCPROPERTY  Revision  \* MERGEFORMAT </w:delInstrText>
                          </w:r>
                          <w:r w:rsidRPr="00782843" w:rsidDel="004C2AC7">
                            <w:fldChar w:fldCharType="separate"/>
                          </w:r>
                          <w:r w:rsidDel="004C2AC7">
                            <w:delText>R01.</w:delText>
                          </w:r>
                          <w:r w:rsidR="006B32E3" w:rsidDel="004C2AC7">
                            <w:delText>00</w:delText>
                          </w:r>
                          <w:r w:rsidRPr="00782843" w:rsidDel="004C2AC7">
                            <w:fldChar w:fldCharType="end"/>
                          </w:r>
                        </w:del>
                        <w:bookmarkEnd w:id="6"/>
                        <w:ins w:id="8" w:author="Said Lankri" w:date="2017-06-13T15:18:00Z">
                          <w:r w:rsidR="004C2AC7" w:rsidRPr="00782843">
                            <w:fldChar w:fldCharType="begin"/>
                          </w:r>
                          <w:r w:rsidR="004C2AC7">
                            <w:instrText xml:space="preserve"> DOCPROPERTY  Revision  \* MERGEFORMAT </w:instrText>
                          </w:r>
                          <w:r w:rsidR="004C2AC7" w:rsidRPr="00782843">
                            <w:fldChar w:fldCharType="separate"/>
                          </w:r>
                          <w:r w:rsidR="004C2AC7">
                            <w:t>R0</w:t>
                          </w:r>
                          <w:r w:rsidR="004C2AC7">
                            <w:t>2</w:t>
                          </w:r>
                          <w:r w:rsidR="004C2AC7">
                            <w:t>.00</w:t>
                          </w:r>
                          <w:r w:rsidR="004C2AC7" w:rsidRPr="00782843">
                            <w:fldChar w:fldCharType="end"/>
                          </w:r>
                        </w:ins>
                      </w:p>
                      <w:bookmarkStart w:id="9" w:name="Date"/>
                      <w:p w14:paraId="5572A100" w14:textId="563CB46A" w:rsidR="00650BB0" w:rsidRDefault="00650BB0" w:rsidP="00213991">
                        <w:pPr>
                          <w:pStyle w:val="REFREVDATE"/>
                        </w:pPr>
                        <w:r w:rsidRPr="00782843">
                          <w:fldChar w:fldCharType="begin"/>
                        </w:r>
                        <w:r>
                          <w:instrText xml:space="preserve"> DOCPROPERTY  Date  \* MERGEFORMAT </w:instrText>
                        </w:r>
                        <w:r w:rsidRPr="00782843">
                          <w:fldChar w:fldCharType="separate"/>
                        </w:r>
                        <w:r w:rsidR="000F520F">
                          <w:t>January 27</w:t>
                        </w:r>
                        <w:r w:rsidR="006B32E3">
                          <w:t>, 2017</w:t>
                        </w:r>
                        <w:r w:rsidRPr="00782843">
                          <w:fldChar w:fldCharType="end"/>
                        </w:r>
                        <w:bookmarkEnd w:id="9"/>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16DB4B8A" w:rsidR="00650BB0" w:rsidRPr="006B32E3" w:rsidRDefault="006B32E3" w:rsidP="004B2498">
                        <w:pPr>
                          <w:pStyle w:val="Title2"/>
                          <w:rPr>
                            <w:lang w:val="fr-FR"/>
                          </w:rPr>
                        </w:pPr>
                        <w:r>
                          <w:rPr>
                            <w:lang w:val="fr-FR"/>
                          </w:rPr>
                          <w:t>+</w:t>
                        </w:r>
                        <w:r w:rsidR="00061DD9">
                          <w:rPr>
                            <w:lang w:val="fr-FR"/>
                          </w:rPr>
                          <w:t>WAMS</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10"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3E653E"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3E653E"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3E653E"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3E653E"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10"/>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commentRangeStart w:id="11"/>
      <w:r w:rsidRPr="00844859">
        <w:lastRenderedPageBreak/>
        <w:t>Document History</w:t>
      </w:r>
      <w:commentRangeEnd w:id="11"/>
      <w:r w:rsidR="00000F03">
        <w:rPr>
          <w:rStyle w:val="CommentReference"/>
          <w:rFonts w:ascii="Verdana" w:eastAsia="Times New Roman" w:hAnsi="Verdana" w:cs="Times New Roman"/>
          <w:b w:val="0"/>
          <w:lang w:eastAsia="en-US"/>
        </w:rPr>
        <w:commentReference w:id="11"/>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4AAAD54E" w:rsidR="00B359F5" w:rsidRPr="00844859" w:rsidRDefault="00B359F5" w:rsidP="00A7334E">
            <w:pPr>
              <w:pStyle w:val="TableBody"/>
            </w:pPr>
            <w:r>
              <w:t xml:space="preserve">January </w:t>
            </w:r>
            <w:r w:rsidR="00A7334E">
              <w:t>27</w:t>
            </w:r>
            <w:r>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5E7A0279" w:rsidR="00F63A9C" w:rsidRPr="00844859" w:rsidRDefault="00C44F8A" w:rsidP="005C3A0B">
            <w:pPr>
              <w:pStyle w:val="TableBody"/>
            </w:pPr>
            <w:ins w:id="12" w:author="Said Lankri" w:date="2017-06-13T15:14:00Z">
              <w:r>
                <w:t>R02.00</w:t>
              </w:r>
            </w:ins>
          </w:p>
        </w:tc>
        <w:tc>
          <w:tcPr>
            <w:tcW w:w="973" w:type="pct"/>
          </w:tcPr>
          <w:p w14:paraId="05454A4B" w14:textId="5B73C323" w:rsidR="00F63A9C" w:rsidRPr="00844859" w:rsidRDefault="00C44F8A" w:rsidP="005C3A0B">
            <w:pPr>
              <w:pStyle w:val="TableBody"/>
            </w:pPr>
            <w:ins w:id="13" w:author="Said Lankri" w:date="2017-06-13T15:14:00Z">
              <w:r>
                <w:t>June 13, 2017</w:t>
              </w:r>
            </w:ins>
          </w:p>
        </w:tc>
        <w:tc>
          <w:tcPr>
            <w:tcW w:w="3514" w:type="pct"/>
          </w:tcPr>
          <w:p w14:paraId="4E3FDA24" w14:textId="33D5ADE7" w:rsidR="00F63A9C" w:rsidRPr="00844859" w:rsidRDefault="00C44F8A" w:rsidP="003B6BF6">
            <w:pPr>
              <w:pStyle w:val="TableBody"/>
            </w:pPr>
            <w:ins w:id="14" w:author="Said Lankri" w:date="2017-06-13T15:14:00Z">
              <w:r>
                <w:t xml:space="preserve">Changed object 11 </w:t>
              </w:r>
            </w:ins>
            <w:ins w:id="15" w:author="Said Lankri" w:date="2017-06-13T15:15:00Z">
              <w:r>
                <w:t xml:space="preserve">and 12 </w:t>
              </w:r>
            </w:ins>
            <w:ins w:id="16" w:author="Said Lankri" w:date="2017-06-13T15:14:00Z">
              <w:r>
                <w:t>format</w:t>
              </w:r>
            </w:ins>
            <w:ins w:id="17" w:author="Said Lankri" w:date="2017-06-13T15:15:00Z">
              <w:r>
                <w:t xml:space="preserve"> from ascii to raw.</w:t>
              </w:r>
            </w:ins>
            <w:ins w:id="18" w:author="Said Lankri" w:date="2017-06-13T15:16:00Z">
              <w:r>
                <w:t xml:space="preserve"> Changed examples accordingly.</w:t>
              </w:r>
            </w:ins>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A626721" w14:textId="77777777" w:rsidR="005B791F"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73278742" w:history="1">
            <w:r w:rsidR="005B791F" w:rsidRPr="0016500A">
              <w:rPr>
                <w:rStyle w:val="Hyperlink"/>
              </w:rPr>
              <w:t>1.</w:t>
            </w:r>
            <w:r w:rsidR="005B791F">
              <w:rPr>
                <w:rFonts w:asciiTheme="minorHAnsi" w:eastAsiaTheme="minorEastAsia" w:hAnsiTheme="minorHAnsi" w:cstheme="minorBidi"/>
                <w:b w:val="0"/>
                <w:bCs w:val="0"/>
                <w:caps w:val="0"/>
                <w:color w:val="auto"/>
                <w:sz w:val="22"/>
                <w:szCs w:val="22"/>
                <w:lang w:eastAsia="en-US"/>
              </w:rPr>
              <w:tab/>
            </w:r>
            <w:r w:rsidR="005B791F" w:rsidRPr="0016500A">
              <w:rPr>
                <w:rStyle w:val="Hyperlink"/>
              </w:rPr>
              <w:t>AVMS Commands</w:t>
            </w:r>
            <w:r w:rsidR="005B791F">
              <w:rPr>
                <w:webHidden/>
              </w:rPr>
              <w:tab/>
            </w:r>
            <w:r w:rsidR="005B791F">
              <w:rPr>
                <w:webHidden/>
              </w:rPr>
              <w:fldChar w:fldCharType="begin"/>
            </w:r>
            <w:r w:rsidR="005B791F">
              <w:rPr>
                <w:webHidden/>
              </w:rPr>
              <w:instrText xml:space="preserve"> PAGEREF _Toc473278742 \h </w:instrText>
            </w:r>
            <w:r w:rsidR="005B791F">
              <w:rPr>
                <w:webHidden/>
              </w:rPr>
            </w:r>
            <w:r w:rsidR="005B791F">
              <w:rPr>
                <w:webHidden/>
              </w:rPr>
              <w:fldChar w:fldCharType="separate"/>
            </w:r>
            <w:r w:rsidR="005B791F">
              <w:rPr>
                <w:webHidden/>
              </w:rPr>
              <w:t>6</w:t>
            </w:r>
            <w:r w:rsidR="005B791F">
              <w:rPr>
                <w:webHidden/>
              </w:rPr>
              <w:fldChar w:fldCharType="end"/>
            </w:r>
          </w:hyperlink>
        </w:p>
        <w:p w14:paraId="1C1B169C" w14:textId="77777777" w:rsidR="005B791F" w:rsidRDefault="003E653E">
          <w:pPr>
            <w:pStyle w:val="TOC2"/>
            <w:tabs>
              <w:tab w:val="left" w:pos="1195"/>
            </w:tabs>
            <w:rPr>
              <w:rFonts w:asciiTheme="minorHAnsi" w:eastAsiaTheme="minorEastAsia" w:hAnsiTheme="minorHAnsi" w:cstheme="minorBidi"/>
              <w:color w:val="auto"/>
              <w:sz w:val="22"/>
              <w:szCs w:val="22"/>
              <w:lang w:eastAsia="en-US"/>
            </w:rPr>
          </w:pPr>
          <w:hyperlink w:anchor="_Toc473278743" w:history="1">
            <w:r w:rsidR="005B791F" w:rsidRPr="0016500A">
              <w:rPr>
                <w:rStyle w:val="Hyperlink"/>
              </w:rPr>
              <w:t>1.1.</w:t>
            </w:r>
            <w:r w:rsidR="005B791F">
              <w:rPr>
                <w:rFonts w:asciiTheme="minorHAnsi" w:eastAsiaTheme="minorEastAsia" w:hAnsiTheme="minorHAnsi" w:cstheme="minorBidi"/>
                <w:color w:val="auto"/>
                <w:sz w:val="22"/>
                <w:szCs w:val="22"/>
                <w:lang w:eastAsia="en-US"/>
              </w:rPr>
              <w:tab/>
            </w:r>
            <w:r w:rsidR="005B791F" w:rsidRPr="0016500A">
              <w:rPr>
                <w:rStyle w:val="Hyperlink"/>
              </w:rPr>
              <w:t>+WAMS Command: Load and Verify AVMS Credentials</w:t>
            </w:r>
            <w:r w:rsidR="005B791F">
              <w:rPr>
                <w:webHidden/>
              </w:rPr>
              <w:tab/>
            </w:r>
            <w:r w:rsidR="005B791F">
              <w:rPr>
                <w:webHidden/>
              </w:rPr>
              <w:fldChar w:fldCharType="begin"/>
            </w:r>
            <w:r w:rsidR="005B791F">
              <w:rPr>
                <w:webHidden/>
              </w:rPr>
              <w:instrText xml:space="preserve"> PAGEREF _Toc473278743 \h </w:instrText>
            </w:r>
            <w:r w:rsidR="005B791F">
              <w:rPr>
                <w:webHidden/>
              </w:rPr>
            </w:r>
            <w:r w:rsidR="005B791F">
              <w:rPr>
                <w:webHidden/>
              </w:rPr>
              <w:fldChar w:fldCharType="separate"/>
            </w:r>
            <w:r w:rsidR="005B791F">
              <w:rPr>
                <w:webHidden/>
              </w:rPr>
              <w:t>6</w:t>
            </w:r>
            <w:r w:rsidR="005B791F">
              <w:rPr>
                <w:webHidden/>
              </w:rPr>
              <w:fldChar w:fldCharType="end"/>
            </w:r>
          </w:hyperlink>
        </w:p>
        <w:p w14:paraId="563F2C4C" w14:textId="77777777" w:rsidR="005B791F" w:rsidRDefault="003E653E">
          <w:pPr>
            <w:pStyle w:val="TOC1"/>
            <w:rPr>
              <w:rFonts w:asciiTheme="minorHAnsi" w:eastAsiaTheme="minorEastAsia" w:hAnsiTheme="minorHAnsi" w:cstheme="minorBidi"/>
              <w:b w:val="0"/>
              <w:bCs w:val="0"/>
              <w:caps w:val="0"/>
              <w:color w:val="auto"/>
              <w:sz w:val="22"/>
              <w:szCs w:val="22"/>
              <w:lang w:eastAsia="en-US"/>
            </w:rPr>
          </w:pPr>
          <w:hyperlink w:anchor="_Toc473278744" w:history="1">
            <w:r w:rsidR="005B791F" w:rsidRPr="0016500A">
              <w:rPr>
                <w:rStyle w:val="Hyperlink"/>
              </w:rPr>
              <w:t>2.</w:t>
            </w:r>
            <w:r w:rsidR="005B791F">
              <w:rPr>
                <w:rFonts w:asciiTheme="minorHAnsi" w:eastAsiaTheme="minorEastAsia" w:hAnsiTheme="minorHAnsi" w:cstheme="minorBidi"/>
                <w:b w:val="0"/>
                <w:bCs w:val="0"/>
                <w:caps w:val="0"/>
                <w:color w:val="auto"/>
                <w:sz w:val="22"/>
                <w:szCs w:val="22"/>
                <w:lang w:eastAsia="en-US"/>
              </w:rPr>
              <w:tab/>
            </w:r>
            <w:r w:rsidR="005B791F" w:rsidRPr="0016500A">
              <w:rPr>
                <w:rStyle w:val="Hyperlink"/>
              </w:rPr>
              <w:t>Development notes</w:t>
            </w:r>
            <w:r w:rsidR="005B791F">
              <w:rPr>
                <w:webHidden/>
              </w:rPr>
              <w:tab/>
            </w:r>
            <w:r w:rsidR="005B791F">
              <w:rPr>
                <w:webHidden/>
              </w:rPr>
              <w:fldChar w:fldCharType="begin"/>
            </w:r>
            <w:r w:rsidR="005B791F">
              <w:rPr>
                <w:webHidden/>
              </w:rPr>
              <w:instrText xml:space="preserve"> PAGEREF _Toc473278744 \h </w:instrText>
            </w:r>
            <w:r w:rsidR="005B791F">
              <w:rPr>
                <w:webHidden/>
              </w:rPr>
            </w:r>
            <w:r w:rsidR="005B791F">
              <w:rPr>
                <w:webHidden/>
              </w:rPr>
              <w:fldChar w:fldCharType="separate"/>
            </w:r>
            <w:r w:rsidR="005B791F">
              <w:rPr>
                <w:webHidden/>
              </w:rPr>
              <w:t>8</w:t>
            </w:r>
            <w:r w:rsidR="005B791F">
              <w:rPr>
                <w:webHidden/>
              </w:rPr>
              <w:fldChar w:fldCharType="end"/>
            </w:r>
          </w:hyperlink>
        </w:p>
        <w:p w14:paraId="50934057" w14:textId="77777777" w:rsidR="005B791F" w:rsidRDefault="003E653E">
          <w:pPr>
            <w:pStyle w:val="TOC2"/>
            <w:tabs>
              <w:tab w:val="left" w:pos="1195"/>
            </w:tabs>
            <w:rPr>
              <w:rFonts w:asciiTheme="minorHAnsi" w:eastAsiaTheme="minorEastAsia" w:hAnsiTheme="minorHAnsi" w:cstheme="minorBidi"/>
              <w:color w:val="auto"/>
              <w:sz w:val="22"/>
              <w:szCs w:val="22"/>
              <w:lang w:eastAsia="en-US"/>
            </w:rPr>
          </w:pPr>
          <w:hyperlink w:anchor="_Toc473278745" w:history="1">
            <w:r w:rsidR="005B791F" w:rsidRPr="0016500A">
              <w:rPr>
                <w:rStyle w:val="Hyperlink"/>
              </w:rPr>
              <w:t>2.1.</w:t>
            </w:r>
            <w:r w:rsidR="005B791F">
              <w:rPr>
                <w:rFonts w:asciiTheme="minorHAnsi" w:eastAsiaTheme="minorEastAsia" w:hAnsiTheme="minorHAnsi" w:cstheme="minorBidi"/>
                <w:color w:val="auto"/>
                <w:sz w:val="22"/>
                <w:szCs w:val="22"/>
                <w:lang w:eastAsia="en-US"/>
              </w:rPr>
              <w:tab/>
            </w:r>
            <w:r w:rsidR="005B791F" w:rsidRPr="0016500A">
              <w:rPr>
                <w:rStyle w:val="Hyperlink"/>
              </w:rPr>
              <w:t>References</w:t>
            </w:r>
            <w:r w:rsidR="005B791F">
              <w:rPr>
                <w:webHidden/>
              </w:rPr>
              <w:tab/>
            </w:r>
            <w:r w:rsidR="005B791F">
              <w:rPr>
                <w:webHidden/>
              </w:rPr>
              <w:fldChar w:fldCharType="begin"/>
            </w:r>
            <w:r w:rsidR="005B791F">
              <w:rPr>
                <w:webHidden/>
              </w:rPr>
              <w:instrText xml:space="preserve"> PAGEREF _Toc473278745 \h </w:instrText>
            </w:r>
            <w:r w:rsidR="005B791F">
              <w:rPr>
                <w:webHidden/>
              </w:rPr>
            </w:r>
            <w:r w:rsidR="005B791F">
              <w:rPr>
                <w:webHidden/>
              </w:rPr>
              <w:fldChar w:fldCharType="separate"/>
            </w:r>
            <w:r w:rsidR="005B791F">
              <w:rPr>
                <w:webHidden/>
              </w:rPr>
              <w:t>8</w:t>
            </w:r>
            <w:r w:rsidR="005B791F">
              <w:rPr>
                <w:webHidden/>
              </w:rPr>
              <w:fldChar w:fldCharType="end"/>
            </w:r>
          </w:hyperlink>
        </w:p>
        <w:p w14:paraId="3C18368D" w14:textId="77777777" w:rsidR="005B791F" w:rsidRDefault="003E653E">
          <w:pPr>
            <w:pStyle w:val="TOC2"/>
            <w:tabs>
              <w:tab w:val="left" w:pos="1195"/>
            </w:tabs>
            <w:rPr>
              <w:rFonts w:asciiTheme="minorHAnsi" w:eastAsiaTheme="minorEastAsia" w:hAnsiTheme="minorHAnsi" w:cstheme="minorBidi"/>
              <w:color w:val="auto"/>
              <w:sz w:val="22"/>
              <w:szCs w:val="22"/>
              <w:lang w:eastAsia="en-US"/>
            </w:rPr>
          </w:pPr>
          <w:hyperlink w:anchor="_Toc473278746" w:history="1">
            <w:r w:rsidR="005B791F" w:rsidRPr="0016500A">
              <w:rPr>
                <w:rStyle w:val="Hyperlink"/>
              </w:rPr>
              <w:t>2.2.</w:t>
            </w:r>
            <w:r w:rsidR="005B791F">
              <w:rPr>
                <w:rFonts w:asciiTheme="minorHAnsi" w:eastAsiaTheme="minorEastAsia" w:hAnsiTheme="minorHAnsi" w:cstheme="minorBidi"/>
                <w:color w:val="auto"/>
                <w:sz w:val="22"/>
                <w:szCs w:val="22"/>
                <w:lang w:eastAsia="en-US"/>
              </w:rPr>
              <w:tab/>
            </w:r>
            <w:r w:rsidR="005B791F" w:rsidRPr="0016500A">
              <w:rPr>
                <w:rStyle w:val="Hyperlink"/>
              </w:rPr>
              <w:t>Applicability</w:t>
            </w:r>
            <w:r w:rsidR="005B791F">
              <w:rPr>
                <w:webHidden/>
              </w:rPr>
              <w:tab/>
            </w:r>
            <w:r w:rsidR="005B791F">
              <w:rPr>
                <w:webHidden/>
              </w:rPr>
              <w:fldChar w:fldCharType="begin"/>
            </w:r>
            <w:r w:rsidR="005B791F">
              <w:rPr>
                <w:webHidden/>
              </w:rPr>
              <w:instrText xml:space="preserve"> PAGEREF _Toc473278746 \h </w:instrText>
            </w:r>
            <w:r w:rsidR="005B791F">
              <w:rPr>
                <w:webHidden/>
              </w:rPr>
            </w:r>
            <w:r w:rsidR="005B791F">
              <w:rPr>
                <w:webHidden/>
              </w:rPr>
              <w:fldChar w:fldCharType="separate"/>
            </w:r>
            <w:r w:rsidR="005B791F">
              <w:rPr>
                <w:webHidden/>
              </w:rPr>
              <w:t>8</w:t>
            </w:r>
            <w:r w:rsidR="005B791F">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19" w:name="_Toc170125965"/>
      <w:bookmarkStart w:id="20" w:name="_Toc345081451"/>
      <w:bookmarkStart w:id="21" w:name="_Toc349754087"/>
      <w:bookmarkStart w:id="22" w:name="_Toc170125794"/>
      <w:bookmarkStart w:id="23" w:name="_Toc78179754"/>
    </w:p>
    <w:p w14:paraId="283DF488" w14:textId="4F9EF551" w:rsidR="00C07016" w:rsidRPr="00AE67EA" w:rsidRDefault="00302150" w:rsidP="00302150">
      <w:pPr>
        <w:pStyle w:val="Heading1"/>
        <w:ind w:left="360" w:hanging="360"/>
      </w:pPr>
      <w:bookmarkStart w:id="24" w:name="_Toc473278742"/>
      <w:r w:rsidRPr="00302150">
        <w:t>AVMS Commands</w:t>
      </w:r>
      <w:bookmarkEnd w:id="24"/>
    </w:p>
    <w:p w14:paraId="6BDACDA3" w14:textId="0DC317BC" w:rsidR="00C07016" w:rsidRDefault="00302150" w:rsidP="00302150">
      <w:pPr>
        <w:pStyle w:val="Heading2"/>
        <w:ind w:left="792" w:hanging="432"/>
      </w:pPr>
      <w:bookmarkStart w:id="25" w:name="_Toc473278743"/>
      <w:bookmarkStart w:id="26" w:name="_Toc232914898"/>
      <w:bookmarkStart w:id="27" w:name="_Toc133649734"/>
      <w:r w:rsidRPr="00302150">
        <w:t>+WAMS Command: Load and Verify AVMS Credentials</w:t>
      </w:r>
      <w:bookmarkEnd w:id="25"/>
    </w:p>
    <w:bookmarkEnd w:id="26"/>
    <w:bookmarkEnd w:id="27"/>
    <w:p w14:paraId="41B06F56" w14:textId="77777777" w:rsidR="00DD5F67" w:rsidRPr="00836E47" w:rsidRDefault="00DD5F67" w:rsidP="00DD5F67">
      <w:pPr>
        <w:pStyle w:val="Warning"/>
        <w:keepNext/>
        <w:ind w:left="1077" w:hanging="1077"/>
      </w:pPr>
      <w:r>
        <w:t>INTERNAL USE ONLY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0"/>
        <w:gridCol w:w="7803"/>
      </w:tblGrid>
      <w:tr w:rsidR="00302150" w:rsidRPr="00C41274" w14:paraId="6B06241B" w14:textId="77777777" w:rsidTr="00302150">
        <w:trPr>
          <w:cantSplit/>
          <w:tblHeader/>
        </w:trPr>
        <w:tc>
          <w:tcPr>
            <w:tcW w:w="9493" w:type="dxa"/>
            <w:gridSpan w:val="2"/>
            <w:tcBorders>
              <w:top w:val="single" w:sz="18" w:space="0" w:color="auto"/>
              <w:bottom w:val="single" w:sz="18" w:space="0" w:color="auto"/>
            </w:tcBorders>
            <w:shd w:val="pct30" w:color="auto" w:fill="FFFFFF"/>
          </w:tcPr>
          <w:p w14:paraId="79AC88B9" w14:textId="25AB9044" w:rsidR="00302150" w:rsidRPr="00C41274" w:rsidRDefault="00DD5F67" w:rsidP="00302150">
            <w:pPr>
              <w:pStyle w:val="TableRowHead"/>
            </w:pPr>
            <w:r>
              <w:t>HL7718, HL7748, HL7749</w:t>
            </w:r>
          </w:p>
        </w:tc>
      </w:tr>
      <w:tr w:rsidR="00302150" w:rsidRPr="00C41274" w14:paraId="618B50C8" w14:textId="77777777" w:rsidTr="00302150">
        <w:trPr>
          <w:trHeight w:val="978"/>
        </w:trPr>
        <w:tc>
          <w:tcPr>
            <w:tcW w:w="1690" w:type="dxa"/>
            <w:tcBorders>
              <w:top w:val="single" w:sz="18" w:space="0" w:color="auto"/>
            </w:tcBorders>
            <w:shd w:val="clear" w:color="auto" w:fill="FFFFFF"/>
          </w:tcPr>
          <w:p w14:paraId="65A4063C" w14:textId="77777777" w:rsidR="00302150" w:rsidRPr="00C41274" w:rsidRDefault="00302150" w:rsidP="00E33C7D">
            <w:pPr>
              <w:pStyle w:val="TableBody"/>
              <w:rPr>
                <w:i/>
              </w:rPr>
            </w:pPr>
            <w:r w:rsidRPr="00C41274">
              <w:rPr>
                <w:i/>
              </w:rPr>
              <w:t>Test command</w:t>
            </w:r>
          </w:p>
          <w:p w14:paraId="60901153" w14:textId="77777777" w:rsidR="00302150" w:rsidRPr="00C41274" w:rsidRDefault="00302150" w:rsidP="00E33C7D">
            <w:pPr>
              <w:pStyle w:val="TableBody"/>
            </w:pPr>
          </w:p>
          <w:p w14:paraId="11F57BB7" w14:textId="77777777" w:rsidR="00302150" w:rsidRPr="00C41274" w:rsidRDefault="00302150" w:rsidP="00E33C7D">
            <w:pPr>
              <w:pStyle w:val="TableBody"/>
              <w:rPr>
                <w:u w:val="single"/>
              </w:rPr>
            </w:pPr>
            <w:r w:rsidRPr="00C41274">
              <w:rPr>
                <w:u w:val="single"/>
              </w:rPr>
              <w:t>Syntax</w:t>
            </w:r>
          </w:p>
          <w:p w14:paraId="1197D7CD" w14:textId="77777777" w:rsidR="00302150" w:rsidRPr="00C41274" w:rsidRDefault="00302150" w:rsidP="00E33C7D">
            <w:pPr>
              <w:pStyle w:val="TableBody"/>
              <w:rPr>
                <w:b/>
              </w:rPr>
            </w:pPr>
            <w:r w:rsidRPr="00C41274">
              <w:rPr>
                <w:b/>
              </w:rPr>
              <w:t>AT+</w:t>
            </w:r>
            <w:r>
              <w:rPr>
                <w:b/>
              </w:rPr>
              <w:t>WAMS</w:t>
            </w:r>
            <w:r w:rsidRPr="00C41274">
              <w:rPr>
                <w:b/>
              </w:rPr>
              <w:t>=?</w:t>
            </w:r>
          </w:p>
        </w:tc>
        <w:tc>
          <w:tcPr>
            <w:tcW w:w="7803" w:type="dxa"/>
            <w:tcBorders>
              <w:top w:val="single" w:sz="18" w:space="0" w:color="auto"/>
              <w:bottom w:val="single" w:sz="4" w:space="0" w:color="auto"/>
            </w:tcBorders>
            <w:shd w:val="clear" w:color="auto" w:fill="FFFFFF"/>
          </w:tcPr>
          <w:p w14:paraId="093E8F6B" w14:textId="77777777" w:rsidR="00302150" w:rsidRPr="00C41274" w:rsidRDefault="00302150" w:rsidP="00E33C7D">
            <w:pPr>
              <w:pStyle w:val="TableBody"/>
              <w:rPr>
                <w:u w:val="single"/>
              </w:rPr>
            </w:pPr>
          </w:p>
          <w:p w14:paraId="4010BB56" w14:textId="77777777" w:rsidR="00302150" w:rsidRPr="00C41274" w:rsidRDefault="00302150" w:rsidP="00E33C7D">
            <w:pPr>
              <w:pStyle w:val="TableBody"/>
              <w:rPr>
                <w:u w:val="single"/>
              </w:rPr>
            </w:pPr>
          </w:p>
          <w:p w14:paraId="5CEFA64F" w14:textId="77777777" w:rsidR="00302150" w:rsidRPr="00C41274" w:rsidRDefault="00302150" w:rsidP="00E33C7D">
            <w:pPr>
              <w:pStyle w:val="TableBody"/>
              <w:rPr>
                <w:u w:val="single"/>
              </w:rPr>
            </w:pPr>
            <w:r w:rsidRPr="00C41274">
              <w:rPr>
                <w:u w:val="single"/>
              </w:rPr>
              <w:t>Response</w:t>
            </w:r>
          </w:p>
          <w:p w14:paraId="70CC1D42" w14:textId="77777777" w:rsidR="00302150" w:rsidRPr="00C41274" w:rsidRDefault="00302150" w:rsidP="00E33C7D">
            <w:pPr>
              <w:pStyle w:val="TableBody"/>
            </w:pPr>
            <w:r>
              <w:rPr>
                <w:b/>
              </w:rPr>
              <w:t>ERROR</w:t>
            </w:r>
          </w:p>
        </w:tc>
      </w:tr>
      <w:tr w:rsidR="00302150" w:rsidRPr="00C41274" w14:paraId="221F563C" w14:textId="77777777" w:rsidTr="00302150">
        <w:trPr>
          <w:trHeight w:val="70"/>
        </w:trPr>
        <w:tc>
          <w:tcPr>
            <w:tcW w:w="1690" w:type="dxa"/>
            <w:tcBorders>
              <w:bottom w:val="single" w:sz="4" w:space="0" w:color="auto"/>
            </w:tcBorders>
            <w:shd w:val="clear" w:color="auto" w:fill="FFFFFF"/>
          </w:tcPr>
          <w:p w14:paraId="38A6E066" w14:textId="77777777" w:rsidR="00302150" w:rsidRPr="00C41274" w:rsidRDefault="00302150" w:rsidP="00E33C7D">
            <w:pPr>
              <w:pStyle w:val="TableBody"/>
              <w:rPr>
                <w:i/>
              </w:rPr>
            </w:pPr>
            <w:r w:rsidRPr="00C41274">
              <w:rPr>
                <w:i/>
              </w:rPr>
              <w:t>Read command</w:t>
            </w:r>
          </w:p>
          <w:p w14:paraId="74FB776D" w14:textId="77777777" w:rsidR="00302150" w:rsidRPr="00C41274" w:rsidRDefault="00302150" w:rsidP="00E33C7D">
            <w:pPr>
              <w:pStyle w:val="TableBody"/>
            </w:pPr>
          </w:p>
          <w:p w14:paraId="6E2190A6" w14:textId="77777777" w:rsidR="00302150" w:rsidRPr="00C41274" w:rsidRDefault="00302150" w:rsidP="00E33C7D">
            <w:pPr>
              <w:pStyle w:val="TableBody"/>
              <w:rPr>
                <w:u w:val="single"/>
              </w:rPr>
            </w:pPr>
            <w:r w:rsidRPr="00C41274">
              <w:rPr>
                <w:u w:val="single"/>
              </w:rPr>
              <w:t>Syntax</w:t>
            </w:r>
          </w:p>
          <w:p w14:paraId="18B71A7B" w14:textId="77777777" w:rsidR="00302150" w:rsidRPr="00C41274" w:rsidRDefault="00302150" w:rsidP="00E33C7D">
            <w:pPr>
              <w:pStyle w:val="TableBody"/>
              <w:rPr>
                <w:b/>
              </w:rPr>
            </w:pPr>
            <w:r w:rsidRPr="00C41274">
              <w:rPr>
                <w:b/>
              </w:rPr>
              <w:t>AT+</w:t>
            </w:r>
            <w:r>
              <w:rPr>
                <w:b/>
              </w:rPr>
              <w:t>WAMS</w:t>
            </w:r>
            <w:r w:rsidRPr="00C41274">
              <w:rPr>
                <w:b/>
              </w:rPr>
              <w:t>?</w:t>
            </w:r>
          </w:p>
        </w:tc>
        <w:tc>
          <w:tcPr>
            <w:tcW w:w="7803" w:type="dxa"/>
            <w:tcBorders>
              <w:bottom w:val="single" w:sz="4" w:space="0" w:color="auto"/>
            </w:tcBorders>
            <w:shd w:val="clear" w:color="auto" w:fill="FFFFFF"/>
          </w:tcPr>
          <w:p w14:paraId="437FA2FF" w14:textId="77777777" w:rsidR="00302150" w:rsidRPr="00C41274" w:rsidRDefault="00302150" w:rsidP="00E33C7D">
            <w:pPr>
              <w:pStyle w:val="TableBody"/>
              <w:rPr>
                <w:u w:val="single"/>
              </w:rPr>
            </w:pPr>
          </w:p>
          <w:p w14:paraId="129CE0F7" w14:textId="77777777" w:rsidR="00302150" w:rsidRPr="00C41274" w:rsidRDefault="00302150" w:rsidP="00E33C7D">
            <w:pPr>
              <w:pStyle w:val="TableBody"/>
              <w:rPr>
                <w:u w:val="single"/>
              </w:rPr>
            </w:pPr>
          </w:p>
          <w:p w14:paraId="276F0C6B" w14:textId="77777777" w:rsidR="00302150" w:rsidRPr="00C41274" w:rsidRDefault="00302150" w:rsidP="00E33C7D">
            <w:pPr>
              <w:pStyle w:val="TableBody"/>
              <w:rPr>
                <w:u w:val="single"/>
              </w:rPr>
            </w:pPr>
            <w:r w:rsidRPr="00C41274">
              <w:rPr>
                <w:u w:val="single"/>
              </w:rPr>
              <w:t>Response</w:t>
            </w:r>
          </w:p>
          <w:p w14:paraId="6A3C308C" w14:textId="77777777" w:rsidR="00302150" w:rsidRPr="0077536E" w:rsidRDefault="00302150" w:rsidP="00E33C7D">
            <w:pPr>
              <w:pStyle w:val="TableBody"/>
              <w:rPr>
                <w:b/>
                <w:snapToGrid w:val="0"/>
              </w:rPr>
            </w:pPr>
            <w:r>
              <w:rPr>
                <w:b/>
                <w:snapToGrid w:val="0"/>
              </w:rPr>
              <w:t>ERROR</w:t>
            </w:r>
          </w:p>
        </w:tc>
      </w:tr>
      <w:tr w:rsidR="00302150" w:rsidRPr="00C41274" w14:paraId="098C19CB" w14:textId="77777777" w:rsidTr="00302150">
        <w:trPr>
          <w:trHeight w:val="815"/>
        </w:trPr>
        <w:tc>
          <w:tcPr>
            <w:tcW w:w="1690" w:type="dxa"/>
            <w:tcBorders>
              <w:bottom w:val="single" w:sz="6" w:space="0" w:color="000000"/>
            </w:tcBorders>
            <w:shd w:val="clear" w:color="auto" w:fill="FFFFFF"/>
          </w:tcPr>
          <w:p w14:paraId="273BFA70" w14:textId="77777777" w:rsidR="00302150" w:rsidRPr="00270C07" w:rsidRDefault="00302150" w:rsidP="00E33C7D">
            <w:pPr>
              <w:pStyle w:val="TableBody"/>
              <w:rPr>
                <w:i/>
              </w:rPr>
            </w:pPr>
            <w:r w:rsidRPr="00270C07">
              <w:rPr>
                <w:i/>
              </w:rPr>
              <w:t>Write command</w:t>
            </w:r>
          </w:p>
          <w:p w14:paraId="43036ED5" w14:textId="77777777" w:rsidR="00302150" w:rsidRPr="00270C07" w:rsidRDefault="00302150" w:rsidP="00E33C7D">
            <w:pPr>
              <w:pStyle w:val="TableBody"/>
            </w:pPr>
          </w:p>
          <w:p w14:paraId="75BFBA8A" w14:textId="77777777" w:rsidR="00302150" w:rsidRPr="00270C07" w:rsidRDefault="00302150" w:rsidP="00E33C7D">
            <w:pPr>
              <w:pStyle w:val="TableBody"/>
              <w:rPr>
                <w:u w:val="single"/>
              </w:rPr>
            </w:pPr>
            <w:r w:rsidRPr="00270C07">
              <w:rPr>
                <w:u w:val="single"/>
              </w:rPr>
              <w:t>Syntax</w:t>
            </w:r>
          </w:p>
          <w:p w14:paraId="5764462E" w14:textId="77777777" w:rsidR="00302150" w:rsidRDefault="00302150" w:rsidP="00E33C7D">
            <w:pPr>
              <w:pStyle w:val="TableBody"/>
              <w:keepNext/>
              <w:rPr>
                <w:b/>
              </w:rPr>
            </w:pPr>
            <w:r w:rsidRPr="004B10E3">
              <w:rPr>
                <w:b/>
              </w:rPr>
              <w:t>AT+WAMS=</w:t>
            </w:r>
            <w:r>
              <w:rPr>
                <w:b/>
              </w:rPr>
              <w:br/>
            </w:r>
            <w:r w:rsidRPr="004B10E3">
              <w:rPr>
                <w:b/>
              </w:rPr>
              <w:t>&lt;mode&gt;,&lt;item id&gt;,&lt;data length&gt; [,&lt;k</w:t>
            </w:r>
            <w:r>
              <w:rPr>
                <w:b/>
              </w:rPr>
              <w:t>ey index&gt;, &lt;key version&gt;] &lt;CR&gt;</w:t>
            </w:r>
          </w:p>
          <w:p w14:paraId="3CE52AE7" w14:textId="77777777" w:rsidR="00302150" w:rsidRPr="00C41274" w:rsidRDefault="00302150" w:rsidP="00E33C7D">
            <w:pPr>
              <w:pStyle w:val="TableBody"/>
              <w:keepNext/>
              <w:rPr>
                <w:b/>
              </w:rPr>
            </w:pPr>
            <w:r>
              <w:rPr>
                <w:b/>
              </w:rPr>
              <w:t xml:space="preserve">&gt; </w:t>
            </w:r>
            <w:r w:rsidRPr="004B10E3">
              <w:rPr>
                <w:b/>
              </w:rPr>
              <w:t>enter data &lt;ctrl-Z / ESC&gt;</w:t>
            </w:r>
          </w:p>
        </w:tc>
        <w:tc>
          <w:tcPr>
            <w:tcW w:w="7803" w:type="dxa"/>
            <w:tcBorders>
              <w:bottom w:val="single" w:sz="6" w:space="0" w:color="000000"/>
            </w:tcBorders>
            <w:shd w:val="clear" w:color="auto" w:fill="FFFFFF"/>
          </w:tcPr>
          <w:p w14:paraId="3EABB1BD" w14:textId="77777777" w:rsidR="00302150" w:rsidRDefault="00302150" w:rsidP="00E33C7D">
            <w:pPr>
              <w:pStyle w:val="TableBody"/>
              <w:rPr>
                <w:u w:val="single"/>
              </w:rPr>
            </w:pPr>
          </w:p>
          <w:p w14:paraId="5BCE86FC" w14:textId="77777777" w:rsidR="00302150" w:rsidRPr="00C41274" w:rsidRDefault="00302150" w:rsidP="00E33C7D">
            <w:pPr>
              <w:pStyle w:val="TableBody"/>
              <w:rPr>
                <w:u w:val="single"/>
              </w:rPr>
            </w:pPr>
          </w:p>
          <w:p w14:paraId="1D1D5DE5" w14:textId="77777777" w:rsidR="00302150" w:rsidRPr="00C41274" w:rsidRDefault="00302150" w:rsidP="00E33C7D">
            <w:pPr>
              <w:pStyle w:val="TableBody"/>
              <w:rPr>
                <w:u w:val="single"/>
              </w:rPr>
            </w:pPr>
            <w:r w:rsidRPr="00C41274">
              <w:rPr>
                <w:u w:val="single"/>
              </w:rPr>
              <w:t>Response</w:t>
            </w:r>
          </w:p>
          <w:p w14:paraId="0AA7E6B2" w14:textId="77777777" w:rsidR="00302150" w:rsidRDefault="00302150" w:rsidP="00E33C7D">
            <w:pPr>
              <w:pStyle w:val="TableBody"/>
              <w:rPr>
                <w:b/>
                <w:snapToGrid w:val="0"/>
              </w:rPr>
            </w:pPr>
            <w:r>
              <w:rPr>
                <w:b/>
                <w:snapToGrid w:val="0"/>
              </w:rPr>
              <w:t>+WAMS:&lt;result&gt;</w:t>
            </w:r>
          </w:p>
          <w:p w14:paraId="6649FF99" w14:textId="77777777" w:rsidR="00302150" w:rsidRPr="00C41274" w:rsidRDefault="00302150" w:rsidP="00E33C7D">
            <w:pPr>
              <w:pStyle w:val="TableBody"/>
              <w:rPr>
                <w:snapToGrid w:val="0"/>
              </w:rPr>
            </w:pPr>
            <w:r w:rsidRPr="00C41274">
              <w:rPr>
                <w:b/>
                <w:snapToGrid w:val="0"/>
              </w:rPr>
              <w:t>OK</w:t>
            </w:r>
          </w:p>
          <w:p w14:paraId="3FDF6E9E" w14:textId="77777777" w:rsidR="00302150" w:rsidRDefault="00302150" w:rsidP="00E33C7D">
            <w:pPr>
              <w:pStyle w:val="TableBody"/>
              <w:rPr>
                <w:u w:val="single"/>
              </w:rPr>
            </w:pPr>
          </w:p>
          <w:p w14:paraId="79A37BA9" w14:textId="77777777" w:rsidR="00302150" w:rsidRPr="00C41274" w:rsidRDefault="00302150" w:rsidP="00E33C7D">
            <w:pPr>
              <w:pStyle w:val="TableBody"/>
              <w:rPr>
                <w:u w:val="single"/>
                <w:lang w:eastAsia="zh-CN"/>
              </w:rPr>
            </w:pPr>
            <w:r w:rsidRPr="00C41274">
              <w:rPr>
                <w:u w:val="single"/>
              </w:rPr>
              <w:t>Parameters</w:t>
            </w:r>
          </w:p>
          <w:p w14:paraId="0FCC018D" w14:textId="77777777" w:rsidR="00302150" w:rsidRDefault="00302150" w:rsidP="00E33C7D">
            <w:pPr>
              <w:pStyle w:val="TableBody"/>
            </w:pPr>
            <w:r w:rsidRPr="00C41274">
              <w:rPr>
                <w:b/>
              </w:rPr>
              <w:t>&lt;</w:t>
            </w:r>
            <w:r>
              <w:rPr>
                <w:b/>
              </w:rPr>
              <w:t>mode</w:t>
            </w:r>
            <w:r w:rsidRPr="00C41274">
              <w:rPr>
                <w:b/>
              </w:rPr>
              <w:t>&gt;</w:t>
            </w:r>
            <w:r>
              <w:tab/>
              <w:t>Operation mode</w:t>
            </w:r>
          </w:p>
          <w:p w14:paraId="20643B24" w14:textId="77777777" w:rsidR="00302150" w:rsidRDefault="00302150" w:rsidP="00E33C7D">
            <w:pPr>
              <w:pStyle w:val="TableBody"/>
            </w:pPr>
            <w:r>
              <w:t>0</w:t>
            </w:r>
            <w:r>
              <w:tab/>
              <w:t>Verify APMS credentials stored in the module</w:t>
            </w:r>
          </w:p>
          <w:p w14:paraId="403DA168" w14:textId="77777777" w:rsidR="00302150" w:rsidRDefault="00302150" w:rsidP="00E33C7D">
            <w:pPr>
              <w:pStyle w:val="TableBody"/>
            </w:pPr>
            <w:r>
              <w:t>1</w:t>
            </w:r>
            <w:r>
              <w:tab/>
              <w:t>Write APMS credentials into the module</w:t>
            </w:r>
          </w:p>
          <w:p w14:paraId="1765D7A5" w14:textId="77777777" w:rsidR="00302150" w:rsidRDefault="00302150" w:rsidP="00E33C7D">
            <w:pPr>
              <w:pStyle w:val="TableBody"/>
            </w:pPr>
          </w:p>
          <w:p w14:paraId="390E85A5" w14:textId="77777777" w:rsidR="00302150" w:rsidRDefault="00302150" w:rsidP="00E33C7D">
            <w:pPr>
              <w:pStyle w:val="TableBody"/>
            </w:pPr>
            <w:r w:rsidRPr="0077536E">
              <w:rPr>
                <w:b/>
              </w:rPr>
              <w:t>&lt;item id&gt;</w:t>
            </w:r>
            <w:r>
              <w:tab/>
              <w:t>Item identity to test or write</w:t>
            </w:r>
          </w:p>
          <w:p w14:paraId="7D29E753" w14:textId="133BCF5E" w:rsidR="00302150" w:rsidRPr="00302150" w:rsidRDefault="00302150" w:rsidP="00E33C7D">
            <w:pPr>
              <w:pStyle w:val="TableBody"/>
              <w:rPr>
                <w:szCs w:val="18"/>
              </w:rPr>
            </w:pPr>
            <w:r w:rsidRPr="00302150">
              <w:rPr>
                <w:szCs w:val="18"/>
              </w:rPr>
              <w:t>9</w:t>
            </w:r>
            <w:r w:rsidRPr="00302150">
              <w:rPr>
                <w:szCs w:val="18"/>
              </w:rPr>
              <w:tab/>
              <w:t>Firmware public key (for AvMS/LWM2M)</w:t>
            </w:r>
          </w:p>
          <w:p w14:paraId="4B9C59EE" w14:textId="60E2A435" w:rsidR="00302150" w:rsidRPr="00302150" w:rsidRDefault="00302150" w:rsidP="00E33C7D">
            <w:pPr>
              <w:pStyle w:val="TableBody"/>
              <w:rPr>
                <w:szCs w:val="18"/>
              </w:rPr>
            </w:pPr>
            <w:r w:rsidRPr="00302150">
              <w:rPr>
                <w:szCs w:val="18"/>
              </w:rPr>
              <w:t>10</w:t>
            </w:r>
            <w:r w:rsidRPr="00302150">
              <w:rPr>
                <w:szCs w:val="18"/>
              </w:rPr>
              <w:tab/>
            </w:r>
            <w:r w:rsidR="00DD5F67">
              <w:rPr>
                <w:szCs w:val="18"/>
              </w:rPr>
              <w:t>Reserved</w:t>
            </w:r>
          </w:p>
          <w:p w14:paraId="4832E630" w14:textId="1D17BC94" w:rsidR="00302150" w:rsidRPr="00302150" w:rsidRDefault="00302150" w:rsidP="00E33C7D">
            <w:pPr>
              <w:pStyle w:val="TableBody"/>
              <w:rPr>
                <w:szCs w:val="18"/>
              </w:rPr>
            </w:pPr>
            <w:r w:rsidRPr="00302150">
              <w:rPr>
                <w:szCs w:val="18"/>
              </w:rPr>
              <w:t>11</w:t>
            </w:r>
            <w:r w:rsidRPr="00302150">
              <w:rPr>
                <w:szCs w:val="18"/>
              </w:rPr>
              <w:tab/>
              <w:t>Bootstrap server address (for AvMS/LWM2M)</w:t>
            </w:r>
          </w:p>
          <w:p w14:paraId="63B59A66" w14:textId="2ADAE9E2" w:rsidR="00302150" w:rsidRPr="00302150" w:rsidRDefault="00302150" w:rsidP="00E33C7D">
            <w:pPr>
              <w:pStyle w:val="TableBody"/>
              <w:rPr>
                <w:szCs w:val="18"/>
              </w:rPr>
            </w:pPr>
            <w:r w:rsidRPr="00302150">
              <w:rPr>
                <w:szCs w:val="18"/>
              </w:rPr>
              <w:t>12</w:t>
            </w:r>
            <w:r w:rsidRPr="00302150">
              <w:rPr>
                <w:szCs w:val="18"/>
              </w:rPr>
              <w:tab/>
              <w:t>PSK_IDENTITY for bootstrap server (for AvMS/LWM2M)</w:t>
            </w:r>
          </w:p>
          <w:p w14:paraId="48F12886" w14:textId="4C5D2236" w:rsidR="00302150" w:rsidRPr="00302150" w:rsidRDefault="00302150" w:rsidP="00E33C7D">
            <w:pPr>
              <w:pStyle w:val="TableBody"/>
              <w:rPr>
                <w:szCs w:val="18"/>
              </w:rPr>
            </w:pPr>
            <w:r w:rsidRPr="00302150">
              <w:rPr>
                <w:szCs w:val="18"/>
              </w:rPr>
              <w:t>13</w:t>
            </w:r>
            <w:r w:rsidRPr="00302150">
              <w:rPr>
                <w:szCs w:val="18"/>
              </w:rPr>
              <w:tab/>
              <w:t>PSK for bootstrap server (for AvMS/LWM2M)</w:t>
            </w:r>
          </w:p>
          <w:p w14:paraId="7C4AEB54" w14:textId="77777777" w:rsidR="00302150" w:rsidRDefault="00302150" w:rsidP="00E33C7D">
            <w:pPr>
              <w:pStyle w:val="TableBody"/>
            </w:pPr>
          </w:p>
          <w:p w14:paraId="6132F292" w14:textId="77777777" w:rsidR="00302150" w:rsidRDefault="00302150" w:rsidP="00E33C7D">
            <w:pPr>
              <w:pStyle w:val="TableBody"/>
            </w:pPr>
            <w:r w:rsidRPr="0077536E">
              <w:rPr>
                <w:b/>
              </w:rPr>
              <w:t>&lt;data length&gt;</w:t>
            </w:r>
            <w:r w:rsidRPr="0077536E">
              <w:rPr>
                <w:b/>
              </w:rPr>
              <w:tab/>
            </w:r>
            <w:r>
              <w:t>Length of the actual data unit in bytes; integer type</w:t>
            </w:r>
          </w:p>
          <w:p w14:paraId="7A90AB05" w14:textId="77777777" w:rsidR="00302150" w:rsidRDefault="00302150" w:rsidP="00E33C7D">
            <w:pPr>
              <w:pStyle w:val="TableBody"/>
            </w:pPr>
          </w:p>
          <w:p w14:paraId="516195B7" w14:textId="27B96F57" w:rsidR="00A228AE" w:rsidRDefault="00302150" w:rsidP="00E33C7D">
            <w:pPr>
              <w:pStyle w:val="TableBody"/>
            </w:pPr>
            <w:r w:rsidRPr="0077536E">
              <w:rPr>
                <w:b/>
              </w:rPr>
              <w:t>&lt;key index&gt;</w:t>
            </w:r>
            <w:r>
              <w:rPr>
                <w:b/>
              </w:rPr>
              <w:tab/>
            </w:r>
            <w:r>
              <w:tab/>
              <w:t>Public key index. Relevant only if item is a public key. Integer type.</w:t>
            </w:r>
          </w:p>
          <w:p w14:paraId="169160EA" w14:textId="01D9ED8E" w:rsidR="00921FC6" w:rsidRDefault="00921FC6" w:rsidP="00E33C7D">
            <w:pPr>
              <w:pStyle w:val="TableBody"/>
            </w:pPr>
            <w:r>
              <w:tab/>
            </w:r>
            <w:r>
              <w:tab/>
            </w:r>
            <w:r>
              <w:tab/>
              <w:t>Mandatory for &lt;item ID&gt;=9</w:t>
            </w:r>
          </w:p>
          <w:p w14:paraId="168D0992" w14:textId="77777777" w:rsidR="00302150" w:rsidRDefault="00302150" w:rsidP="00E33C7D">
            <w:pPr>
              <w:pStyle w:val="TableBody"/>
            </w:pPr>
          </w:p>
          <w:p w14:paraId="3BB4EC9F" w14:textId="77777777" w:rsidR="00302150" w:rsidRDefault="00302150" w:rsidP="00E33C7D">
            <w:pPr>
              <w:pStyle w:val="TableBody"/>
            </w:pPr>
            <w:r w:rsidRPr="0077536E">
              <w:rPr>
                <w:b/>
              </w:rPr>
              <w:t>&lt;key version&gt;</w:t>
            </w:r>
            <w:r>
              <w:tab/>
              <w:t>Public key version. Relevant only if item is a public key. Integer type.</w:t>
            </w:r>
          </w:p>
          <w:p w14:paraId="05957BE1" w14:textId="2E194BD7" w:rsidR="00921FC6" w:rsidRDefault="00921FC6" w:rsidP="00E33C7D">
            <w:pPr>
              <w:pStyle w:val="TableBody"/>
            </w:pPr>
            <w:r>
              <w:tab/>
            </w:r>
            <w:r>
              <w:tab/>
            </w:r>
            <w:r>
              <w:tab/>
              <w:t>Mandatory for &lt;item ID&gt;=9</w:t>
            </w:r>
          </w:p>
          <w:p w14:paraId="26E66DA6" w14:textId="77777777" w:rsidR="00302150" w:rsidRDefault="00302150" w:rsidP="00E33C7D">
            <w:pPr>
              <w:pStyle w:val="TableBody"/>
            </w:pPr>
          </w:p>
          <w:p w14:paraId="710943A2" w14:textId="2DE91641" w:rsidR="00302150" w:rsidRDefault="00302150" w:rsidP="00E33C7D">
            <w:pPr>
              <w:pStyle w:val="TableBody"/>
              <w:rPr>
                <w:ins w:id="28" w:author="Said Lankri" w:date="2017-06-13T12:49:00Z"/>
              </w:rPr>
            </w:pPr>
            <w:r w:rsidRPr="0077536E">
              <w:rPr>
                <w:b/>
              </w:rPr>
              <w:t>&lt;data&gt;</w:t>
            </w:r>
            <w:r>
              <w:tab/>
              <w:t>For Public keys  (&lt;item ID&gt;=9)</w:t>
            </w:r>
          </w:p>
          <w:p w14:paraId="4370174E" w14:textId="78EAACE3" w:rsidR="003F6F29" w:rsidRDefault="003F6F29" w:rsidP="00E33C7D">
            <w:pPr>
              <w:pStyle w:val="TableBody"/>
            </w:pPr>
            <w:ins w:id="29" w:author="Said Lankri" w:date="2017-06-13T12:49:00Z">
              <w:r>
                <w:tab/>
              </w:r>
              <w:r>
                <w:tab/>
              </w:r>
              <w:r>
                <w:tab/>
                <w:t>Raw data</w:t>
              </w:r>
            </w:ins>
          </w:p>
          <w:p w14:paraId="0B747EE3" w14:textId="77777777" w:rsidR="00302150" w:rsidRDefault="00302150" w:rsidP="00E33C7D">
            <w:pPr>
              <w:pStyle w:val="TableBody"/>
            </w:pPr>
            <w:r>
              <w:tab/>
            </w:r>
            <w:r>
              <w:tab/>
            </w:r>
            <w:r>
              <w:tab/>
              <w:t xml:space="preserve">PKCS #1 RSAPublicKey conformant key in ASN.1 DER format. </w:t>
            </w:r>
          </w:p>
          <w:p w14:paraId="0F3486A3" w14:textId="3406FB79" w:rsidR="00302150" w:rsidRDefault="00302150" w:rsidP="00E33C7D">
            <w:pPr>
              <w:pStyle w:val="TableBody"/>
            </w:pPr>
            <w:r>
              <w:tab/>
            </w:r>
            <w:r>
              <w:tab/>
            </w:r>
            <w:r>
              <w:tab/>
              <w:t>Max size is 512 bytes.</w:t>
            </w:r>
            <w:r>
              <w:tab/>
            </w:r>
          </w:p>
          <w:p w14:paraId="6D1DC938" w14:textId="3C9A455B" w:rsidR="00302150" w:rsidRDefault="00302150" w:rsidP="00E33C7D">
            <w:pPr>
              <w:pStyle w:val="TableBody"/>
            </w:pPr>
            <w:r>
              <w:tab/>
            </w:r>
            <w:r>
              <w:tab/>
              <w:t>For Bootstrap server address (&lt;item ID&gt;=11)</w:t>
            </w:r>
            <w:r>
              <w:tab/>
            </w:r>
          </w:p>
          <w:p w14:paraId="2ABD576A" w14:textId="07158DFE" w:rsidR="00302150" w:rsidRDefault="00302150" w:rsidP="00E33C7D">
            <w:pPr>
              <w:pStyle w:val="TableBody"/>
            </w:pPr>
            <w:r>
              <w:tab/>
            </w:r>
            <w:r>
              <w:tab/>
            </w:r>
            <w:r>
              <w:tab/>
            </w:r>
            <w:r w:rsidR="000C3849">
              <w:t>Raw data</w:t>
            </w:r>
          </w:p>
          <w:p w14:paraId="3CCF50E7" w14:textId="0823A388" w:rsidR="00302150" w:rsidRDefault="00302150" w:rsidP="00E33C7D">
            <w:pPr>
              <w:pStyle w:val="TableBody"/>
            </w:pPr>
            <w:r>
              <w:tab/>
            </w:r>
            <w:r>
              <w:tab/>
            </w:r>
            <w:r>
              <w:tab/>
              <w:t>Max size is 200 bytes</w:t>
            </w:r>
          </w:p>
          <w:p w14:paraId="785F8E1F" w14:textId="7972D6C0" w:rsidR="00302150" w:rsidRDefault="00302150" w:rsidP="00E33C7D">
            <w:pPr>
              <w:pStyle w:val="TableBody"/>
            </w:pPr>
            <w:r>
              <w:tab/>
            </w:r>
            <w:r>
              <w:tab/>
              <w:t>For PSK_IDENTITY (&lt;item ID&gt;=12)</w:t>
            </w:r>
            <w:r>
              <w:tab/>
            </w:r>
          </w:p>
          <w:p w14:paraId="04DC4429" w14:textId="24563229" w:rsidR="00302150" w:rsidRDefault="00302150" w:rsidP="00E33C7D">
            <w:pPr>
              <w:pStyle w:val="TableBody"/>
            </w:pPr>
            <w:r>
              <w:tab/>
            </w:r>
            <w:r>
              <w:tab/>
            </w:r>
            <w:r>
              <w:tab/>
            </w:r>
            <w:r w:rsidR="00B95F40">
              <w:t>Raw data</w:t>
            </w:r>
          </w:p>
          <w:p w14:paraId="112F86FB" w14:textId="7BF580BE" w:rsidR="00302150" w:rsidRDefault="00302150" w:rsidP="00E33C7D">
            <w:pPr>
              <w:pStyle w:val="TableBody"/>
            </w:pPr>
            <w:r>
              <w:tab/>
            </w:r>
            <w:r>
              <w:tab/>
            </w:r>
            <w:r>
              <w:tab/>
              <w:t xml:space="preserve">Max size is </w:t>
            </w:r>
            <w:r w:rsidR="00AC57EC">
              <w:t xml:space="preserve">128 </w:t>
            </w:r>
            <w:r>
              <w:t>bytes</w:t>
            </w:r>
          </w:p>
          <w:p w14:paraId="6759F37E" w14:textId="096B37D8" w:rsidR="00302150" w:rsidRDefault="00302150" w:rsidP="00E33C7D">
            <w:pPr>
              <w:pStyle w:val="TableBody"/>
            </w:pPr>
            <w:r>
              <w:tab/>
            </w:r>
            <w:r>
              <w:tab/>
              <w:t>For PSK (&lt;item ID&gt;=13)</w:t>
            </w:r>
            <w:r>
              <w:tab/>
            </w:r>
          </w:p>
          <w:p w14:paraId="00DF1E57" w14:textId="1458E7D8" w:rsidR="00302150" w:rsidRDefault="00302150" w:rsidP="00E33C7D">
            <w:pPr>
              <w:pStyle w:val="TableBody"/>
            </w:pPr>
            <w:r>
              <w:tab/>
            </w:r>
            <w:r>
              <w:tab/>
            </w:r>
            <w:r>
              <w:tab/>
            </w:r>
            <w:r w:rsidR="00AC57EC">
              <w:t>Raw data</w:t>
            </w:r>
          </w:p>
          <w:p w14:paraId="0A9BA2DC" w14:textId="2428F6A7" w:rsidR="00302150" w:rsidRDefault="00302150" w:rsidP="00E33C7D">
            <w:pPr>
              <w:pStyle w:val="TableBody"/>
            </w:pPr>
            <w:r>
              <w:tab/>
            </w:r>
            <w:r>
              <w:tab/>
            </w:r>
            <w:r>
              <w:tab/>
              <w:t xml:space="preserve">Max size is </w:t>
            </w:r>
            <w:r w:rsidR="00AC57EC">
              <w:t xml:space="preserve">64 </w:t>
            </w:r>
            <w:r>
              <w:t>bytes</w:t>
            </w:r>
            <w:r>
              <w:tab/>
            </w:r>
          </w:p>
          <w:p w14:paraId="0FC38EB1" w14:textId="77777777" w:rsidR="00302150" w:rsidRDefault="00302150" w:rsidP="00E33C7D">
            <w:pPr>
              <w:pStyle w:val="TableBody"/>
            </w:pPr>
          </w:p>
          <w:p w14:paraId="5C45E731" w14:textId="77777777" w:rsidR="00302150" w:rsidRDefault="00302150" w:rsidP="00E33C7D">
            <w:pPr>
              <w:pStyle w:val="TableBody"/>
            </w:pPr>
            <w:r w:rsidRPr="0077536E">
              <w:rPr>
                <w:b/>
              </w:rPr>
              <w:t>&lt;result&gt;</w:t>
            </w:r>
            <w:r>
              <w:tab/>
              <w:t>0</w:t>
            </w:r>
            <w:r>
              <w:tab/>
              <w:t>Write operation OK or Verification OK (credential matches the supplied data)</w:t>
            </w:r>
            <w:r>
              <w:tab/>
            </w:r>
          </w:p>
          <w:p w14:paraId="00C31E8E" w14:textId="77777777" w:rsidR="00302150" w:rsidRDefault="00302150" w:rsidP="00E33C7D">
            <w:pPr>
              <w:pStyle w:val="TableBody"/>
            </w:pPr>
            <w:r>
              <w:tab/>
            </w:r>
            <w:r>
              <w:tab/>
              <w:t>1</w:t>
            </w:r>
            <w:r>
              <w:tab/>
              <w:t>No credential stored</w:t>
            </w:r>
            <w:r>
              <w:tab/>
            </w:r>
          </w:p>
          <w:p w14:paraId="5877DDFD" w14:textId="77777777" w:rsidR="00302150" w:rsidRPr="00C41274" w:rsidRDefault="00302150" w:rsidP="00E33C7D">
            <w:pPr>
              <w:pStyle w:val="TableBody"/>
              <w:rPr>
                <w:snapToGrid w:val="0"/>
              </w:rPr>
            </w:pPr>
            <w:r>
              <w:tab/>
            </w:r>
            <w:r>
              <w:tab/>
              <w:t>2</w:t>
            </w:r>
            <w:r>
              <w:tab/>
              <w:t>Credential doesn’t match the supplied data (verification mode)</w:t>
            </w:r>
            <w:r>
              <w:tab/>
            </w:r>
          </w:p>
        </w:tc>
      </w:tr>
      <w:tr w:rsidR="00302150" w:rsidRPr="00C41274" w14:paraId="11B7299D" w14:textId="77777777" w:rsidTr="00302150">
        <w:trPr>
          <w:trHeight w:val="65"/>
        </w:trPr>
        <w:tc>
          <w:tcPr>
            <w:tcW w:w="1690" w:type="dxa"/>
            <w:tcBorders>
              <w:top w:val="single" w:sz="6" w:space="0" w:color="000000"/>
              <w:left w:val="single" w:sz="2" w:space="0" w:color="auto"/>
              <w:bottom w:val="single" w:sz="6" w:space="0" w:color="000000"/>
              <w:right w:val="single" w:sz="2" w:space="0" w:color="auto"/>
            </w:tcBorders>
            <w:shd w:val="clear" w:color="auto" w:fill="FFFFFF"/>
          </w:tcPr>
          <w:p w14:paraId="5EC62862" w14:textId="77777777" w:rsidR="00302150" w:rsidRPr="00C41274" w:rsidRDefault="00302150" w:rsidP="00E33C7D">
            <w:pPr>
              <w:pStyle w:val="TableBody"/>
            </w:pPr>
            <w:r w:rsidRPr="00C41274">
              <w:rPr>
                <w:u w:val="single"/>
              </w:rPr>
              <w:t>Reference</w:t>
            </w:r>
          </w:p>
          <w:p w14:paraId="730814CF" w14:textId="77777777" w:rsidR="00302150" w:rsidRPr="00E52399" w:rsidRDefault="00302150" w:rsidP="00E33C7D">
            <w:pPr>
              <w:pStyle w:val="TableBody"/>
            </w:pPr>
            <w:r>
              <w:t>Sierra Wireless Proprietary</w:t>
            </w:r>
          </w:p>
        </w:tc>
        <w:tc>
          <w:tcPr>
            <w:tcW w:w="7803" w:type="dxa"/>
            <w:tcBorders>
              <w:top w:val="single" w:sz="6" w:space="0" w:color="000000"/>
              <w:left w:val="single" w:sz="2" w:space="0" w:color="auto"/>
              <w:bottom w:val="single" w:sz="6" w:space="0" w:color="000000"/>
              <w:right w:val="single" w:sz="2" w:space="0" w:color="auto"/>
            </w:tcBorders>
            <w:shd w:val="clear" w:color="auto" w:fill="FFFFFF"/>
          </w:tcPr>
          <w:p w14:paraId="181347E8" w14:textId="77777777" w:rsidR="00302150" w:rsidRPr="00C41274" w:rsidRDefault="00302150" w:rsidP="00E33C7D">
            <w:pPr>
              <w:pStyle w:val="TableBody"/>
            </w:pPr>
            <w:r w:rsidRPr="00C41274">
              <w:rPr>
                <w:u w:val="single"/>
              </w:rPr>
              <w:t>Notes</w:t>
            </w:r>
          </w:p>
          <w:p w14:paraId="36BA48C1" w14:textId="77777777" w:rsidR="00302150" w:rsidRDefault="00302150" w:rsidP="00E33C7D">
            <w:pPr>
              <w:pStyle w:val="TableBody"/>
              <w:numPr>
                <w:ilvl w:val="0"/>
                <w:numId w:val="1"/>
              </w:numPr>
            </w:pPr>
            <w:r>
              <w:t>This Sierra Wireless proprietary command is used during the production process and allows setting up / verifying the credentials required by Air Prime Management service (AMS).</w:t>
            </w:r>
          </w:p>
          <w:p w14:paraId="2385D3CE" w14:textId="77777777" w:rsidR="00302150" w:rsidRDefault="00302150" w:rsidP="00E33C7D">
            <w:pPr>
              <w:pStyle w:val="TableBody"/>
              <w:numPr>
                <w:ilvl w:val="0"/>
                <w:numId w:val="1"/>
              </w:numPr>
            </w:pPr>
            <w:r>
              <w:t>This command shall be used sequentially for each requested item.</w:t>
            </w:r>
          </w:p>
          <w:p w14:paraId="601B4872" w14:textId="77777777" w:rsidR="00302150" w:rsidRPr="00C41274" w:rsidRDefault="00302150" w:rsidP="00E33C7D">
            <w:pPr>
              <w:pStyle w:val="TableBody"/>
              <w:numPr>
                <w:ilvl w:val="0"/>
                <w:numId w:val="1"/>
              </w:numPr>
            </w:pPr>
            <w:r w:rsidRPr="004852B5">
              <w:t xml:space="preserve">This command returns ERROR when </w:t>
            </w:r>
            <w:r>
              <w:t xml:space="preserve">the </w:t>
            </w:r>
            <w:r w:rsidRPr="004852B5">
              <w:t>read or test command is input. This is an expected result as to show that this command is strictly confidential and for security reasons it is not possible to read the data.</w:t>
            </w:r>
          </w:p>
        </w:tc>
      </w:tr>
      <w:tr w:rsidR="00302150" w:rsidRPr="00C41274" w14:paraId="7D8FA899" w14:textId="77777777" w:rsidTr="00302150">
        <w:trPr>
          <w:trHeight w:val="65"/>
        </w:trPr>
        <w:tc>
          <w:tcPr>
            <w:tcW w:w="1690" w:type="dxa"/>
            <w:tcBorders>
              <w:top w:val="single" w:sz="6" w:space="0" w:color="000000"/>
              <w:left w:val="single" w:sz="2" w:space="0" w:color="auto"/>
              <w:bottom w:val="single" w:sz="18" w:space="0" w:color="auto"/>
              <w:right w:val="single" w:sz="2" w:space="0" w:color="auto"/>
            </w:tcBorders>
            <w:shd w:val="clear" w:color="auto" w:fill="FFFFFF"/>
          </w:tcPr>
          <w:p w14:paraId="3AC42A9A" w14:textId="77777777" w:rsidR="00302150" w:rsidRPr="00C41274" w:rsidRDefault="00302150" w:rsidP="00E33C7D">
            <w:pPr>
              <w:pStyle w:val="TableBody"/>
              <w:rPr>
                <w:u w:val="single"/>
              </w:rPr>
            </w:pPr>
            <w:r>
              <w:rPr>
                <w:u w:val="single"/>
              </w:rPr>
              <w:t>Examples</w:t>
            </w:r>
          </w:p>
        </w:tc>
        <w:tc>
          <w:tcPr>
            <w:tcW w:w="7803" w:type="dxa"/>
            <w:tcBorders>
              <w:top w:val="single" w:sz="6" w:space="0" w:color="000000"/>
              <w:left w:val="single" w:sz="2" w:space="0" w:color="auto"/>
              <w:bottom w:val="single" w:sz="18" w:space="0" w:color="auto"/>
              <w:right w:val="single" w:sz="2" w:space="0" w:color="auto"/>
            </w:tcBorders>
            <w:shd w:val="clear" w:color="auto" w:fill="FFFFFF"/>
          </w:tcPr>
          <w:p w14:paraId="12A32320" w14:textId="078BAF22" w:rsidR="00302150" w:rsidRPr="004C33F9" w:rsidRDefault="00302150" w:rsidP="00E33C7D">
            <w:pPr>
              <w:pStyle w:val="TableBody"/>
              <w:rPr>
                <w:b/>
              </w:rPr>
            </w:pPr>
            <w:r w:rsidRPr="004C33F9">
              <w:rPr>
                <w:b/>
              </w:rPr>
              <w:t>AT+WAMS=1,</w:t>
            </w:r>
            <w:r>
              <w:rPr>
                <w:b/>
              </w:rPr>
              <w:t>11</w:t>
            </w:r>
            <w:r w:rsidRPr="004C33F9">
              <w:rPr>
                <w:b/>
              </w:rPr>
              <w:t>,</w:t>
            </w:r>
            <w:commentRangeStart w:id="30"/>
            <w:commentRangeStart w:id="31"/>
            <w:del w:id="32" w:author="Said Lankri" w:date="2017-06-13T12:02:00Z">
              <w:r w:rsidRPr="004C33F9" w:rsidDel="00A97CF0">
                <w:rPr>
                  <w:b/>
                </w:rPr>
                <w:delText xml:space="preserve">32 </w:delText>
              </w:r>
            </w:del>
            <w:commentRangeEnd w:id="30"/>
            <w:commentRangeEnd w:id="31"/>
            <w:ins w:id="33" w:author="Said Lankri" w:date="2017-06-13T12:02:00Z">
              <w:r w:rsidR="00A97CF0" w:rsidRPr="004C33F9">
                <w:rPr>
                  <w:b/>
                </w:rPr>
                <w:t>3</w:t>
              </w:r>
              <w:r w:rsidR="00A97CF0">
                <w:rPr>
                  <w:b/>
                </w:rPr>
                <w:t>0</w:t>
              </w:r>
              <w:r w:rsidR="00A97CF0" w:rsidRPr="004C33F9">
                <w:rPr>
                  <w:b/>
                </w:rPr>
                <w:t xml:space="preserve"> </w:t>
              </w:r>
            </w:ins>
            <w:r w:rsidR="00000F03">
              <w:rPr>
                <w:rStyle w:val="CommentReference"/>
                <w:rFonts w:ascii="Verdana" w:hAnsi="Verdana" w:cs="Times New Roman"/>
                <w:lang w:eastAsia="en-US"/>
              </w:rPr>
              <w:commentReference w:id="30"/>
            </w:r>
            <w:r w:rsidR="00A97CF0">
              <w:rPr>
                <w:rStyle w:val="CommentReference"/>
                <w:rFonts w:ascii="Verdana" w:hAnsi="Verdana" w:cs="Times New Roman"/>
                <w:lang w:eastAsia="en-US"/>
              </w:rPr>
              <w:commentReference w:id="31"/>
            </w:r>
            <w:r w:rsidRPr="004C33F9">
              <w:rPr>
                <w:b/>
              </w:rPr>
              <w:t>&lt;CR&gt;</w:t>
            </w:r>
          </w:p>
          <w:p w14:paraId="1787398D" w14:textId="56E59135" w:rsidR="00302150" w:rsidRPr="004C33F9" w:rsidRDefault="00302150" w:rsidP="00E33C7D">
            <w:pPr>
              <w:pStyle w:val="TableBody"/>
              <w:rPr>
                <w:b/>
              </w:rPr>
            </w:pPr>
            <w:r w:rsidRPr="004C33F9">
              <w:rPr>
                <w:b/>
              </w:rPr>
              <w:t xml:space="preserve">&gt; </w:t>
            </w:r>
            <w:commentRangeStart w:id="34"/>
            <w:commentRangeStart w:id="35"/>
            <w:del w:id="36" w:author="Said Lankri" w:date="2017-06-13T12:02:00Z">
              <w:r w:rsidR="00DD5F67" w:rsidRPr="004C33F9" w:rsidDel="00A97CF0">
                <w:rPr>
                  <w:b/>
                </w:rPr>
                <w:delText>“</w:delText>
              </w:r>
            </w:del>
            <w:r w:rsidR="000C3849" w:rsidRPr="000C3849">
              <w:rPr>
                <w:b/>
              </w:rPr>
              <w:t>636F6170733A2F2F62732E61697276616E746167652E6E65743A35363834</w:t>
            </w:r>
            <w:del w:id="37" w:author="Said Lankri" w:date="2017-06-13T12:02:00Z">
              <w:r w:rsidR="00DD5F67" w:rsidRPr="004C33F9" w:rsidDel="00A97CF0">
                <w:rPr>
                  <w:b/>
                </w:rPr>
                <w:delText>”</w:delText>
              </w:r>
              <w:r w:rsidRPr="004C33F9" w:rsidDel="00A97CF0">
                <w:rPr>
                  <w:b/>
                </w:rPr>
                <w:delText xml:space="preserve"> </w:delText>
              </w:r>
            </w:del>
            <w:commentRangeEnd w:id="34"/>
            <w:r w:rsidR="00000F03">
              <w:rPr>
                <w:rStyle w:val="CommentReference"/>
                <w:rFonts w:ascii="Verdana" w:hAnsi="Verdana" w:cs="Times New Roman"/>
                <w:lang w:eastAsia="en-US"/>
              </w:rPr>
              <w:commentReference w:id="34"/>
            </w:r>
            <w:commentRangeEnd w:id="35"/>
            <w:r w:rsidR="00A97CF0">
              <w:rPr>
                <w:rStyle w:val="CommentReference"/>
                <w:rFonts w:ascii="Verdana" w:hAnsi="Verdana" w:cs="Times New Roman"/>
                <w:lang w:eastAsia="en-US"/>
              </w:rPr>
              <w:commentReference w:id="35"/>
            </w:r>
            <w:commentRangeStart w:id="38"/>
            <w:commentRangeStart w:id="39"/>
            <w:r w:rsidRPr="004C33F9">
              <w:rPr>
                <w:b/>
              </w:rPr>
              <w:t>&lt;ctrl-Z&gt;</w:t>
            </w:r>
            <w:commentRangeEnd w:id="38"/>
            <w:r w:rsidR="00000F03">
              <w:rPr>
                <w:rStyle w:val="CommentReference"/>
                <w:rFonts w:ascii="Verdana" w:hAnsi="Verdana" w:cs="Times New Roman"/>
                <w:lang w:eastAsia="en-US"/>
              </w:rPr>
              <w:commentReference w:id="38"/>
            </w:r>
            <w:commentRangeEnd w:id="39"/>
            <w:r w:rsidR="00A97CF0">
              <w:rPr>
                <w:rStyle w:val="CommentReference"/>
                <w:rFonts w:ascii="Verdana" w:hAnsi="Verdana" w:cs="Times New Roman"/>
                <w:lang w:eastAsia="en-US"/>
              </w:rPr>
              <w:commentReference w:id="39"/>
            </w:r>
          </w:p>
          <w:p w14:paraId="39B78F2B" w14:textId="77777777" w:rsidR="00302150" w:rsidRPr="004C33F9" w:rsidRDefault="00302150" w:rsidP="00E33C7D">
            <w:pPr>
              <w:pStyle w:val="TableBody"/>
              <w:rPr>
                <w:b/>
              </w:rPr>
            </w:pPr>
            <w:r w:rsidRPr="004C33F9">
              <w:rPr>
                <w:b/>
              </w:rPr>
              <w:t>+WAMS:0</w:t>
            </w:r>
          </w:p>
          <w:p w14:paraId="51FC4042" w14:textId="77777777" w:rsidR="00302150" w:rsidRPr="004C33F9" w:rsidRDefault="00302150" w:rsidP="00E33C7D">
            <w:pPr>
              <w:pStyle w:val="TableBody"/>
              <w:rPr>
                <w:b/>
              </w:rPr>
            </w:pPr>
            <w:r w:rsidRPr="004C33F9">
              <w:rPr>
                <w:b/>
              </w:rPr>
              <w:t>OK</w:t>
            </w:r>
          </w:p>
          <w:p w14:paraId="553A036F" w14:textId="539F079A" w:rsidR="00302150" w:rsidRDefault="00302150" w:rsidP="00E33C7D">
            <w:pPr>
              <w:pStyle w:val="TableBody"/>
            </w:pPr>
            <w:r>
              <w:t xml:space="preserve">Note: </w:t>
            </w:r>
            <w:r w:rsidR="00DD5F67">
              <w:t>Server URL stored</w:t>
            </w:r>
          </w:p>
          <w:p w14:paraId="2DA2A2E6" w14:textId="2E91E710" w:rsidR="00302150" w:rsidRPr="004C33F9" w:rsidRDefault="00302150" w:rsidP="00E33C7D">
            <w:pPr>
              <w:pStyle w:val="TableBody"/>
              <w:rPr>
                <w:b/>
              </w:rPr>
            </w:pPr>
            <w:r w:rsidRPr="004C33F9">
              <w:rPr>
                <w:b/>
              </w:rPr>
              <w:t>AT+WAMS=0,</w:t>
            </w:r>
            <w:r>
              <w:rPr>
                <w:b/>
              </w:rPr>
              <w:t>11</w:t>
            </w:r>
            <w:r w:rsidRPr="004C33F9">
              <w:rPr>
                <w:b/>
              </w:rPr>
              <w:t>,</w:t>
            </w:r>
            <w:del w:id="40" w:author="Said Lankri" w:date="2017-06-13T12:06:00Z">
              <w:r w:rsidRPr="004C33F9" w:rsidDel="00A97CF0">
                <w:rPr>
                  <w:b/>
                </w:rPr>
                <w:delText>3</w:delText>
              </w:r>
            </w:del>
            <w:del w:id="41" w:author="Said Lankri" w:date="2017-06-13T12:02:00Z">
              <w:r w:rsidRPr="004C33F9" w:rsidDel="00A97CF0">
                <w:rPr>
                  <w:b/>
                </w:rPr>
                <w:delText>2</w:delText>
              </w:r>
            </w:del>
            <w:ins w:id="42" w:author="Said Lankri" w:date="2017-06-13T12:07:00Z">
              <w:r w:rsidR="00A97CF0">
                <w:rPr>
                  <w:b/>
                </w:rPr>
                <w:t>3</w:t>
              </w:r>
            </w:ins>
            <w:ins w:id="43" w:author="Said Lankri" w:date="2017-06-13T12:02:00Z">
              <w:r w:rsidR="00A97CF0">
                <w:rPr>
                  <w:b/>
                </w:rPr>
                <w:t>0</w:t>
              </w:r>
            </w:ins>
            <w:r w:rsidRPr="004C33F9">
              <w:rPr>
                <w:b/>
              </w:rPr>
              <w:t xml:space="preserve"> &lt;CR&gt;</w:t>
            </w:r>
          </w:p>
          <w:p w14:paraId="535028C5" w14:textId="1925E976" w:rsidR="00302150" w:rsidRPr="004C33F9" w:rsidRDefault="00302150" w:rsidP="00E33C7D">
            <w:pPr>
              <w:pStyle w:val="TableBody"/>
              <w:rPr>
                <w:b/>
              </w:rPr>
            </w:pPr>
            <w:r w:rsidRPr="004C33F9">
              <w:rPr>
                <w:b/>
              </w:rPr>
              <w:t xml:space="preserve">&gt; </w:t>
            </w:r>
            <w:commentRangeStart w:id="44"/>
            <w:commentRangeStart w:id="45"/>
            <w:del w:id="46" w:author="Said Lankri" w:date="2017-06-13T12:02:00Z">
              <w:r w:rsidR="00DD5F67" w:rsidRPr="004C33F9" w:rsidDel="00A97CF0">
                <w:rPr>
                  <w:b/>
                </w:rPr>
                <w:delText>“</w:delText>
              </w:r>
            </w:del>
            <w:r w:rsidR="000C3849" w:rsidRPr="000C3849">
              <w:rPr>
                <w:b/>
              </w:rPr>
              <w:t>636F6170733A2F2F62732E61697276616E746167652E6E65743A35363834</w:t>
            </w:r>
            <w:commentRangeEnd w:id="44"/>
            <w:r w:rsidR="00000F03">
              <w:rPr>
                <w:rStyle w:val="CommentReference"/>
                <w:rFonts w:ascii="Verdana" w:hAnsi="Verdana" w:cs="Times New Roman"/>
                <w:lang w:eastAsia="en-US"/>
              </w:rPr>
              <w:commentReference w:id="44"/>
            </w:r>
            <w:commentRangeEnd w:id="45"/>
            <w:r w:rsidR="00A97CF0">
              <w:rPr>
                <w:rStyle w:val="CommentReference"/>
                <w:rFonts w:ascii="Verdana" w:hAnsi="Verdana" w:cs="Times New Roman"/>
                <w:lang w:eastAsia="en-US"/>
              </w:rPr>
              <w:commentReference w:id="45"/>
            </w:r>
            <w:del w:id="47" w:author="Said Lankri" w:date="2017-06-13T12:02:00Z">
              <w:r w:rsidR="00DD5F67" w:rsidRPr="004C33F9" w:rsidDel="00A97CF0">
                <w:rPr>
                  <w:b/>
                </w:rPr>
                <w:delText>”</w:delText>
              </w:r>
            </w:del>
            <w:del w:id="48" w:author="Said Lankri" w:date="2017-06-13T15:13:00Z">
              <w:r w:rsidR="000C3849" w:rsidDel="00C44F8A">
                <w:rPr>
                  <w:b/>
                </w:rPr>
                <w:delText xml:space="preserve"> </w:delText>
              </w:r>
            </w:del>
            <w:commentRangeStart w:id="49"/>
            <w:commentRangeStart w:id="50"/>
            <w:r w:rsidR="000C3849">
              <w:rPr>
                <w:b/>
              </w:rPr>
              <w:t>&lt;ctrl-Z&gt;</w:t>
            </w:r>
            <w:commentRangeEnd w:id="49"/>
            <w:r w:rsidR="00000F03">
              <w:rPr>
                <w:rStyle w:val="CommentReference"/>
                <w:rFonts w:ascii="Verdana" w:hAnsi="Verdana" w:cs="Times New Roman"/>
                <w:lang w:eastAsia="en-US"/>
              </w:rPr>
              <w:commentReference w:id="49"/>
            </w:r>
            <w:commentRangeEnd w:id="50"/>
            <w:r w:rsidR="00A97CF0">
              <w:rPr>
                <w:rStyle w:val="CommentReference"/>
                <w:rFonts w:ascii="Verdana" w:hAnsi="Verdana" w:cs="Times New Roman"/>
                <w:lang w:eastAsia="en-US"/>
              </w:rPr>
              <w:commentReference w:id="50"/>
            </w:r>
          </w:p>
          <w:p w14:paraId="4538F7E4" w14:textId="77777777" w:rsidR="00302150" w:rsidRPr="004C33F9" w:rsidRDefault="00302150" w:rsidP="00E33C7D">
            <w:pPr>
              <w:pStyle w:val="TableBody"/>
              <w:rPr>
                <w:b/>
              </w:rPr>
            </w:pPr>
            <w:r w:rsidRPr="004C33F9">
              <w:rPr>
                <w:b/>
              </w:rPr>
              <w:t>+WAMS:0</w:t>
            </w:r>
          </w:p>
          <w:p w14:paraId="358AB601" w14:textId="77777777" w:rsidR="00302150" w:rsidRPr="004C33F9" w:rsidRDefault="00302150" w:rsidP="00E33C7D">
            <w:pPr>
              <w:pStyle w:val="TableBody"/>
              <w:rPr>
                <w:b/>
              </w:rPr>
            </w:pPr>
            <w:r w:rsidRPr="004C33F9">
              <w:rPr>
                <w:b/>
              </w:rPr>
              <w:t>OK</w:t>
            </w:r>
          </w:p>
          <w:p w14:paraId="2575057A" w14:textId="298FD815" w:rsidR="00302150" w:rsidRDefault="00302150" w:rsidP="00E33C7D">
            <w:pPr>
              <w:pStyle w:val="TableBody"/>
            </w:pPr>
            <w:r>
              <w:t xml:space="preserve">Note: </w:t>
            </w:r>
            <w:r w:rsidR="00DD5F67">
              <w:t>Server URL</w:t>
            </w:r>
            <w:r>
              <w:t xml:space="preserve"> matches the supplied data</w:t>
            </w:r>
          </w:p>
          <w:p w14:paraId="155FED3E" w14:textId="77777777" w:rsidR="00302150" w:rsidRDefault="00302150" w:rsidP="00E33C7D">
            <w:pPr>
              <w:pStyle w:val="TableBody"/>
            </w:pPr>
          </w:p>
          <w:p w14:paraId="0FC4A449" w14:textId="1DE32868" w:rsidR="00DD5F67" w:rsidRPr="004C33F9" w:rsidRDefault="00DD5F67" w:rsidP="00DD5F67">
            <w:pPr>
              <w:pStyle w:val="TableBody"/>
              <w:rPr>
                <w:b/>
              </w:rPr>
            </w:pPr>
            <w:r w:rsidRPr="004C33F9">
              <w:rPr>
                <w:b/>
              </w:rPr>
              <w:t>AT+WAMS=0,</w:t>
            </w:r>
            <w:r>
              <w:rPr>
                <w:b/>
              </w:rPr>
              <w:t>12</w:t>
            </w:r>
            <w:r w:rsidRPr="004C33F9">
              <w:rPr>
                <w:b/>
              </w:rPr>
              <w:t>,</w:t>
            </w:r>
            <w:commentRangeStart w:id="51"/>
            <w:commentRangeStart w:id="52"/>
            <w:r w:rsidRPr="004C33F9">
              <w:rPr>
                <w:b/>
              </w:rPr>
              <w:t>1</w:t>
            </w:r>
            <w:ins w:id="53" w:author="Said Lankri" w:date="2017-06-13T12:06:00Z">
              <w:r w:rsidR="00A97CF0">
                <w:rPr>
                  <w:b/>
                </w:rPr>
                <w:t>6</w:t>
              </w:r>
            </w:ins>
            <w:del w:id="54" w:author="Said Lankri" w:date="2017-06-13T12:06:00Z">
              <w:r w:rsidRPr="004C33F9" w:rsidDel="00A97CF0">
                <w:rPr>
                  <w:b/>
                </w:rPr>
                <w:delText>0</w:delText>
              </w:r>
            </w:del>
            <w:r w:rsidRPr="004C33F9">
              <w:rPr>
                <w:b/>
              </w:rPr>
              <w:t xml:space="preserve"> </w:t>
            </w:r>
            <w:commentRangeEnd w:id="51"/>
            <w:r w:rsidR="00000F03">
              <w:rPr>
                <w:rStyle w:val="CommentReference"/>
                <w:rFonts w:ascii="Verdana" w:hAnsi="Verdana" w:cs="Times New Roman"/>
                <w:lang w:eastAsia="en-US"/>
              </w:rPr>
              <w:commentReference w:id="51"/>
            </w:r>
            <w:commentRangeEnd w:id="52"/>
            <w:r w:rsidR="00A97CF0">
              <w:rPr>
                <w:rStyle w:val="CommentReference"/>
                <w:rFonts w:ascii="Verdana" w:hAnsi="Verdana" w:cs="Times New Roman"/>
                <w:lang w:eastAsia="en-US"/>
              </w:rPr>
              <w:commentReference w:id="52"/>
            </w:r>
            <w:r w:rsidRPr="004C33F9">
              <w:rPr>
                <w:b/>
              </w:rPr>
              <w:t>&lt;CR&gt;</w:t>
            </w:r>
          </w:p>
          <w:p w14:paraId="05DF3D18" w14:textId="6703F537" w:rsidR="00DD5F67" w:rsidRPr="004C33F9" w:rsidRDefault="00DD5F67" w:rsidP="00DD5F67">
            <w:pPr>
              <w:pStyle w:val="TableBody"/>
              <w:rPr>
                <w:b/>
              </w:rPr>
            </w:pPr>
            <w:r w:rsidRPr="004C33F9">
              <w:rPr>
                <w:b/>
              </w:rPr>
              <w:t xml:space="preserve">&gt; </w:t>
            </w:r>
            <w:ins w:id="55" w:author="Said Lankri" w:date="2017-06-13T12:06:00Z">
              <w:r w:rsidR="00A97CF0" w:rsidRPr="00A97CF0">
                <w:rPr>
                  <w:b/>
                </w:rPr>
                <w:t>D39F6FD530AF3B4AC44AFD0440077A3E</w:t>
              </w:r>
            </w:ins>
            <w:del w:id="56" w:author="Said Lankri" w:date="2017-06-13T12:06:00Z">
              <w:r w:rsidRPr="004C33F9" w:rsidDel="00A97CF0">
                <w:rPr>
                  <w:b/>
                </w:rPr>
                <w:delText xml:space="preserve">1234567890 </w:delText>
              </w:r>
            </w:del>
            <w:commentRangeStart w:id="57"/>
            <w:commentRangeStart w:id="58"/>
            <w:r w:rsidRPr="004C33F9">
              <w:rPr>
                <w:b/>
              </w:rPr>
              <w:t>&lt;ctrl-Z&gt;</w:t>
            </w:r>
            <w:commentRangeEnd w:id="57"/>
            <w:r w:rsidR="00000F03">
              <w:rPr>
                <w:rStyle w:val="CommentReference"/>
                <w:rFonts w:ascii="Verdana" w:hAnsi="Verdana" w:cs="Times New Roman"/>
                <w:lang w:eastAsia="en-US"/>
              </w:rPr>
              <w:commentReference w:id="57"/>
            </w:r>
            <w:commentRangeEnd w:id="58"/>
            <w:r w:rsidR="00A97CF0">
              <w:rPr>
                <w:rStyle w:val="CommentReference"/>
                <w:rFonts w:ascii="Verdana" w:hAnsi="Verdana" w:cs="Times New Roman"/>
                <w:lang w:eastAsia="en-US"/>
              </w:rPr>
              <w:commentReference w:id="58"/>
            </w:r>
            <w:r w:rsidRPr="004C33F9">
              <w:rPr>
                <w:b/>
              </w:rPr>
              <w:tab/>
            </w:r>
          </w:p>
          <w:p w14:paraId="60377A83" w14:textId="77777777" w:rsidR="00DD5F67" w:rsidRPr="004C33F9" w:rsidRDefault="00DD5F67" w:rsidP="00DD5F67">
            <w:pPr>
              <w:pStyle w:val="TableBody"/>
              <w:rPr>
                <w:b/>
              </w:rPr>
            </w:pPr>
            <w:r w:rsidRPr="004C33F9">
              <w:rPr>
                <w:b/>
              </w:rPr>
              <w:t>+WAMS:1</w:t>
            </w:r>
          </w:p>
          <w:p w14:paraId="4B63E7A7" w14:textId="77777777" w:rsidR="00DD5F67" w:rsidRPr="004C33F9" w:rsidRDefault="00DD5F67" w:rsidP="00DD5F67">
            <w:pPr>
              <w:pStyle w:val="TableBody"/>
              <w:rPr>
                <w:b/>
              </w:rPr>
            </w:pPr>
            <w:r w:rsidRPr="004C33F9">
              <w:rPr>
                <w:b/>
              </w:rPr>
              <w:t>OK</w:t>
            </w:r>
          </w:p>
          <w:p w14:paraId="52BAD95E" w14:textId="079CB0E7" w:rsidR="00DD5F67" w:rsidRDefault="00DD5F67" w:rsidP="00DD5F67">
            <w:pPr>
              <w:pStyle w:val="TableBody"/>
            </w:pPr>
            <w:commentRangeStart w:id="59"/>
            <w:commentRangeStart w:id="60"/>
            <w:r>
              <w:t>Note: No Device login stored</w:t>
            </w:r>
            <w:del w:id="61" w:author="Said Lankri" w:date="2017-06-13T12:08:00Z">
              <w:r w:rsidDel="00A97CF0">
                <w:delText>.</w:delText>
              </w:r>
              <w:commentRangeEnd w:id="59"/>
              <w:r w:rsidR="00000F03" w:rsidDel="00A97CF0">
                <w:rPr>
                  <w:rStyle w:val="CommentReference"/>
                  <w:rFonts w:ascii="Verdana" w:hAnsi="Verdana" w:cs="Times New Roman"/>
                  <w:lang w:eastAsia="en-US"/>
                </w:rPr>
                <w:commentReference w:id="59"/>
              </w:r>
            </w:del>
            <w:commentRangeEnd w:id="60"/>
            <w:r w:rsidR="00A97CF0">
              <w:rPr>
                <w:rStyle w:val="CommentReference"/>
                <w:rFonts w:ascii="Verdana" w:hAnsi="Verdana" w:cs="Times New Roman"/>
                <w:lang w:eastAsia="en-US"/>
              </w:rPr>
              <w:commentReference w:id="60"/>
            </w:r>
            <w:ins w:id="62" w:author="Said Lankri" w:date="2017-06-13T12:08:00Z">
              <w:r w:rsidR="00A97CF0">
                <w:t xml:space="preserve"> (never entered before).</w:t>
              </w:r>
            </w:ins>
          </w:p>
          <w:p w14:paraId="6531D3F9" w14:textId="77777777" w:rsidR="00DD5F67" w:rsidRDefault="00DD5F67" w:rsidP="00DD5F67">
            <w:pPr>
              <w:pStyle w:val="TableBody"/>
              <w:rPr>
                <w:b/>
              </w:rPr>
            </w:pPr>
          </w:p>
          <w:p w14:paraId="439DD5B8" w14:textId="77777777" w:rsidR="00DD5F67" w:rsidRPr="004C33F9" w:rsidRDefault="00DD5F67" w:rsidP="00DD5F67">
            <w:pPr>
              <w:pStyle w:val="TableBody"/>
              <w:rPr>
                <w:b/>
              </w:rPr>
            </w:pPr>
            <w:r w:rsidRPr="007957A8">
              <w:rPr>
                <w:b/>
              </w:rPr>
              <w:t>AT+WAMS=</w:t>
            </w:r>
            <w:r>
              <w:rPr>
                <w:b/>
              </w:rPr>
              <w:t>1</w:t>
            </w:r>
            <w:r w:rsidRPr="007957A8">
              <w:rPr>
                <w:b/>
              </w:rPr>
              <w:t>,13,16</w:t>
            </w:r>
            <w:r w:rsidRPr="004C33F9">
              <w:rPr>
                <w:b/>
              </w:rPr>
              <w:t>&lt;CR&gt;</w:t>
            </w:r>
          </w:p>
          <w:p w14:paraId="191CBAA7" w14:textId="13198430" w:rsidR="00DD5F67" w:rsidRPr="004C33F9" w:rsidRDefault="00DD5F67" w:rsidP="00DD5F67">
            <w:pPr>
              <w:pStyle w:val="TableBody"/>
              <w:rPr>
                <w:b/>
              </w:rPr>
            </w:pPr>
            <w:r w:rsidRPr="004C33F9">
              <w:rPr>
                <w:b/>
              </w:rPr>
              <w:t>&gt;</w:t>
            </w:r>
            <w:r w:rsidR="00AC57EC">
              <w:rPr>
                <w:b/>
              </w:rPr>
              <w:t xml:space="preserve"> </w:t>
            </w:r>
            <w:r w:rsidRPr="007957A8">
              <w:rPr>
                <w:b/>
              </w:rPr>
              <w:t>AFAC80F04B7E20A46A897643C722D58A</w:t>
            </w:r>
            <w:r w:rsidRPr="004C33F9">
              <w:rPr>
                <w:b/>
              </w:rPr>
              <w:t>&lt;ctrl-Z&gt;</w:t>
            </w:r>
          </w:p>
          <w:p w14:paraId="7E316517" w14:textId="77777777" w:rsidR="00DD5F67" w:rsidRPr="004C33F9" w:rsidRDefault="00DD5F67" w:rsidP="00DD5F67">
            <w:pPr>
              <w:pStyle w:val="TableBody"/>
              <w:rPr>
                <w:b/>
              </w:rPr>
            </w:pPr>
            <w:r w:rsidRPr="004C33F9">
              <w:rPr>
                <w:b/>
              </w:rPr>
              <w:t>+WAMS:0</w:t>
            </w:r>
          </w:p>
          <w:p w14:paraId="48002E0C" w14:textId="77777777" w:rsidR="00DD5F67" w:rsidRPr="004C33F9" w:rsidRDefault="00DD5F67" w:rsidP="00DD5F67">
            <w:pPr>
              <w:pStyle w:val="TableBody"/>
              <w:rPr>
                <w:b/>
              </w:rPr>
            </w:pPr>
            <w:r w:rsidRPr="004C33F9">
              <w:rPr>
                <w:b/>
              </w:rPr>
              <w:t>OK</w:t>
            </w:r>
          </w:p>
          <w:p w14:paraId="49F36497" w14:textId="77777777" w:rsidR="00DD5F67" w:rsidRDefault="00DD5F67" w:rsidP="00DD5F67">
            <w:pPr>
              <w:pStyle w:val="TableBody"/>
            </w:pPr>
            <w:r>
              <w:t>Note: Firmware Public key stored.</w:t>
            </w:r>
          </w:p>
          <w:p w14:paraId="1966D3B8" w14:textId="77777777" w:rsidR="00DD5F67" w:rsidRDefault="00DD5F67" w:rsidP="00DD5F67">
            <w:pPr>
              <w:pStyle w:val="TableBody"/>
            </w:pPr>
          </w:p>
          <w:p w14:paraId="18D4EBAC" w14:textId="77777777" w:rsidR="00DD5F67" w:rsidRPr="004C33F9" w:rsidRDefault="00DD5F67" w:rsidP="00DD5F67">
            <w:pPr>
              <w:pStyle w:val="TableBody"/>
              <w:rPr>
                <w:b/>
              </w:rPr>
            </w:pPr>
            <w:r w:rsidRPr="007957A8">
              <w:rPr>
                <w:b/>
              </w:rPr>
              <w:t>AT+WAMS=0,13,16</w:t>
            </w:r>
            <w:r>
              <w:rPr>
                <w:b/>
              </w:rPr>
              <w:t xml:space="preserve"> </w:t>
            </w:r>
            <w:r w:rsidRPr="004C33F9">
              <w:rPr>
                <w:b/>
              </w:rPr>
              <w:t>&lt;CR&gt;</w:t>
            </w:r>
          </w:p>
          <w:p w14:paraId="3B61F74F" w14:textId="3F073FA5" w:rsidR="00DD5F67" w:rsidRPr="004C33F9" w:rsidRDefault="00DD5F67" w:rsidP="00DD5F67">
            <w:pPr>
              <w:pStyle w:val="TableBody"/>
              <w:rPr>
                <w:b/>
              </w:rPr>
            </w:pPr>
            <w:r>
              <w:rPr>
                <w:b/>
              </w:rPr>
              <w:t>&gt;</w:t>
            </w:r>
            <w:r w:rsidR="00AC57EC">
              <w:rPr>
                <w:b/>
              </w:rPr>
              <w:t xml:space="preserve"> </w:t>
            </w:r>
            <w:r>
              <w:rPr>
                <w:b/>
              </w:rPr>
              <w:t>F</w:t>
            </w:r>
            <w:r w:rsidR="00AC57EC" w:rsidRPr="007957A8">
              <w:rPr>
                <w:b/>
              </w:rPr>
              <w:t>F</w:t>
            </w:r>
            <w:r w:rsidR="00AC57EC">
              <w:rPr>
                <w:b/>
              </w:rPr>
              <w:t>FF</w:t>
            </w:r>
            <w:r w:rsidRPr="007957A8">
              <w:rPr>
                <w:b/>
              </w:rPr>
              <w:t>80F04B7E20A46A897643C722D58A</w:t>
            </w:r>
            <w:r w:rsidRPr="004C33F9">
              <w:rPr>
                <w:b/>
              </w:rPr>
              <w:t>&lt;ctrl-Z&gt;</w:t>
            </w:r>
            <w:r w:rsidRPr="004C33F9">
              <w:rPr>
                <w:b/>
              </w:rPr>
              <w:tab/>
            </w:r>
          </w:p>
          <w:p w14:paraId="385952AA" w14:textId="77777777" w:rsidR="00DD5F67" w:rsidRPr="004C33F9" w:rsidRDefault="00DD5F67" w:rsidP="00DD5F67">
            <w:pPr>
              <w:pStyle w:val="TableBody"/>
              <w:rPr>
                <w:b/>
              </w:rPr>
            </w:pPr>
            <w:r w:rsidRPr="004C33F9">
              <w:rPr>
                <w:b/>
              </w:rPr>
              <w:t>+WAMS:2</w:t>
            </w:r>
          </w:p>
          <w:p w14:paraId="55C509BD" w14:textId="77777777" w:rsidR="00DD5F67" w:rsidRPr="004C33F9" w:rsidRDefault="00DD5F67" w:rsidP="00DD5F67">
            <w:pPr>
              <w:pStyle w:val="TableBody"/>
              <w:rPr>
                <w:b/>
              </w:rPr>
            </w:pPr>
            <w:r w:rsidRPr="004C33F9">
              <w:rPr>
                <w:b/>
              </w:rPr>
              <w:t>OK</w:t>
            </w:r>
          </w:p>
          <w:p w14:paraId="67F6AE75" w14:textId="0F29EDBE" w:rsidR="00302150" w:rsidRPr="00C41274" w:rsidRDefault="00DD5F67" w:rsidP="00E33C7D">
            <w:pPr>
              <w:pStyle w:val="TableBody"/>
              <w:rPr>
                <w:u w:val="single"/>
              </w:rPr>
            </w:pPr>
            <w:r>
              <w:t>Note: Firmware public key does not match the supplied data.</w:t>
            </w:r>
          </w:p>
        </w:tc>
      </w:tr>
    </w:tbl>
    <w:p w14:paraId="622EF578" w14:textId="77777777" w:rsidR="004042FA" w:rsidRDefault="004042FA" w:rsidP="008467AF">
      <w:pPr>
        <w:rPr>
          <w:lang w:eastAsia="zh-CN"/>
        </w:rPr>
      </w:pPr>
    </w:p>
    <w:p w14:paraId="51B66FDB" w14:textId="12BD0907" w:rsidR="00220046" w:rsidRDefault="00220046" w:rsidP="00220046">
      <w:pPr>
        <w:pStyle w:val="Heading1"/>
      </w:pPr>
      <w:bookmarkStart w:id="63" w:name="_Toc473278744"/>
      <w:bookmarkStart w:id="64" w:name="_Toc345081237"/>
      <w:r>
        <w:t>Development notes</w:t>
      </w:r>
      <w:bookmarkEnd w:id="63"/>
    </w:p>
    <w:p w14:paraId="7BD29AC9" w14:textId="693061A7" w:rsidR="005B6470" w:rsidRDefault="00220046" w:rsidP="00220046">
      <w:pPr>
        <w:pStyle w:val="Heading2"/>
      </w:pPr>
      <w:bookmarkStart w:id="65" w:name="_Toc473278745"/>
      <w:bookmarkEnd w:id="19"/>
      <w:bookmarkEnd w:id="20"/>
      <w:bookmarkEnd w:id="21"/>
      <w:bookmarkEnd w:id="22"/>
      <w:bookmarkEnd w:id="23"/>
      <w:bookmarkEnd w:id="64"/>
      <w:r>
        <w:t>References</w:t>
      </w:r>
      <w:bookmarkEnd w:id="65"/>
    </w:p>
    <w:p w14:paraId="001F4479" w14:textId="0F10D2B7" w:rsidR="00220046" w:rsidRDefault="00B359F5" w:rsidP="00B359F5">
      <w:pPr>
        <w:jc w:val="both"/>
        <w:rPr>
          <w:lang w:eastAsia="zh-CN"/>
        </w:rPr>
      </w:pPr>
      <w:commentRangeStart w:id="66"/>
      <w:r>
        <w:rPr>
          <w:lang w:eastAsia="zh-CN"/>
        </w:rPr>
        <w:t xml:space="preserve">The basis for AT command development is: </w:t>
      </w:r>
      <w:r w:rsidR="00753A95" w:rsidRPr="00753A95">
        <w:rPr>
          <w:lang w:eastAsia="zh-CN"/>
        </w:rPr>
        <w:t>HL8518SED_LWM2M_AvMS_Client_ WP1_SDD</w:t>
      </w:r>
      <w:r w:rsidR="0051358C">
        <w:rPr>
          <w:lang w:eastAsia="zh-CN"/>
        </w:rPr>
        <w:t xml:space="preserve"> (FileHold Document 41110569</w:t>
      </w:r>
      <w:ins w:id="67" w:author="Said Lankri" w:date="2017-06-13T15:30:00Z">
        <w:r w:rsidR="003E653E">
          <w:rPr>
            <w:lang w:eastAsia="zh-CN"/>
          </w:rPr>
          <w:t>. This document is out of date now</w:t>
        </w:r>
      </w:ins>
      <w:r w:rsidR="0051358C">
        <w:rPr>
          <w:lang w:eastAsia="zh-CN"/>
        </w:rPr>
        <w:t>)</w:t>
      </w:r>
      <w:r w:rsidR="00753A95">
        <w:rPr>
          <w:lang w:eastAsia="zh-CN"/>
        </w:rPr>
        <w:t>.</w:t>
      </w:r>
      <w:commentRangeEnd w:id="66"/>
      <w:r w:rsidR="00000F03">
        <w:rPr>
          <w:rStyle w:val="CommentReference"/>
          <w:rFonts w:ascii="Verdana" w:hAnsi="Verdana"/>
        </w:rPr>
        <w:commentReference w:id="66"/>
      </w:r>
      <w:bookmarkStart w:id="68" w:name="_GoBack"/>
      <w:bookmarkEnd w:id="68"/>
    </w:p>
    <w:p w14:paraId="28B910B7" w14:textId="51AA2775" w:rsidR="00220046" w:rsidRDefault="00220046" w:rsidP="00220046">
      <w:pPr>
        <w:pStyle w:val="Heading2"/>
      </w:pPr>
      <w:bookmarkStart w:id="69" w:name="_Toc473278746"/>
      <w:r>
        <w:t>Applicability</w:t>
      </w:r>
      <w:bookmarkEnd w:id="69"/>
    </w:p>
    <w:p w14:paraId="684051CD" w14:textId="692CDCE6" w:rsidR="00B359F5" w:rsidRDefault="00917F07" w:rsidP="00917F07">
      <w:pPr>
        <w:jc w:val="both"/>
        <w:rPr>
          <w:lang w:eastAsia="zh-CN"/>
        </w:rPr>
      </w:pPr>
      <w:r>
        <w:rPr>
          <w:lang w:eastAsia="zh-CN"/>
        </w:rPr>
        <w:t>The +WAMS</w:t>
      </w:r>
      <w:r w:rsidR="0051358C">
        <w:rPr>
          <w:lang w:eastAsia="zh-CN"/>
        </w:rPr>
        <w:t xml:space="preserve"> command is an internal command and is available on all input ports.</w:t>
      </w:r>
    </w:p>
    <w:sectPr w:rsidR="00B359F5" w:rsidSect="00E67EFB">
      <w:headerReference w:type="even" r:id="rId18"/>
      <w:headerReference w:type="default"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 w:author="Julien Klein" w:date="2017-06-13T11:38:00Z" w:initials="JK">
    <w:p w14:paraId="5FC4EC5B" w14:textId="09D903B0" w:rsidR="00000F03" w:rsidRDefault="00000F03">
      <w:pPr>
        <w:pStyle w:val="CommentText"/>
      </w:pPr>
      <w:r>
        <w:rPr>
          <w:rStyle w:val="CommentReference"/>
        </w:rPr>
        <w:annotationRef/>
      </w:r>
      <w:r>
        <w:t>To be updated as it is a new version</w:t>
      </w:r>
    </w:p>
  </w:comment>
  <w:comment w:id="30" w:author="Julien Klein" w:date="2017-06-13T11:39:00Z" w:initials="JK">
    <w:p w14:paraId="1D6D8EFE" w14:textId="0D970AF6" w:rsidR="00000F03" w:rsidRDefault="00000F03">
      <w:pPr>
        <w:pStyle w:val="CommentText"/>
      </w:pPr>
      <w:r>
        <w:rPr>
          <w:rStyle w:val="CommentReference"/>
        </w:rPr>
        <w:annotationRef/>
      </w:r>
      <w:r>
        <w:t>Length (32 bytes) does not match the supplied data (30 bytes)</w:t>
      </w:r>
    </w:p>
  </w:comment>
  <w:comment w:id="31" w:author="Said Lankri" w:date="2017-06-13T12:07:00Z" w:initials="SL">
    <w:p w14:paraId="5217F1E0" w14:textId="52A683F5" w:rsidR="00A97CF0" w:rsidRDefault="00A97CF0">
      <w:pPr>
        <w:pStyle w:val="CommentText"/>
      </w:pPr>
      <w:r>
        <w:rPr>
          <w:rStyle w:val="CommentReference"/>
        </w:rPr>
        <w:annotationRef/>
      </w:r>
      <w:r>
        <w:t>done</w:t>
      </w:r>
    </w:p>
  </w:comment>
  <w:comment w:id="34" w:author="Julien Klein" w:date="2017-06-13T11:38:00Z" w:initials="JK">
    <w:p w14:paraId="656F2B89" w14:textId="39A35076" w:rsidR="00000F03" w:rsidRDefault="00000F03">
      <w:pPr>
        <w:pStyle w:val="CommentText"/>
      </w:pPr>
      <w:r>
        <w:rPr>
          <w:rStyle w:val="CommentReference"/>
        </w:rPr>
        <w:annotationRef/>
      </w:r>
      <w:r>
        <w:t>No quotes expected here</w:t>
      </w:r>
    </w:p>
  </w:comment>
  <w:comment w:id="35" w:author="Said Lankri" w:date="2017-06-13T12:07:00Z" w:initials="SL">
    <w:p w14:paraId="59213507" w14:textId="0DD81A3A" w:rsidR="00A97CF0" w:rsidRDefault="00A97CF0">
      <w:pPr>
        <w:pStyle w:val="CommentText"/>
      </w:pPr>
      <w:r>
        <w:rPr>
          <w:rStyle w:val="CommentReference"/>
        </w:rPr>
        <w:annotationRef/>
      </w:r>
      <w:r>
        <w:t>done</w:t>
      </w:r>
    </w:p>
  </w:comment>
  <w:comment w:id="38" w:author="Julien Klein" w:date="2017-06-13T11:41:00Z" w:initials="JK">
    <w:p w14:paraId="1F21CAB7" w14:textId="0830785C" w:rsidR="00000F03" w:rsidRDefault="00000F03">
      <w:pPr>
        <w:pStyle w:val="CommentText"/>
      </w:pPr>
      <w:r>
        <w:rPr>
          <w:rStyle w:val="CommentReference"/>
        </w:rPr>
        <w:annotationRef/>
      </w:r>
      <w:r>
        <w:t>Space not expected before Ctrl-Z</w:t>
      </w:r>
    </w:p>
  </w:comment>
  <w:comment w:id="39" w:author="Said Lankri" w:date="2017-06-13T12:07:00Z" w:initials="SL">
    <w:p w14:paraId="3672E682" w14:textId="6D6E7781" w:rsidR="00A97CF0" w:rsidRDefault="00A97CF0">
      <w:pPr>
        <w:pStyle w:val="CommentText"/>
      </w:pPr>
      <w:r>
        <w:rPr>
          <w:rStyle w:val="CommentReference"/>
        </w:rPr>
        <w:annotationRef/>
      </w:r>
      <w:r>
        <w:t>done</w:t>
      </w:r>
    </w:p>
  </w:comment>
  <w:comment w:id="44" w:author="Julien Klein" w:date="2017-06-13T11:39:00Z" w:initials="JK">
    <w:p w14:paraId="495292B6" w14:textId="6475FCBB" w:rsidR="00000F03" w:rsidRDefault="00000F03">
      <w:pPr>
        <w:pStyle w:val="CommentText"/>
      </w:pPr>
      <w:r>
        <w:rPr>
          <w:rStyle w:val="CommentReference"/>
        </w:rPr>
        <w:annotationRef/>
      </w:r>
      <w:r>
        <w:t>No quotes expected here</w:t>
      </w:r>
    </w:p>
  </w:comment>
  <w:comment w:id="45" w:author="Said Lankri" w:date="2017-06-13T12:07:00Z" w:initials="SL">
    <w:p w14:paraId="41EB87AD" w14:textId="1408C357" w:rsidR="00A97CF0" w:rsidRDefault="00A97CF0">
      <w:pPr>
        <w:pStyle w:val="CommentText"/>
      </w:pPr>
      <w:r>
        <w:rPr>
          <w:rStyle w:val="CommentReference"/>
        </w:rPr>
        <w:annotationRef/>
      </w:r>
      <w:r>
        <w:t>done</w:t>
      </w:r>
    </w:p>
  </w:comment>
  <w:comment w:id="49" w:author="Julien Klein" w:date="2017-06-13T11:42:00Z" w:initials="JK">
    <w:p w14:paraId="69AF0B9D" w14:textId="4A13F073" w:rsidR="00000F03" w:rsidRDefault="00000F03">
      <w:pPr>
        <w:pStyle w:val="CommentText"/>
      </w:pPr>
      <w:r>
        <w:rPr>
          <w:rStyle w:val="CommentReference"/>
        </w:rPr>
        <w:annotationRef/>
      </w:r>
      <w:r>
        <w:t>Space not expected before Ctrl-Z</w:t>
      </w:r>
    </w:p>
  </w:comment>
  <w:comment w:id="50" w:author="Said Lankri" w:date="2017-06-13T12:07:00Z" w:initials="SL">
    <w:p w14:paraId="2F3AA71D" w14:textId="78AE6296" w:rsidR="00A97CF0" w:rsidRDefault="00A97CF0">
      <w:pPr>
        <w:pStyle w:val="CommentText"/>
      </w:pPr>
      <w:r>
        <w:rPr>
          <w:rStyle w:val="CommentReference"/>
        </w:rPr>
        <w:annotationRef/>
      </w:r>
      <w:r>
        <w:t>done</w:t>
      </w:r>
    </w:p>
  </w:comment>
  <w:comment w:id="51" w:author="Julien Klein" w:date="2017-06-13T11:40:00Z" w:initials="JK">
    <w:p w14:paraId="768C38E9" w14:textId="41D33A30" w:rsidR="00000F03" w:rsidRDefault="00000F03">
      <w:pPr>
        <w:pStyle w:val="CommentText"/>
      </w:pPr>
      <w:r>
        <w:rPr>
          <w:rStyle w:val="CommentReference"/>
        </w:rPr>
        <w:annotationRef/>
      </w:r>
      <w:r>
        <w:t>Length (10 bytes) does not match the supplied data (5 bytes). If this is the reason for the ERROR, please indicate it in the note</w:t>
      </w:r>
    </w:p>
  </w:comment>
  <w:comment w:id="52" w:author="Said Lankri" w:date="2017-06-13T12:07:00Z" w:initials="SL">
    <w:p w14:paraId="55091B96" w14:textId="5E8B3AC4" w:rsidR="00A97CF0" w:rsidRDefault="00A97CF0">
      <w:pPr>
        <w:pStyle w:val="CommentText"/>
      </w:pPr>
      <w:r>
        <w:rPr>
          <w:rStyle w:val="CommentReference"/>
        </w:rPr>
        <w:annotationRef/>
      </w:r>
      <w:r>
        <w:t>Done. Length was wrong</w:t>
      </w:r>
    </w:p>
  </w:comment>
  <w:comment w:id="57" w:author="Julien Klein" w:date="2017-06-13T11:42:00Z" w:initials="JK">
    <w:p w14:paraId="79FC4790" w14:textId="16559D17" w:rsidR="00000F03" w:rsidRDefault="00000F03">
      <w:pPr>
        <w:pStyle w:val="CommentText"/>
      </w:pPr>
      <w:r>
        <w:rPr>
          <w:rStyle w:val="CommentReference"/>
        </w:rPr>
        <w:annotationRef/>
      </w:r>
      <w:r>
        <w:t>Space not expected before Ctrl-Z</w:t>
      </w:r>
    </w:p>
  </w:comment>
  <w:comment w:id="58" w:author="Said Lankri" w:date="2017-06-13T12:07:00Z" w:initials="SL">
    <w:p w14:paraId="1E5A6113" w14:textId="2D33335E" w:rsidR="00A97CF0" w:rsidRDefault="00A97CF0">
      <w:pPr>
        <w:pStyle w:val="CommentText"/>
      </w:pPr>
      <w:r>
        <w:rPr>
          <w:rStyle w:val="CommentReference"/>
        </w:rPr>
        <w:annotationRef/>
      </w:r>
      <w:r>
        <w:t>done</w:t>
      </w:r>
    </w:p>
  </w:comment>
  <w:comment w:id="59" w:author="Julien Klein" w:date="2017-06-13T11:40:00Z" w:initials="JK">
    <w:p w14:paraId="5F6C27C4" w14:textId="1CCFDD51" w:rsidR="00000F03" w:rsidRDefault="00000F03">
      <w:pPr>
        <w:pStyle w:val="CommentText"/>
      </w:pPr>
      <w:r>
        <w:rPr>
          <w:rStyle w:val="CommentReference"/>
        </w:rPr>
        <w:annotationRef/>
      </w:r>
      <w:r>
        <w:t>Why? Give the reason</w:t>
      </w:r>
    </w:p>
  </w:comment>
  <w:comment w:id="60" w:author="Said Lankri" w:date="2017-06-13T12:08:00Z" w:initials="SL">
    <w:p w14:paraId="213B4332" w14:textId="2A9794BF" w:rsidR="00A97CF0" w:rsidRDefault="00A97CF0">
      <w:pPr>
        <w:pStyle w:val="CommentText"/>
      </w:pPr>
      <w:r>
        <w:rPr>
          <w:rStyle w:val="CommentReference"/>
        </w:rPr>
        <w:annotationRef/>
      </w:r>
      <w:r w:rsidR="00A90BE3">
        <w:rPr>
          <w:rStyle w:val="CommentReference"/>
        </w:rPr>
        <w:t>When we are asked to verify a credential that has never been stored before, this error is returned</w:t>
      </w:r>
    </w:p>
  </w:comment>
  <w:comment w:id="66" w:author="Julien Klein" w:date="2017-06-13T11:42:00Z" w:initials="JK">
    <w:p w14:paraId="6D782CF5" w14:textId="58CF3BEB" w:rsidR="00000F03" w:rsidRDefault="00000F03">
      <w:pPr>
        <w:pStyle w:val="CommentText"/>
      </w:pPr>
      <w:r>
        <w:rPr>
          <w:rStyle w:val="CommentReference"/>
        </w:rPr>
        <w:annotationRef/>
      </w:r>
      <w:r>
        <w:t>Not exactly as you had to update implementation of bootstrap address storage -&gt; please precise if document under FH is not up-to-date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FC4EC5B" w15:done="0"/>
  <w15:commentEx w15:paraId="1D6D8EFE" w15:done="0"/>
  <w15:commentEx w15:paraId="5217F1E0" w15:paraIdParent="1D6D8EFE" w15:done="0"/>
  <w15:commentEx w15:paraId="656F2B89" w15:done="0"/>
  <w15:commentEx w15:paraId="59213507" w15:paraIdParent="656F2B89" w15:done="0"/>
  <w15:commentEx w15:paraId="1F21CAB7" w15:done="0"/>
  <w15:commentEx w15:paraId="3672E682" w15:paraIdParent="1F21CAB7" w15:done="0"/>
  <w15:commentEx w15:paraId="495292B6" w15:done="0"/>
  <w15:commentEx w15:paraId="41EB87AD" w15:paraIdParent="495292B6" w15:done="0"/>
  <w15:commentEx w15:paraId="69AF0B9D" w15:done="0"/>
  <w15:commentEx w15:paraId="2F3AA71D" w15:paraIdParent="69AF0B9D" w15:done="0"/>
  <w15:commentEx w15:paraId="768C38E9" w15:done="0"/>
  <w15:commentEx w15:paraId="55091B96" w15:paraIdParent="768C38E9" w15:done="0"/>
  <w15:commentEx w15:paraId="79FC4790" w15:done="0"/>
  <w15:commentEx w15:paraId="1E5A6113" w15:paraIdParent="79FC4790" w15:done="0"/>
  <w15:commentEx w15:paraId="5F6C27C4" w15:done="0"/>
  <w15:commentEx w15:paraId="213B4332" w15:paraIdParent="5F6C27C4" w15:done="0"/>
  <w15:commentEx w15:paraId="6D782CF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4A12CE" w14:textId="77777777" w:rsidR="009D5B32" w:rsidRDefault="009D5B32" w:rsidP="0094718A">
      <w:r>
        <w:separator/>
      </w:r>
    </w:p>
    <w:p w14:paraId="4BC007EE" w14:textId="77777777" w:rsidR="009D5B32" w:rsidRDefault="009D5B32" w:rsidP="0094718A"/>
  </w:endnote>
  <w:endnote w:type="continuationSeparator" w:id="0">
    <w:p w14:paraId="29716C6E" w14:textId="77777777" w:rsidR="009D5B32" w:rsidRDefault="009D5B32" w:rsidP="0094718A">
      <w:r>
        <w:continuationSeparator/>
      </w:r>
    </w:p>
    <w:p w14:paraId="7F598A4E" w14:textId="77777777" w:rsidR="009D5B32" w:rsidRDefault="009D5B32"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Gothic720 BT">
    <w:altName w:val="Trebuchet MS"/>
    <w:charset w:val="00"/>
    <w:family w:val="auto"/>
    <w:pitch w:val="default"/>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altName w:val="Courier New"/>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71E25EA6"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del w:id="70" w:author="Said Lankri" w:date="2017-06-13T15:20:00Z">
      <w:r w:rsidDel="004C2AC7">
        <w:delText>[R01</w:delText>
      </w:r>
    </w:del>
    <w:ins w:id="71" w:author="Said Lankri" w:date="2017-06-13T15:20:00Z">
      <w:r w:rsidR="004C2AC7">
        <w:t>R0</w:t>
      </w:r>
      <w:r w:rsidR="004C2AC7">
        <w:t>2</w:t>
      </w:r>
    </w:ins>
    <w:r>
      <w:t>.</w:t>
    </w:r>
    <w:del w:id="72" w:author="Said Lankri" w:date="2017-06-13T15:20:00Z">
      <w:r w:rsidDel="004C2AC7">
        <w:delText>06</w:delText>
      </w:r>
    </w:del>
    <w:ins w:id="73" w:author="Said Lankri" w:date="2017-06-13T15:20:00Z">
      <w:r w:rsidR="004C2AC7">
        <w:t>0</w:t>
      </w:r>
      <w:r w:rsidR="004C2AC7">
        <w:t>0</w:t>
      </w:r>
    </w:ins>
    <w:del w:id="74" w:author="Said Lankri" w:date="2017-06-13T15:20:00Z">
      <w:r w:rsidDel="004C2AC7">
        <w:delText>]</w:delText>
      </w:r>
    </w:del>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3E653E">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8893B17"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del w:id="75" w:author="Said Lankri" w:date="2017-06-13T15:20:00Z">
      <w:r w:rsidDel="004C2AC7">
        <w:fldChar w:fldCharType="begin"/>
      </w:r>
      <w:r w:rsidDel="004C2AC7">
        <w:delInstrText xml:space="preserve"> REF Revision \h  \* MERGEFORMAT </w:delInstrText>
      </w:r>
      <w:r w:rsidDel="004C2AC7">
        <w:fldChar w:fldCharType="separate"/>
      </w:r>
      <w:r w:rsidR="000F520F" w:rsidDel="004C2AC7">
        <w:delText>R01.00</w:delText>
      </w:r>
      <w:r w:rsidDel="004C2AC7">
        <w:fldChar w:fldCharType="end"/>
      </w:r>
    </w:del>
    <w:ins w:id="76" w:author="Said Lankri" w:date="2017-06-13T15:20:00Z">
      <w:r w:rsidR="004C2AC7">
        <w:fldChar w:fldCharType="begin"/>
      </w:r>
      <w:r w:rsidR="004C2AC7">
        <w:instrText xml:space="preserve"> REF Revision \h  \* MERGEFORMAT </w:instrText>
      </w:r>
      <w:r w:rsidR="004C2AC7">
        <w:fldChar w:fldCharType="separate"/>
      </w:r>
      <w:r w:rsidR="004C2AC7">
        <w:t>R0</w:t>
      </w:r>
      <w:r w:rsidR="004C2AC7">
        <w:t>2</w:t>
      </w:r>
      <w:r w:rsidR="004C2AC7">
        <w:t>.</w:t>
      </w:r>
      <w:r w:rsidR="004C2AC7">
        <w:t>00</w:t>
      </w:r>
      <w:r w:rsidR="004C2AC7">
        <w:fldChar w:fldCharType="end"/>
      </w:r>
    </w:ins>
    <w:r w:rsidRPr="0015218C">
      <w:tab/>
    </w:r>
    <w:r>
      <w:fldChar w:fldCharType="begin"/>
    </w:r>
    <w:r>
      <w:instrText xml:space="preserve"> REF Date \h  \* MERGEFORMAT </w:instrText>
    </w:r>
    <w:r>
      <w:fldChar w:fldCharType="separate"/>
    </w:r>
    <w:r w:rsidR="000F520F">
      <w:t>January 27, 2017</w:t>
    </w:r>
    <w:r>
      <w:fldChar w:fldCharType="end"/>
    </w:r>
    <w:r>
      <w:tab/>
    </w:r>
    <w:r>
      <w:fldChar w:fldCharType="begin"/>
    </w:r>
    <w:r>
      <w:instrText xml:space="preserve"> PAGE </w:instrText>
    </w:r>
    <w:r>
      <w:fldChar w:fldCharType="separate"/>
    </w:r>
    <w:r w:rsidR="003E653E">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1B5FB7" w14:textId="77777777" w:rsidR="009D5B32" w:rsidRDefault="009D5B32" w:rsidP="0094718A">
      <w:r>
        <w:separator/>
      </w:r>
    </w:p>
    <w:p w14:paraId="2D33E3D8" w14:textId="77777777" w:rsidR="009D5B32" w:rsidRDefault="009D5B32" w:rsidP="0094718A"/>
  </w:footnote>
  <w:footnote w:type="continuationSeparator" w:id="0">
    <w:p w14:paraId="5AAB958D" w14:textId="77777777" w:rsidR="009D5B32" w:rsidRDefault="009D5B32" w:rsidP="0094718A">
      <w:r>
        <w:continuationSeparator/>
      </w:r>
    </w:p>
    <w:p w14:paraId="039521FC" w14:textId="77777777" w:rsidR="009D5B32" w:rsidRDefault="009D5B32"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0F520F">
                              <w:rPr>
                                <w:lang w:val="en-US"/>
                              </w:rPr>
                              <w:t>AVMS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3E653E">
                              <w:rPr>
                                <w:lang w:val="en-US"/>
                              </w:rPr>
                              <w:t>AVMS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0F520F">
                        <w:rPr>
                          <w:lang w:val="en-US"/>
                        </w:rPr>
                        <w:t>AVMS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3E653E">
                        <w:rPr>
                          <w:lang w:val="en-US"/>
                        </w:rPr>
                        <w:t>AVMS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6F675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CEA8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21A52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7C7B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FCB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848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0C5FC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44A2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2C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69C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00028"/>
    <w:multiLevelType w:val="singleLevel"/>
    <w:tmpl w:val="0000002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003F"/>
    <w:multiLevelType w:val="singleLevel"/>
    <w:tmpl w:val="0000003F"/>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004B"/>
    <w:multiLevelType w:val="singleLevel"/>
    <w:tmpl w:val="0000004B"/>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0051"/>
    <w:multiLevelType w:val="singleLevel"/>
    <w:tmpl w:val="0000005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00000056"/>
    <w:multiLevelType w:val="multilevel"/>
    <w:tmpl w:val="00000056"/>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19"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26"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1" w15:restartNumberingAfterBreak="0">
    <w:nsid w:val="3EE76B1F"/>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32"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6"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7"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9"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6F0305"/>
    <w:multiLevelType w:val="hybridMultilevel"/>
    <w:tmpl w:val="2F5AFF46"/>
    <w:lvl w:ilvl="0" w:tplc="EAC6483A">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1" w15:restartNumberingAfterBreak="0">
    <w:nsid w:val="759E07C6"/>
    <w:multiLevelType w:val="hybridMultilevel"/>
    <w:tmpl w:val="01E88E8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061DE6"/>
    <w:multiLevelType w:val="hybridMultilevel"/>
    <w:tmpl w:val="8B88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6"/>
  </w:num>
  <w:num w:numId="2">
    <w:abstractNumId w:val="37"/>
  </w:num>
  <w:num w:numId="3">
    <w:abstractNumId w:val="16"/>
  </w:num>
  <w:num w:numId="4">
    <w:abstractNumId w:val="25"/>
  </w:num>
  <w:num w:numId="5">
    <w:abstractNumId w:val="39"/>
  </w:num>
  <w:num w:numId="6">
    <w:abstractNumId w:val="27"/>
  </w:num>
  <w:num w:numId="7">
    <w:abstractNumId w:val="28"/>
  </w:num>
  <w:num w:numId="8">
    <w:abstractNumId w:val="17"/>
  </w:num>
  <w:num w:numId="9">
    <w:abstractNumId w:val="30"/>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33"/>
  </w:num>
  <w:num w:numId="13">
    <w:abstractNumId w:val="10"/>
  </w:num>
  <w:num w:numId="14">
    <w:abstractNumId w:val="15"/>
  </w:num>
  <w:num w:numId="15">
    <w:abstractNumId w:val="13"/>
  </w:num>
  <w:num w:numId="16">
    <w:abstractNumId w:val="12"/>
  </w:num>
  <w:num w:numId="17">
    <w:abstractNumId w:val="11"/>
  </w:num>
  <w:num w:numId="18">
    <w:abstractNumId w:val="14"/>
  </w:num>
  <w:num w:numId="19">
    <w:abstractNumId w:val="31"/>
  </w:num>
  <w:num w:numId="20">
    <w:abstractNumId w:val="40"/>
  </w:num>
  <w:num w:numId="21">
    <w:abstractNumId w:val="35"/>
  </w:num>
  <w:num w:numId="22">
    <w:abstractNumId w:val="43"/>
  </w:num>
  <w:num w:numId="23">
    <w:abstractNumId w:val="20"/>
  </w:num>
  <w:num w:numId="24">
    <w:abstractNumId w:val="21"/>
  </w:num>
  <w:num w:numId="25">
    <w:abstractNumId w:val="34"/>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8"/>
  </w:num>
  <w:num w:numId="38">
    <w:abstractNumId w:val="38"/>
  </w:num>
  <w:num w:numId="39">
    <w:abstractNumId w:val="29"/>
  </w:num>
  <w:num w:numId="40">
    <w:abstractNumId w:val="22"/>
  </w:num>
  <w:num w:numId="41">
    <w:abstractNumId w:val="26"/>
  </w:num>
  <w:num w:numId="42">
    <w:abstractNumId w:val="42"/>
  </w:num>
  <w:num w:numId="43">
    <w:abstractNumId w:val="16"/>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4"/>
  </w:num>
  <w:num w:numId="49">
    <w:abstractNumId w:val="32"/>
  </w:num>
  <w:num w:numId="50">
    <w:abstractNumId w:val="41"/>
  </w:num>
  <w:numIdMacAtCleanup w:val="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aid Lankri">
    <w15:presenceInfo w15:providerId="AD" w15:userId="S-1-5-21-1144071785-1927479445-1234779376-73013"/>
  </w15:person>
  <w15:person w15:author="Julien Klein">
    <w15:presenceInfo w15:providerId="AD" w15:userId="S-1-5-21-1144071785-1927479445-1234779376-418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drawingGridHorizontalSpacing w:val="100"/>
  <w:drawingGridVerticalSpacing w:val="187"/>
  <w:displayHorizontalDrawingGridEvery w:val="2"/>
  <w:characterSpacingControl w:val="doNotCompress"/>
  <w:hdrShapeDefaults>
    <o:shapedefaults v:ext="edit" spidmax="409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0F03"/>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3849"/>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53E"/>
    <w:rsid w:val="003E6A71"/>
    <w:rsid w:val="003F1142"/>
    <w:rsid w:val="003F1339"/>
    <w:rsid w:val="003F2656"/>
    <w:rsid w:val="003F2EEF"/>
    <w:rsid w:val="003F62E9"/>
    <w:rsid w:val="003F6F2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2AC7"/>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5B32"/>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0E72"/>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0BE3"/>
    <w:rsid w:val="00A92B31"/>
    <w:rsid w:val="00A937B3"/>
    <w:rsid w:val="00A94438"/>
    <w:rsid w:val="00A947DF"/>
    <w:rsid w:val="00A964DC"/>
    <w:rsid w:val="00A97036"/>
    <w:rsid w:val="00A97CF0"/>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5F40"/>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F8A"/>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1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9"/>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1"/>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2"/>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5"/>
      </w:numPr>
      <w:pBdr>
        <w:bottom w:val="single" w:sz="8" w:space="1" w:color="FF1900"/>
      </w:pBdr>
      <w:ind w:left="1080" w:hanging="1080"/>
    </w:pPr>
  </w:style>
  <w:style w:type="paragraph" w:customStyle="1" w:styleId="Tip">
    <w:name w:val="Tip"/>
    <w:basedOn w:val="Caution"/>
    <w:rsid w:val="0004604B"/>
    <w:pPr>
      <w:numPr>
        <w:numId w:val="7"/>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4"/>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8"/>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3"/>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0FE3E-CB7E-415D-BC7D-A406AD6A4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215</TotalTime>
  <Pages>8</Pages>
  <Words>1256</Words>
  <Characters>7916</Characters>
  <Application>Microsoft Office Word</Application>
  <DocSecurity>0</DocSecurity>
  <Lines>293</Lines>
  <Paragraphs>195</Paragraphs>
  <ScaleCrop>false</ScaleCrop>
  <HeadingPairs>
    <vt:vector size="2" baseType="variant">
      <vt:variant>
        <vt:lpstr>Title</vt:lpstr>
      </vt:variant>
      <vt:variant>
        <vt:i4>1</vt:i4>
      </vt:variant>
    </vt:vector>
  </HeadingPairs>
  <TitlesOfParts>
    <vt:vector size="1" baseType="lpstr">
      <vt:lpstr>AVMS Commands</vt:lpstr>
    </vt:vector>
  </TitlesOfParts>
  <Company>Sierra Wireless</Company>
  <LinksUpToDate>false</LinksUpToDate>
  <CharactersWithSpaces>8977</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AVMS Commands</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Said Lankri</cp:lastModifiedBy>
  <cp:revision>10</cp:revision>
  <cp:lastPrinted>2007-06-07T23:45:00Z</cp:lastPrinted>
  <dcterms:created xsi:type="dcterms:W3CDTF">2017-06-13T09:37:00Z</dcterms:created>
  <dcterms:modified xsi:type="dcterms:W3CDTF">2017-06-13T13:30:00Z</dcterms:modified>
</cp:coreProperties>
</file>