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77777777" w:rsidR="00650BB0" w:rsidRDefault="00650BB0" w:rsidP="00213991">
                              <w:pPr>
                                <w:pStyle w:val="REFREVDATE"/>
                              </w:pPr>
                              <w:r w:rsidRPr="00782843">
                                <w:fldChar w:fldCharType="begin"/>
                              </w:r>
                              <w:r>
                                <w:instrText xml:space="preserve"> DOCPROPERTY  Revision  \* MERGEFORMAT </w:instrText>
                              </w:r>
                              <w:r w:rsidRPr="00782843">
                                <w:fldChar w:fldCharType="separate"/>
                              </w:r>
                              <w:r>
                                <w:t>[R01.xx]</w:t>
                              </w:r>
                              <w:r w:rsidRPr="00782843">
                                <w:fldChar w:fldCharType="end"/>
                              </w:r>
                              <w:bookmarkEnd w:id="1"/>
                            </w:p>
                            <w:bookmarkStart w:id="2" w:name="Date"/>
                            <w:p w14:paraId="5572A100" w14:textId="77777777" w:rsidR="00650BB0" w:rsidRDefault="00650BB0" w:rsidP="00213991">
                              <w:pPr>
                                <w:pStyle w:val="REFREVDATE"/>
                              </w:pPr>
                              <w:r w:rsidRPr="00782843">
                                <w:fldChar w:fldCharType="begin"/>
                              </w:r>
                              <w:r>
                                <w:instrText xml:space="preserve"> DOCPROPERTY  Date  \* MERGEFORMAT </w:instrText>
                              </w:r>
                              <w:r w:rsidRPr="00782843">
                                <w:fldChar w:fldCharType="separate"/>
                              </w:r>
                              <w:r>
                                <w:t>[Date (December 7</w:t>
                              </w:r>
                              <w:r w:rsidRPr="00747FE0">
                                <w:rPr>
                                  <w:vertAlign w:val="superscript"/>
                                </w:rPr>
                                <w:t>th</w:t>
                              </w:r>
                              <w:r>
                                <w:t>, 2016)]</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77777777" w:rsidR="00650BB0" w:rsidRDefault="00650BB0" w:rsidP="004B2498">
                              <w:pPr>
                                <w:pStyle w:val="Title2"/>
                              </w:pPr>
                              <w:r>
                                <w:t>AT Command Name or Group of AT Commands</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77777777" w:rsidR="00650BB0" w:rsidRDefault="00650BB0" w:rsidP="00213991">
                        <w:pPr>
                          <w:pStyle w:val="REFREVDATE"/>
                        </w:pPr>
                        <w:r w:rsidRPr="00782843">
                          <w:fldChar w:fldCharType="begin"/>
                        </w:r>
                        <w:r>
                          <w:instrText xml:space="preserve"> DOCPROPERTY  Revision  \* MERGEFORMAT </w:instrText>
                        </w:r>
                        <w:r w:rsidRPr="00782843">
                          <w:fldChar w:fldCharType="separate"/>
                        </w:r>
                        <w:r>
                          <w:t>[R01.xx]</w:t>
                        </w:r>
                        <w:r w:rsidRPr="00782843">
                          <w:fldChar w:fldCharType="end"/>
                        </w:r>
                        <w:bookmarkEnd w:id="4"/>
                      </w:p>
                      <w:bookmarkStart w:id="5" w:name="Date"/>
                      <w:p w14:paraId="5572A100" w14:textId="77777777" w:rsidR="00650BB0" w:rsidRDefault="00650BB0" w:rsidP="00213991">
                        <w:pPr>
                          <w:pStyle w:val="REFREVDATE"/>
                        </w:pPr>
                        <w:r w:rsidRPr="00782843">
                          <w:fldChar w:fldCharType="begin"/>
                        </w:r>
                        <w:r>
                          <w:instrText xml:space="preserve"> DOCPROPERTY  Date  \* MERGEFORMAT </w:instrText>
                        </w:r>
                        <w:r w:rsidRPr="00782843">
                          <w:fldChar w:fldCharType="separate"/>
                        </w:r>
                        <w:r>
                          <w:t>[Date (December 7</w:t>
                        </w:r>
                        <w:r w:rsidRPr="00747FE0">
                          <w:rPr>
                            <w:vertAlign w:val="superscript"/>
                          </w:rPr>
                          <w:t>th</w:t>
                        </w:r>
                        <w:r>
                          <w:t>, 2016)]</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77777777" w:rsidR="00650BB0" w:rsidRDefault="00650BB0" w:rsidP="004B2498">
                        <w:pPr>
                          <w:pStyle w:val="Title2"/>
                        </w:pPr>
                        <w:r>
                          <w:t>AT Command Name or Group of AT Commands</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6"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w:t>
      </w:r>
      <w:proofErr w:type="spellStart"/>
      <w:r w:rsidRPr="00844859">
        <w:rPr>
          <w:szCs w:val="20"/>
        </w:rPr>
        <w:t>noninfringement</w:t>
      </w:r>
      <w:proofErr w:type="spellEnd"/>
      <w:r w:rsidRPr="00844859">
        <w:rPr>
          <w:szCs w:val="20"/>
        </w:rPr>
        <w:t xml:space="preserve">.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F75E2E"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F75E2E"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F75E2E"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F75E2E"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6"/>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commentRangeStart w:id="7"/>
      <w:r w:rsidRPr="00844859">
        <w:lastRenderedPageBreak/>
        <w:t>Document History</w:t>
      </w:r>
      <w:commentRangeEnd w:id="7"/>
      <w:r w:rsidR="0056113C">
        <w:rPr>
          <w:rStyle w:val="CommentReference"/>
          <w:rFonts w:ascii="Verdana" w:eastAsia="Times New Roman" w:hAnsi="Verdana" w:cs="Times New Roman"/>
          <w:b w:val="0"/>
          <w:lang w:eastAsia="en-US"/>
        </w:rPr>
        <w:commentReference w:id="7"/>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77777777" w:rsidR="00F63A9C" w:rsidRPr="00844859" w:rsidRDefault="00747FE0" w:rsidP="00C9250A">
            <w:pPr>
              <w:pStyle w:val="TableBody"/>
            </w:pPr>
            <w:r>
              <w:t>December 7</w:t>
            </w:r>
            <w:r w:rsidRPr="00747FE0">
              <w:rPr>
                <w:vertAlign w:val="superscript"/>
              </w:rPr>
              <w:t>th</w:t>
            </w:r>
            <w:r w:rsidR="005D6EE8">
              <w:t>,</w:t>
            </w:r>
            <w:r w:rsidR="00F63A9C" w:rsidRPr="00844859">
              <w:t xml:space="preserve"> 20</w:t>
            </w:r>
            <w:r w:rsidR="00F31881">
              <w:t>1</w:t>
            </w:r>
            <w:r>
              <w:t>6</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7777777" w:rsidR="00F63A9C" w:rsidRPr="00844859" w:rsidRDefault="00910FE9" w:rsidP="005C3A0B">
            <w:pPr>
              <w:pStyle w:val="TableBody"/>
            </w:pPr>
            <w:r>
              <w:t>R01.01</w:t>
            </w:r>
          </w:p>
        </w:tc>
        <w:tc>
          <w:tcPr>
            <w:tcW w:w="973" w:type="pct"/>
          </w:tcPr>
          <w:p w14:paraId="05454A4B" w14:textId="77777777" w:rsidR="00F63A9C" w:rsidRPr="00844859" w:rsidRDefault="00747FE0" w:rsidP="005C3A0B">
            <w:pPr>
              <w:pStyle w:val="TableBody"/>
            </w:pPr>
            <w:r>
              <w:t>….</w:t>
            </w:r>
          </w:p>
        </w:tc>
        <w:tc>
          <w:tcPr>
            <w:tcW w:w="3514" w:type="pct"/>
          </w:tcPr>
          <w:p w14:paraId="4E3FDA24" w14:textId="77777777" w:rsidR="00F63A9C" w:rsidRPr="00844859" w:rsidRDefault="00747FE0" w:rsidP="003B6BF6">
            <w:pPr>
              <w:pStyle w:val="TableBody"/>
            </w:pPr>
            <w:r>
              <w:t>Update description</w:t>
            </w:r>
          </w:p>
        </w:tc>
      </w:tr>
      <w:tr w:rsidR="00E633AD" w:rsidRPr="00844859" w14:paraId="62EE3E4F" w14:textId="77777777" w:rsidTr="00413DD8">
        <w:tc>
          <w:tcPr>
            <w:tcW w:w="513" w:type="pct"/>
          </w:tcPr>
          <w:p w14:paraId="5EC5884D" w14:textId="77777777" w:rsidR="00E633AD" w:rsidRPr="00844859" w:rsidRDefault="00747FE0" w:rsidP="005C3A0B">
            <w:pPr>
              <w:pStyle w:val="TableBody"/>
            </w:pPr>
            <w:r>
              <w:t>…</w:t>
            </w: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7151E9C9" w14:textId="77777777" w:rsidR="0056113C"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68869797" w:history="1">
            <w:r w:rsidR="0056113C" w:rsidRPr="007A36DA">
              <w:rPr>
                <w:rStyle w:val="Hyperlink"/>
              </w:rPr>
              <w:t>1.</w:t>
            </w:r>
            <w:r w:rsidR="0056113C">
              <w:rPr>
                <w:rFonts w:asciiTheme="minorHAnsi" w:eastAsiaTheme="minorEastAsia" w:hAnsiTheme="minorHAnsi" w:cstheme="minorBidi"/>
                <w:b w:val="0"/>
                <w:bCs w:val="0"/>
                <w:caps w:val="0"/>
                <w:color w:val="auto"/>
                <w:sz w:val="22"/>
                <w:szCs w:val="22"/>
                <w:lang w:eastAsia="en-US"/>
              </w:rPr>
              <w:tab/>
            </w:r>
            <w:r w:rsidR="0056113C" w:rsidRPr="007A36DA">
              <w:rPr>
                <w:rStyle w:val="Hyperlink"/>
              </w:rPr>
              <w:t>Group of AT Commands</w:t>
            </w:r>
            <w:r w:rsidR="0056113C">
              <w:rPr>
                <w:webHidden/>
              </w:rPr>
              <w:tab/>
            </w:r>
            <w:r w:rsidR="0056113C">
              <w:rPr>
                <w:webHidden/>
              </w:rPr>
              <w:fldChar w:fldCharType="begin"/>
            </w:r>
            <w:r w:rsidR="0056113C">
              <w:rPr>
                <w:webHidden/>
              </w:rPr>
              <w:instrText xml:space="preserve"> PAGEREF _Toc468869797 \h </w:instrText>
            </w:r>
            <w:r w:rsidR="0056113C">
              <w:rPr>
                <w:webHidden/>
              </w:rPr>
            </w:r>
            <w:r w:rsidR="0056113C">
              <w:rPr>
                <w:webHidden/>
              </w:rPr>
              <w:fldChar w:fldCharType="separate"/>
            </w:r>
            <w:r w:rsidR="0056113C">
              <w:rPr>
                <w:webHidden/>
              </w:rPr>
              <w:t>6</w:t>
            </w:r>
            <w:r w:rsidR="0056113C">
              <w:rPr>
                <w:webHidden/>
              </w:rPr>
              <w:fldChar w:fldCharType="end"/>
            </w:r>
          </w:hyperlink>
        </w:p>
        <w:p w14:paraId="6E82B682" w14:textId="77777777" w:rsidR="0056113C" w:rsidRDefault="00F75E2E">
          <w:pPr>
            <w:pStyle w:val="TOC2"/>
            <w:tabs>
              <w:tab w:val="left" w:pos="1195"/>
            </w:tabs>
            <w:rPr>
              <w:rFonts w:asciiTheme="minorHAnsi" w:eastAsiaTheme="minorEastAsia" w:hAnsiTheme="minorHAnsi" w:cstheme="minorBidi"/>
              <w:color w:val="auto"/>
              <w:sz w:val="22"/>
              <w:szCs w:val="22"/>
              <w:lang w:eastAsia="en-US"/>
            </w:rPr>
          </w:pPr>
          <w:hyperlink w:anchor="_Toc468869798" w:history="1">
            <w:r w:rsidR="0056113C" w:rsidRPr="007A36DA">
              <w:rPr>
                <w:rStyle w:val="Hyperlink"/>
              </w:rPr>
              <w:t>1.1.</w:t>
            </w:r>
            <w:r w:rsidR="0056113C">
              <w:rPr>
                <w:rFonts w:asciiTheme="minorHAnsi" w:eastAsiaTheme="minorEastAsia" w:hAnsiTheme="minorHAnsi" w:cstheme="minorBidi"/>
                <w:color w:val="auto"/>
                <w:sz w:val="22"/>
                <w:szCs w:val="22"/>
                <w:lang w:eastAsia="en-US"/>
              </w:rPr>
              <w:tab/>
            </w:r>
            <w:r w:rsidR="0056113C" w:rsidRPr="007A36DA">
              <w:rPr>
                <w:rStyle w:val="Hyperlink"/>
              </w:rPr>
              <w:t>AT Command #1</w:t>
            </w:r>
            <w:r w:rsidR="0056113C">
              <w:rPr>
                <w:webHidden/>
              </w:rPr>
              <w:tab/>
            </w:r>
            <w:r w:rsidR="0056113C">
              <w:rPr>
                <w:webHidden/>
              </w:rPr>
              <w:fldChar w:fldCharType="begin"/>
            </w:r>
            <w:r w:rsidR="0056113C">
              <w:rPr>
                <w:webHidden/>
              </w:rPr>
              <w:instrText xml:space="preserve"> PAGEREF _Toc468869798 \h </w:instrText>
            </w:r>
            <w:r w:rsidR="0056113C">
              <w:rPr>
                <w:webHidden/>
              </w:rPr>
            </w:r>
            <w:r w:rsidR="0056113C">
              <w:rPr>
                <w:webHidden/>
              </w:rPr>
              <w:fldChar w:fldCharType="separate"/>
            </w:r>
            <w:r w:rsidR="0056113C">
              <w:rPr>
                <w:webHidden/>
              </w:rPr>
              <w:t>6</w:t>
            </w:r>
            <w:r w:rsidR="0056113C">
              <w:rPr>
                <w:webHidden/>
              </w:rPr>
              <w:fldChar w:fldCharType="end"/>
            </w:r>
          </w:hyperlink>
        </w:p>
        <w:p w14:paraId="27A0880C" w14:textId="77777777" w:rsidR="0056113C" w:rsidRDefault="00F75E2E">
          <w:pPr>
            <w:pStyle w:val="TOC2"/>
            <w:tabs>
              <w:tab w:val="left" w:pos="1195"/>
            </w:tabs>
            <w:rPr>
              <w:rFonts w:asciiTheme="minorHAnsi" w:eastAsiaTheme="minorEastAsia" w:hAnsiTheme="minorHAnsi" w:cstheme="minorBidi"/>
              <w:color w:val="auto"/>
              <w:sz w:val="22"/>
              <w:szCs w:val="22"/>
              <w:lang w:eastAsia="en-US"/>
            </w:rPr>
          </w:pPr>
          <w:hyperlink w:anchor="_Toc468869799" w:history="1">
            <w:r w:rsidR="0056113C" w:rsidRPr="007A36DA">
              <w:rPr>
                <w:rStyle w:val="Hyperlink"/>
              </w:rPr>
              <w:t>1.2.</w:t>
            </w:r>
            <w:r w:rsidR="0056113C">
              <w:rPr>
                <w:rFonts w:asciiTheme="minorHAnsi" w:eastAsiaTheme="minorEastAsia" w:hAnsiTheme="minorHAnsi" w:cstheme="minorBidi"/>
                <w:color w:val="auto"/>
                <w:sz w:val="22"/>
                <w:szCs w:val="22"/>
                <w:lang w:eastAsia="en-US"/>
              </w:rPr>
              <w:tab/>
            </w:r>
            <w:r w:rsidR="0056113C" w:rsidRPr="007A36DA">
              <w:rPr>
                <w:rStyle w:val="Hyperlink"/>
              </w:rPr>
              <w:t>AT Command #2</w:t>
            </w:r>
            <w:r w:rsidR="0056113C">
              <w:rPr>
                <w:webHidden/>
              </w:rPr>
              <w:tab/>
            </w:r>
            <w:r w:rsidR="0056113C">
              <w:rPr>
                <w:webHidden/>
              </w:rPr>
              <w:fldChar w:fldCharType="begin"/>
            </w:r>
            <w:r w:rsidR="0056113C">
              <w:rPr>
                <w:webHidden/>
              </w:rPr>
              <w:instrText xml:space="preserve"> PAGEREF _Toc468869799 \h </w:instrText>
            </w:r>
            <w:r w:rsidR="0056113C">
              <w:rPr>
                <w:webHidden/>
              </w:rPr>
            </w:r>
            <w:r w:rsidR="0056113C">
              <w:rPr>
                <w:webHidden/>
              </w:rPr>
              <w:fldChar w:fldCharType="separate"/>
            </w:r>
            <w:r w:rsidR="0056113C">
              <w:rPr>
                <w:webHidden/>
              </w:rPr>
              <w:t>6</w:t>
            </w:r>
            <w:r w:rsidR="0056113C">
              <w:rPr>
                <w:webHidden/>
              </w:rPr>
              <w:fldChar w:fldCharType="end"/>
            </w:r>
          </w:hyperlink>
        </w:p>
        <w:p w14:paraId="549000B6" w14:textId="77777777" w:rsidR="0056113C" w:rsidRDefault="00F75E2E">
          <w:pPr>
            <w:pStyle w:val="TOC1"/>
            <w:rPr>
              <w:rFonts w:asciiTheme="minorHAnsi" w:eastAsiaTheme="minorEastAsia" w:hAnsiTheme="minorHAnsi" w:cstheme="minorBidi"/>
              <w:b w:val="0"/>
              <w:bCs w:val="0"/>
              <w:caps w:val="0"/>
              <w:color w:val="auto"/>
              <w:sz w:val="22"/>
              <w:szCs w:val="22"/>
              <w:lang w:eastAsia="en-US"/>
            </w:rPr>
          </w:pPr>
          <w:hyperlink w:anchor="_Toc468869800" w:history="1">
            <w:r w:rsidR="0056113C" w:rsidRPr="007A36DA">
              <w:rPr>
                <w:rStyle w:val="Hyperlink"/>
              </w:rPr>
              <w:t>2.</w:t>
            </w:r>
            <w:r w:rsidR="0056113C">
              <w:rPr>
                <w:rFonts w:asciiTheme="minorHAnsi" w:eastAsiaTheme="minorEastAsia" w:hAnsiTheme="minorHAnsi" w:cstheme="minorBidi"/>
                <w:b w:val="0"/>
                <w:bCs w:val="0"/>
                <w:caps w:val="0"/>
                <w:color w:val="auto"/>
                <w:sz w:val="22"/>
                <w:szCs w:val="22"/>
                <w:lang w:eastAsia="en-US"/>
              </w:rPr>
              <w:tab/>
            </w:r>
            <w:r w:rsidR="0056113C" w:rsidRPr="007A36DA">
              <w:rPr>
                <w:rStyle w:val="Hyperlink"/>
              </w:rPr>
              <w:t>Development notes</w:t>
            </w:r>
            <w:r w:rsidR="0056113C">
              <w:rPr>
                <w:webHidden/>
              </w:rPr>
              <w:tab/>
            </w:r>
            <w:r w:rsidR="0056113C">
              <w:rPr>
                <w:webHidden/>
              </w:rPr>
              <w:fldChar w:fldCharType="begin"/>
            </w:r>
            <w:r w:rsidR="0056113C">
              <w:rPr>
                <w:webHidden/>
              </w:rPr>
              <w:instrText xml:space="preserve"> PAGEREF _Toc468869800 \h </w:instrText>
            </w:r>
            <w:r w:rsidR="0056113C">
              <w:rPr>
                <w:webHidden/>
              </w:rPr>
            </w:r>
            <w:r w:rsidR="0056113C">
              <w:rPr>
                <w:webHidden/>
              </w:rPr>
              <w:fldChar w:fldCharType="separate"/>
            </w:r>
            <w:r w:rsidR="0056113C">
              <w:rPr>
                <w:webHidden/>
              </w:rPr>
              <w:t>7</w:t>
            </w:r>
            <w:r w:rsidR="0056113C">
              <w:rPr>
                <w:webHidden/>
              </w:rPr>
              <w:fldChar w:fldCharType="end"/>
            </w:r>
          </w:hyperlink>
        </w:p>
        <w:p w14:paraId="3378237B" w14:textId="77777777" w:rsidR="0056113C" w:rsidRDefault="00F75E2E">
          <w:pPr>
            <w:pStyle w:val="TOC2"/>
            <w:tabs>
              <w:tab w:val="left" w:pos="1195"/>
            </w:tabs>
            <w:rPr>
              <w:rFonts w:asciiTheme="minorHAnsi" w:eastAsiaTheme="minorEastAsia" w:hAnsiTheme="minorHAnsi" w:cstheme="minorBidi"/>
              <w:color w:val="auto"/>
              <w:sz w:val="22"/>
              <w:szCs w:val="22"/>
              <w:lang w:eastAsia="en-US"/>
            </w:rPr>
          </w:pPr>
          <w:hyperlink w:anchor="_Toc468869801" w:history="1">
            <w:r w:rsidR="0056113C" w:rsidRPr="007A36DA">
              <w:rPr>
                <w:rStyle w:val="Hyperlink"/>
              </w:rPr>
              <w:t>2.1.</w:t>
            </w:r>
            <w:r w:rsidR="0056113C">
              <w:rPr>
                <w:rFonts w:asciiTheme="minorHAnsi" w:eastAsiaTheme="minorEastAsia" w:hAnsiTheme="minorHAnsi" w:cstheme="minorBidi"/>
                <w:color w:val="auto"/>
                <w:sz w:val="22"/>
                <w:szCs w:val="22"/>
                <w:lang w:eastAsia="en-US"/>
              </w:rPr>
              <w:tab/>
            </w:r>
            <w:r w:rsidR="0056113C" w:rsidRPr="007A36DA">
              <w:rPr>
                <w:rStyle w:val="Hyperlink"/>
              </w:rPr>
              <w:t>References</w:t>
            </w:r>
            <w:r w:rsidR="0056113C">
              <w:rPr>
                <w:webHidden/>
              </w:rPr>
              <w:tab/>
            </w:r>
            <w:r w:rsidR="0056113C">
              <w:rPr>
                <w:webHidden/>
              </w:rPr>
              <w:fldChar w:fldCharType="begin"/>
            </w:r>
            <w:r w:rsidR="0056113C">
              <w:rPr>
                <w:webHidden/>
              </w:rPr>
              <w:instrText xml:space="preserve"> PAGEREF _Toc468869801 \h </w:instrText>
            </w:r>
            <w:r w:rsidR="0056113C">
              <w:rPr>
                <w:webHidden/>
              </w:rPr>
            </w:r>
            <w:r w:rsidR="0056113C">
              <w:rPr>
                <w:webHidden/>
              </w:rPr>
              <w:fldChar w:fldCharType="separate"/>
            </w:r>
            <w:r w:rsidR="0056113C">
              <w:rPr>
                <w:webHidden/>
              </w:rPr>
              <w:t>7</w:t>
            </w:r>
            <w:r w:rsidR="0056113C">
              <w:rPr>
                <w:webHidden/>
              </w:rPr>
              <w:fldChar w:fldCharType="end"/>
            </w:r>
          </w:hyperlink>
        </w:p>
        <w:p w14:paraId="22F5E599" w14:textId="77777777" w:rsidR="0056113C" w:rsidRDefault="00F75E2E">
          <w:pPr>
            <w:pStyle w:val="TOC2"/>
            <w:tabs>
              <w:tab w:val="left" w:pos="1195"/>
            </w:tabs>
            <w:rPr>
              <w:rFonts w:asciiTheme="minorHAnsi" w:eastAsiaTheme="minorEastAsia" w:hAnsiTheme="minorHAnsi" w:cstheme="minorBidi"/>
              <w:color w:val="auto"/>
              <w:sz w:val="22"/>
              <w:szCs w:val="22"/>
              <w:lang w:eastAsia="en-US"/>
            </w:rPr>
          </w:pPr>
          <w:hyperlink w:anchor="_Toc468869802" w:history="1">
            <w:r w:rsidR="0056113C" w:rsidRPr="007A36DA">
              <w:rPr>
                <w:rStyle w:val="Hyperlink"/>
              </w:rPr>
              <w:t>2.2.</w:t>
            </w:r>
            <w:r w:rsidR="0056113C">
              <w:rPr>
                <w:rFonts w:asciiTheme="minorHAnsi" w:eastAsiaTheme="minorEastAsia" w:hAnsiTheme="minorHAnsi" w:cstheme="minorBidi"/>
                <w:color w:val="auto"/>
                <w:sz w:val="22"/>
                <w:szCs w:val="22"/>
                <w:lang w:eastAsia="en-US"/>
              </w:rPr>
              <w:tab/>
            </w:r>
            <w:r w:rsidR="0056113C" w:rsidRPr="007A36DA">
              <w:rPr>
                <w:rStyle w:val="Hyperlink"/>
              </w:rPr>
              <w:t>Applicability</w:t>
            </w:r>
            <w:r w:rsidR="0056113C">
              <w:rPr>
                <w:webHidden/>
              </w:rPr>
              <w:tab/>
            </w:r>
            <w:r w:rsidR="0056113C">
              <w:rPr>
                <w:webHidden/>
              </w:rPr>
              <w:fldChar w:fldCharType="begin"/>
            </w:r>
            <w:r w:rsidR="0056113C">
              <w:rPr>
                <w:webHidden/>
              </w:rPr>
              <w:instrText xml:space="preserve"> PAGEREF _Toc468869802 \h </w:instrText>
            </w:r>
            <w:r w:rsidR="0056113C">
              <w:rPr>
                <w:webHidden/>
              </w:rPr>
            </w:r>
            <w:r w:rsidR="0056113C">
              <w:rPr>
                <w:webHidden/>
              </w:rPr>
              <w:fldChar w:fldCharType="separate"/>
            </w:r>
            <w:r w:rsidR="0056113C">
              <w:rPr>
                <w:webHidden/>
              </w:rPr>
              <w:t>7</w:t>
            </w:r>
            <w:r w:rsidR="0056113C">
              <w:rPr>
                <w:webHidden/>
              </w:rPr>
              <w:fldChar w:fldCharType="end"/>
            </w:r>
          </w:hyperlink>
        </w:p>
        <w:p w14:paraId="4E75F619" w14:textId="77777777" w:rsidR="0056113C" w:rsidRDefault="00F75E2E">
          <w:pPr>
            <w:pStyle w:val="TOC2"/>
            <w:tabs>
              <w:tab w:val="left" w:pos="1195"/>
            </w:tabs>
            <w:rPr>
              <w:rFonts w:asciiTheme="minorHAnsi" w:eastAsiaTheme="minorEastAsia" w:hAnsiTheme="minorHAnsi" w:cstheme="minorBidi"/>
              <w:color w:val="auto"/>
              <w:sz w:val="22"/>
              <w:szCs w:val="22"/>
              <w:lang w:eastAsia="en-US"/>
            </w:rPr>
          </w:pPr>
          <w:hyperlink w:anchor="_Toc468869803" w:history="1">
            <w:r w:rsidR="0056113C" w:rsidRPr="007A36DA">
              <w:rPr>
                <w:rStyle w:val="Hyperlink"/>
              </w:rPr>
              <w:t>2.3.</w:t>
            </w:r>
            <w:r w:rsidR="0056113C">
              <w:rPr>
                <w:rFonts w:asciiTheme="minorHAnsi" w:eastAsiaTheme="minorEastAsia" w:hAnsiTheme="minorHAnsi" w:cstheme="minorBidi"/>
                <w:color w:val="auto"/>
                <w:sz w:val="22"/>
                <w:szCs w:val="22"/>
                <w:lang w:eastAsia="en-US"/>
              </w:rPr>
              <w:tab/>
            </w:r>
            <w:r w:rsidR="0056113C" w:rsidRPr="007A36DA">
              <w:rPr>
                <w:rStyle w:val="Hyperlink"/>
              </w:rPr>
              <w:t>Other</w:t>
            </w:r>
            <w:r w:rsidR="0056113C">
              <w:rPr>
                <w:webHidden/>
              </w:rPr>
              <w:tab/>
            </w:r>
            <w:r w:rsidR="0056113C">
              <w:rPr>
                <w:webHidden/>
              </w:rPr>
              <w:fldChar w:fldCharType="begin"/>
            </w:r>
            <w:r w:rsidR="0056113C">
              <w:rPr>
                <w:webHidden/>
              </w:rPr>
              <w:instrText xml:space="preserve"> PAGEREF _Toc468869803 \h </w:instrText>
            </w:r>
            <w:r w:rsidR="0056113C">
              <w:rPr>
                <w:webHidden/>
              </w:rPr>
            </w:r>
            <w:r w:rsidR="0056113C">
              <w:rPr>
                <w:webHidden/>
              </w:rPr>
              <w:fldChar w:fldCharType="separate"/>
            </w:r>
            <w:r w:rsidR="0056113C">
              <w:rPr>
                <w:webHidden/>
              </w:rPr>
              <w:t>7</w:t>
            </w:r>
            <w:r w:rsidR="0056113C">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8" w:name="_Toc170125965"/>
      <w:bookmarkStart w:id="9" w:name="_Toc345081451"/>
      <w:bookmarkStart w:id="10" w:name="_Toc349754087"/>
      <w:bookmarkStart w:id="11" w:name="_Toc170125794"/>
      <w:bookmarkStart w:id="12" w:name="_Toc78179754"/>
    </w:p>
    <w:p w14:paraId="283DF488" w14:textId="77777777" w:rsidR="00C07016" w:rsidRPr="00AE67EA" w:rsidRDefault="00747FE0" w:rsidP="00C07016">
      <w:pPr>
        <w:pStyle w:val="Heading1"/>
      </w:pPr>
      <w:bookmarkStart w:id="13" w:name="_Toc468869797"/>
      <w:commentRangeStart w:id="14"/>
      <w:r>
        <w:lastRenderedPageBreak/>
        <w:t>Group of AT Commands</w:t>
      </w:r>
      <w:commentRangeEnd w:id="14"/>
      <w:r>
        <w:rPr>
          <w:rStyle w:val="CommentReference"/>
          <w:rFonts w:ascii="Verdana" w:eastAsia="Times New Roman" w:hAnsi="Verdana" w:cs="Times New Roman"/>
          <w:b w:val="0"/>
          <w:lang w:eastAsia="en-US"/>
        </w:rPr>
        <w:commentReference w:id="14"/>
      </w:r>
      <w:bookmarkEnd w:id="13"/>
    </w:p>
    <w:p w14:paraId="6BDACDA3" w14:textId="77777777" w:rsidR="00C07016" w:rsidRDefault="00747FE0" w:rsidP="00390523">
      <w:pPr>
        <w:pStyle w:val="Heading2"/>
      </w:pPr>
      <w:bookmarkStart w:id="15" w:name="_Toc468869798"/>
      <w:bookmarkStart w:id="16" w:name="_Toc232914898"/>
      <w:bookmarkStart w:id="17" w:name="_Toc133649734"/>
      <w:commentRangeStart w:id="18"/>
      <w:r>
        <w:t>AT Command #1</w:t>
      </w:r>
      <w:commentRangeEnd w:id="18"/>
      <w:r>
        <w:rPr>
          <w:rStyle w:val="CommentReference"/>
          <w:rFonts w:ascii="Verdana" w:eastAsia="Times New Roman" w:hAnsi="Verdana" w:cs="Times New Roman"/>
          <w:b w:val="0"/>
          <w:lang w:eastAsia="en-US"/>
        </w:rPr>
        <w:commentReference w:id="18"/>
      </w:r>
      <w:bookmarkEnd w:id="15"/>
    </w:p>
    <w:bookmarkEnd w:id="16"/>
    <w:bookmarkEnd w:id="17"/>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7D212E86" w:rsidR="004042FA" w:rsidRPr="00C41274" w:rsidRDefault="004042FA" w:rsidP="001272F1">
            <w:pPr>
              <w:pStyle w:val="TableRowHead"/>
              <w:spacing w:before="144" w:after="144"/>
              <w:rPr>
                <w:bCs w:val="0"/>
              </w:rPr>
            </w:pPr>
            <w:commentRangeStart w:id="19"/>
            <w:r>
              <w:t>HL7718, HL7748, HL7749</w:t>
            </w:r>
            <w:commentRangeEnd w:id="19"/>
            <w:r>
              <w:rPr>
                <w:rStyle w:val="CommentReference"/>
                <w:rFonts w:ascii="Verdana" w:hAnsi="Verdana"/>
                <w:b w:val="0"/>
                <w:bCs w:val="0"/>
                <w:color w:val="3D3E40"/>
                <w:spacing w:val="0"/>
              </w:rPr>
              <w:commentReference w:id="19"/>
            </w:r>
          </w:p>
        </w:tc>
      </w:tr>
      <w:tr w:rsidR="004042FA" w:rsidRPr="00C41274" w14:paraId="706A03F7" w14:textId="77777777" w:rsidTr="004042FA">
        <w:trPr>
          <w:trHeight w:val="978"/>
        </w:trPr>
        <w:tc>
          <w:tcPr>
            <w:tcW w:w="2265" w:type="dxa"/>
          </w:tcPr>
          <w:p w14:paraId="30AF20C0" w14:textId="77777777" w:rsidR="004042FA" w:rsidRPr="00C41274" w:rsidRDefault="004042FA" w:rsidP="001272F1">
            <w:pPr>
              <w:pStyle w:val="TableBody"/>
              <w:keepNext/>
              <w:rPr>
                <w:i/>
              </w:rPr>
            </w:pPr>
            <w:r w:rsidRPr="00C41274">
              <w:rPr>
                <w:i/>
              </w:rPr>
              <w:t>Test command</w:t>
            </w:r>
          </w:p>
          <w:p w14:paraId="498837A5" w14:textId="77777777" w:rsidR="004042FA" w:rsidRPr="00C41274" w:rsidRDefault="004042FA" w:rsidP="001272F1">
            <w:pPr>
              <w:pStyle w:val="TableBody"/>
              <w:keepNext/>
            </w:pPr>
          </w:p>
          <w:p w14:paraId="09CBA33D" w14:textId="77777777" w:rsidR="004042FA" w:rsidRPr="00C41274" w:rsidRDefault="004042FA" w:rsidP="001272F1">
            <w:pPr>
              <w:pStyle w:val="TableBody"/>
              <w:keepNext/>
              <w:rPr>
                <w:u w:val="single"/>
              </w:rPr>
            </w:pPr>
            <w:r w:rsidRPr="00C41274">
              <w:rPr>
                <w:u w:val="single"/>
              </w:rPr>
              <w:t>Syntax</w:t>
            </w:r>
          </w:p>
          <w:p w14:paraId="64421D05" w14:textId="77777777" w:rsidR="004042FA" w:rsidRPr="00C41274" w:rsidRDefault="004042FA" w:rsidP="001272F1">
            <w:pPr>
              <w:pStyle w:val="TableBody"/>
              <w:keepNext/>
              <w:rPr>
                <w:b/>
              </w:rPr>
            </w:pPr>
            <w:r w:rsidRPr="00C41274">
              <w:rPr>
                <w:b/>
              </w:rPr>
              <w:t>AT+KJAM=?</w:t>
            </w:r>
          </w:p>
        </w:tc>
        <w:tc>
          <w:tcPr>
            <w:tcW w:w="6804" w:type="dxa"/>
          </w:tcPr>
          <w:p w14:paraId="57603C0E" w14:textId="77777777" w:rsidR="004042FA" w:rsidRPr="00C41274" w:rsidRDefault="004042FA" w:rsidP="001272F1">
            <w:pPr>
              <w:pStyle w:val="TableBody"/>
              <w:keepNext/>
              <w:rPr>
                <w:u w:val="single"/>
              </w:rPr>
            </w:pPr>
          </w:p>
          <w:p w14:paraId="21ECCCDD" w14:textId="77777777" w:rsidR="004042FA" w:rsidRPr="00C41274" w:rsidRDefault="004042FA" w:rsidP="001272F1">
            <w:pPr>
              <w:pStyle w:val="TableBody"/>
              <w:keepNext/>
              <w:rPr>
                <w:u w:val="single"/>
              </w:rPr>
            </w:pPr>
          </w:p>
          <w:p w14:paraId="147C03B8" w14:textId="77777777" w:rsidR="004042FA" w:rsidRPr="00C41274" w:rsidRDefault="004042FA" w:rsidP="001272F1">
            <w:pPr>
              <w:pStyle w:val="TableBody"/>
              <w:keepNext/>
              <w:rPr>
                <w:u w:val="single"/>
              </w:rPr>
            </w:pPr>
            <w:r w:rsidRPr="00C41274">
              <w:rPr>
                <w:u w:val="single"/>
              </w:rPr>
              <w:t>Response</w:t>
            </w:r>
          </w:p>
          <w:p w14:paraId="74A75D9E" w14:textId="77777777" w:rsidR="004042FA" w:rsidRPr="00C41274" w:rsidRDefault="004042FA" w:rsidP="001272F1">
            <w:pPr>
              <w:pStyle w:val="TableBody"/>
              <w:keepNext/>
            </w:pPr>
            <w:r w:rsidRPr="00C41274">
              <w:rPr>
                <w:b/>
              </w:rPr>
              <w:t>+KJAM:</w:t>
            </w:r>
            <w:r w:rsidRPr="00C41274">
              <w:t xml:space="preserve"> (list of supported </w:t>
            </w:r>
            <w:r w:rsidRPr="00C41274">
              <w:rPr>
                <w:b/>
              </w:rPr>
              <w:t>&lt;mode&gt;</w:t>
            </w:r>
            <w:r w:rsidRPr="00C41274">
              <w:t>s),</w:t>
            </w:r>
            <w:r>
              <w:t xml:space="preserve">(list of supported </w:t>
            </w:r>
            <w:r w:rsidRPr="00C040CE">
              <w:rPr>
                <w:b/>
              </w:rPr>
              <w:t>&lt;</w:t>
            </w:r>
            <w:proofErr w:type="spellStart"/>
            <w:r w:rsidRPr="00C040CE">
              <w:rPr>
                <w:b/>
              </w:rPr>
              <w:t>continuous</w:t>
            </w:r>
            <w:r>
              <w:rPr>
                <w:b/>
              </w:rPr>
              <w:t>_detection</w:t>
            </w:r>
            <w:proofErr w:type="spellEnd"/>
            <w:r w:rsidRPr="00C040CE">
              <w:rPr>
                <w:b/>
              </w:rPr>
              <w:t>&gt;</w:t>
            </w:r>
            <w:r w:rsidRPr="00C040CE">
              <w:t>s</w:t>
            </w:r>
            <w:r>
              <w:t>),</w:t>
            </w:r>
            <w:r w:rsidRPr="00C41274">
              <w:t xml:space="preserve">(list of supported </w:t>
            </w:r>
            <w:r w:rsidRPr="00C41274">
              <w:rPr>
                <w:b/>
              </w:rPr>
              <w:t>&lt;</w:t>
            </w:r>
            <w:proofErr w:type="spellStart"/>
            <w:r w:rsidRPr="00C41274">
              <w:rPr>
                <w:b/>
              </w:rPr>
              <w:t>urc_mode</w:t>
            </w:r>
            <w:proofErr w:type="spellEnd"/>
            <w:r w:rsidRPr="00C41274">
              <w:rPr>
                <w:b/>
              </w:rPr>
              <w:t>&gt;</w:t>
            </w:r>
            <w:r w:rsidRPr="00C41274">
              <w:t xml:space="preserve">s),(list of supported </w:t>
            </w:r>
            <w:r w:rsidRPr="00C41274">
              <w:rPr>
                <w:b/>
              </w:rPr>
              <w:t>&lt;</w:t>
            </w:r>
            <w:proofErr w:type="spellStart"/>
            <w:r w:rsidRPr="00C41274">
              <w:rPr>
                <w:b/>
              </w:rPr>
              <w:t>gpio_mode</w:t>
            </w:r>
            <w:proofErr w:type="spellEnd"/>
            <w:r w:rsidRPr="00C41274">
              <w:rPr>
                <w:b/>
              </w:rPr>
              <w:t>&gt;</w:t>
            </w:r>
            <w:r w:rsidRPr="00C41274">
              <w:t>s),</w:t>
            </w:r>
            <w:r>
              <w:br/>
            </w:r>
            <w:r w:rsidRPr="00C41274">
              <w:t xml:space="preserve">(list of supported </w:t>
            </w:r>
            <w:r w:rsidRPr="00C41274">
              <w:rPr>
                <w:b/>
              </w:rPr>
              <w:t>&lt;</w:t>
            </w:r>
            <w:proofErr w:type="spellStart"/>
            <w:r w:rsidRPr="00C41274">
              <w:rPr>
                <w:b/>
              </w:rPr>
              <w:t>gpio_index</w:t>
            </w:r>
            <w:proofErr w:type="spellEnd"/>
            <w:r w:rsidRPr="00C41274">
              <w:rPr>
                <w:b/>
              </w:rPr>
              <w:t>&gt;</w:t>
            </w:r>
            <w:r w:rsidRPr="00C41274">
              <w:t xml:space="preserve">s),(list of supported </w:t>
            </w:r>
            <w:r w:rsidRPr="00C41274">
              <w:rPr>
                <w:b/>
              </w:rPr>
              <w:t>&lt;</w:t>
            </w:r>
            <w:proofErr w:type="spellStart"/>
            <w:r w:rsidRPr="00C41274">
              <w:rPr>
                <w:b/>
              </w:rPr>
              <w:t>gpio_</w:t>
            </w:r>
            <w:r>
              <w:rPr>
                <w:b/>
              </w:rPr>
              <w:t>result_threshold</w:t>
            </w:r>
            <w:proofErr w:type="spellEnd"/>
            <w:r w:rsidRPr="00C41274">
              <w:rPr>
                <w:b/>
              </w:rPr>
              <w:t>&gt;</w:t>
            </w:r>
            <w:r w:rsidRPr="00C41274">
              <w:t>s</w:t>
            </w:r>
            <w:r>
              <w:t>)</w:t>
            </w:r>
            <w:r w:rsidRPr="0039727D">
              <w:t>,(list of supported</w:t>
            </w:r>
            <w:r>
              <w:t xml:space="preserve"> </w:t>
            </w:r>
            <w:r w:rsidRPr="0039727D">
              <w:rPr>
                <w:b/>
              </w:rPr>
              <w:t>&lt;</w:t>
            </w:r>
            <w:proofErr w:type="spellStart"/>
            <w:r w:rsidRPr="0039727D">
              <w:rPr>
                <w:b/>
              </w:rPr>
              <w:t>urc_result_threshold</w:t>
            </w:r>
            <w:proofErr w:type="spellEnd"/>
            <w:r w:rsidRPr="0039727D">
              <w:rPr>
                <w:b/>
              </w:rPr>
              <w:t>&gt;</w:t>
            </w:r>
            <w:r w:rsidRPr="0039727D">
              <w:t>s)</w:t>
            </w:r>
          </w:p>
          <w:p w14:paraId="53BF63F1" w14:textId="77777777" w:rsidR="004042FA" w:rsidRPr="00C41274" w:rsidRDefault="004042FA" w:rsidP="001272F1">
            <w:pPr>
              <w:pStyle w:val="TableBody"/>
              <w:keepNext/>
            </w:pPr>
            <w:r w:rsidRPr="00C41274">
              <w:rPr>
                <w:b/>
              </w:rPr>
              <w:t>OK</w:t>
            </w:r>
          </w:p>
        </w:tc>
      </w:tr>
      <w:tr w:rsidR="004042FA" w:rsidRPr="00C41274" w14:paraId="573FCB16" w14:textId="77777777" w:rsidTr="004042FA">
        <w:trPr>
          <w:trHeight w:val="65"/>
        </w:trPr>
        <w:tc>
          <w:tcPr>
            <w:tcW w:w="2265" w:type="dxa"/>
          </w:tcPr>
          <w:p w14:paraId="2E271EC1" w14:textId="77777777" w:rsidR="004042FA" w:rsidRPr="00C41274" w:rsidRDefault="004042FA" w:rsidP="001272F1">
            <w:pPr>
              <w:pStyle w:val="TableBody"/>
              <w:rPr>
                <w:i/>
              </w:rPr>
            </w:pPr>
            <w:r w:rsidRPr="00C41274">
              <w:rPr>
                <w:i/>
              </w:rPr>
              <w:t>Read command</w:t>
            </w:r>
          </w:p>
          <w:p w14:paraId="2DD3AE0D" w14:textId="77777777" w:rsidR="004042FA" w:rsidRPr="00C41274" w:rsidRDefault="004042FA" w:rsidP="001272F1">
            <w:pPr>
              <w:pStyle w:val="TableBody"/>
            </w:pPr>
          </w:p>
          <w:p w14:paraId="2CC8FDB1" w14:textId="77777777" w:rsidR="004042FA" w:rsidRPr="00C41274" w:rsidRDefault="004042FA" w:rsidP="001272F1">
            <w:pPr>
              <w:pStyle w:val="TableBody"/>
              <w:rPr>
                <w:u w:val="single"/>
              </w:rPr>
            </w:pPr>
            <w:r w:rsidRPr="00C41274">
              <w:rPr>
                <w:u w:val="single"/>
              </w:rPr>
              <w:t>Syntax</w:t>
            </w:r>
          </w:p>
          <w:p w14:paraId="35B94864" w14:textId="77777777" w:rsidR="004042FA" w:rsidRPr="00C41274" w:rsidRDefault="004042FA" w:rsidP="001272F1">
            <w:pPr>
              <w:pStyle w:val="TableBody"/>
              <w:rPr>
                <w:b/>
              </w:rPr>
            </w:pPr>
            <w:r w:rsidRPr="00C41274">
              <w:rPr>
                <w:b/>
              </w:rPr>
              <w:t>AT+KJAM?</w:t>
            </w:r>
          </w:p>
        </w:tc>
        <w:tc>
          <w:tcPr>
            <w:tcW w:w="6804" w:type="dxa"/>
          </w:tcPr>
          <w:p w14:paraId="201AFD0C" w14:textId="77777777" w:rsidR="004042FA" w:rsidRPr="00137AA5" w:rsidRDefault="004042FA" w:rsidP="001272F1">
            <w:pPr>
              <w:pStyle w:val="TableBody"/>
              <w:rPr>
                <w:u w:val="single"/>
              </w:rPr>
            </w:pPr>
          </w:p>
          <w:p w14:paraId="466A6B3C" w14:textId="77777777" w:rsidR="004042FA" w:rsidRPr="00137AA5" w:rsidRDefault="004042FA" w:rsidP="001272F1">
            <w:pPr>
              <w:pStyle w:val="TableBody"/>
              <w:rPr>
                <w:u w:val="single"/>
              </w:rPr>
            </w:pPr>
          </w:p>
          <w:p w14:paraId="7BA0A746" w14:textId="77777777" w:rsidR="004042FA" w:rsidRPr="00BA6ACA" w:rsidRDefault="004042FA" w:rsidP="001272F1">
            <w:pPr>
              <w:pStyle w:val="TableBody"/>
              <w:rPr>
                <w:u w:val="single"/>
              </w:rPr>
            </w:pPr>
            <w:r w:rsidRPr="00BA6ACA">
              <w:rPr>
                <w:u w:val="single"/>
              </w:rPr>
              <w:t>Response</w:t>
            </w:r>
          </w:p>
          <w:p w14:paraId="5D3E1766" w14:textId="77777777" w:rsidR="004042FA" w:rsidRPr="00BA6ACA" w:rsidRDefault="004042FA" w:rsidP="001272F1">
            <w:pPr>
              <w:pStyle w:val="TableBody"/>
              <w:rPr>
                <w:b/>
                <w:snapToGrid w:val="0"/>
              </w:rPr>
            </w:pPr>
            <w:r w:rsidRPr="00BA6ACA">
              <w:rPr>
                <w:b/>
                <w:snapToGrid w:val="0"/>
              </w:rPr>
              <w:t>+KJAM: &lt;mode&gt;,&lt;</w:t>
            </w:r>
            <w:proofErr w:type="spellStart"/>
            <w:r w:rsidRPr="00BA6ACA">
              <w:rPr>
                <w:b/>
                <w:snapToGrid w:val="0"/>
              </w:rPr>
              <w:t>continuous_detection</w:t>
            </w:r>
            <w:proofErr w:type="spellEnd"/>
            <w:r w:rsidRPr="00BA6ACA">
              <w:rPr>
                <w:b/>
                <w:snapToGrid w:val="0"/>
              </w:rPr>
              <w:t>&gt;,&lt;</w:t>
            </w:r>
            <w:proofErr w:type="spellStart"/>
            <w:r w:rsidRPr="00BA6ACA">
              <w:rPr>
                <w:b/>
                <w:snapToGrid w:val="0"/>
              </w:rPr>
              <w:t>urc_mode</w:t>
            </w:r>
            <w:proofErr w:type="spellEnd"/>
            <w:r w:rsidRPr="00BA6ACA">
              <w:rPr>
                <w:b/>
                <w:snapToGrid w:val="0"/>
              </w:rPr>
              <w:t>&gt;,</w:t>
            </w:r>
            <w:r>
              <w:rPr>
                <w:b/>
                <w:snapToGrid w:val="0"/>
              </w:rPr>
              <w:br/>
            </w:r>
            <w:r w:rsidRPr="00BA6ACA">
              <w:rPr>
                <w:b/>
                <w:snapToGrid w:val="0"/>
              </w:rPr>
              <w:t>&lt;</w:t>
            </w:r>
            <w:proofErr w:type="spellStart"/>
            <w:r w:rsidRPr="00BA6ACA">
              <w:rPr>
                <w:b/>
                <w:snapToGrid w:val="0"/>
              </w:rPr>
              <w:t>gpio_mode</w:t>
            </w:r>
            <w:proofErr w:type="spellEnd"/>
            <w:r w:rsidRPr="00BA6ACA">
              <w:rPr>
                <w:b/>
                <w:snapToGrid w:val="0"/>
              </w:rPr>
              <w:t>&gt;,&lt;</w:t>
            </w:r>
            <w:proofErr w:type="spellStart"/>
            <w:r w:rsidRPr="00BA6ACA">
              <w:rPr>
                <w:b/>
                <w:snapToGrid w:val="0"/>
              </w:rPr>
              <w:t>gpio_index</w:t>
            </w:r>
            <w:proofErr w:type="spellEnd"/>
            <w:r w:rsidRPr="00BA6ACA">
              <w:rPr>
                <w:b/>
                <w:snapToGrid w:val="0"/>
              </w:rPr>
              <w:t>&gt;,</w:t>
            </w:r>
            <w:r w:rsidRPr="00C41274">
              <w:rPr>
                <w:b/>
              </w:rPr>
              <w:t>&lt;</w:t>
            </w:r>
            <w:proofErr w:type="spellStart"/>
            <w:r w:rsidRPr="00C41274">
              <w:rPr>
                <w:b/>
              </w:rPr>
              <w:t>gpio_</w:t>
            </w:r>
            <w:r>
              <w:rPr>
                <w:b/>
              </w:rPr>
              <w:t>result_threshold</w:t>
            </w:r>
            <w:proofErr w:type="spellEnd"/>
            <w:r w:rsidRPr="00C41274">
              <w:rPr>
                <w:b/>
              </w:rPr>
              <w:t>&gt;</w:t>
            </w:r>
            <w:r w:rsidRPr="001139DB">
              <w:rPr>
                <w:b/>
              </w:rPr>
              <w:t>,</w:t>
            </w:r>
            <w:r>
              <w:rPr>
                <w:b/>
              </w:rPr>
              <w:br/>
            </w:r>
            <w:r w:rsidRPr="001139DB">
              <w:rPr>
                <w:b/>
              </w:rPr>
              <w:t>&lt;</w:t>
            </w:r>
            <w:proofErr w:type="spellStart"/>
            <w:r w:rsidRPr="001139DB">
              <w:rPr>
                <w:b/>
              </w:rPr>
              <w:t>urc_result_threshold</w:t>
            </w:r>
            <w:proofErr w:type="spellEnd"/>
            <w:r w:rsidRPr="001139DB">
              <w:rPr>
                <w:b/>
              </w:rPr>
              <w:t>&gt;</w:t>
            </w:r>
          </w:p>
          <w:p w14:paraId="32147E58" w14:textId="77777777" w:rsidR="004042FA" w:rsidRPr="00C41274" w:rsidRDefault="004042FA" w:rsidP="001272F1">
            <w:pPr>
              <w:pStyle w:val="TableBody"/>
            </w:pPr>
            <w:r w:rsidRPr="00C41274">
              <w:rPr>
                <w:b/>
                <w:snapToGrid w:val="0"/>
              </w:rPr>
              <w:t>OK</w:t>
            </w:r>
          </w:p>
        </w:tc>
      </w:tr>
      <w:tr w:rsidR="004042FA" w:rsidRPr="00265629" w14:paraId="5741E374" w14:textId="77777777" w:rsidTr="004042FA">
        <w:trPr>
          <w:cantSplit w:val="0"/>
          <w:trHeight w:val="815"/>
        </w:trPr>
        <w:tc>
          <w:tcPr>
            <w:tcW w:w="2265" w:type="dxa"/>
          </w:tcPr>
          <w:p w14:paraId="455EF205" w14:textId="77777777" w:rsidR="004042FA" w:rsidRPr="00137AA5" w:rsidRDefault="004042FA" w:rsidP="001272F1">
            <w:pPr>
              <w:pStyle w:val="TableBody"/>
              <w:rPr>
                <w:i/>
              </w:rPr>
            </w:pPr>
            <w:r w:rsidRPr="00137AA5">
              <w:rPr>
                <w:i/>
              </w:rPr>
              <w:t>Write command</w:t>
            </w:r>
          </w:p>
          <w:p w14:paraId="66777A4A" w14:textId="77777777" w:rsidR="004042FA" w:rsidRPr="00137AA5" w:rsidRDefault="004042FA" w:rsidP="001272F1">
            <w:pPr>
              <w:pStyle w:val="TableBody"/>
            </w:pPr>
          </w:p>
          <w:p w14:paraId="109B45DF" w14:textId="77777777" w:rsidR="004042FA" w:rsidRPr="00137AA5" w:rsidRDefault="004042FA" w:rsidP="001272F1">
            <w:pPr>
              <w:pStyle w:val="TableBody"/>
              <w:rPr>
                <w:u w:val="single"/>
              </w:rPr>
            </w:pPr>
            <w:r w:rsidRPr="00137AA5">
              <w:rPr>
                <w:u w:val="single"/>
              </w:rPr>
              <w:t>Syntax</w:t>
            </w:r>
          </w:p>
          <w:p w14:paraId="2FD43F73" w14:textId="77777777" w:rsidR="004042FA" w:rsidRPr="00C41274" w:rsidRDefault="004042FA" w:rsidP="001272F1">
            <w:pPr>
              <w:pStyle w:val="TableBody"/>
              <w:rPr>
                <w:b/>
              </w:rPr>
            </w:pPr>
            <w:r w:rsidRPr="00265629">
              <w:rPr>
                <w:b/>
              </w:rPr>
              <w:t>AT+KJAM=</w:t>
            </w:r>
            <w:r>
              <w:rPr>
                <w:b/>
              </w:rPr>
              <w:br/>
            </w:r>
            <w:r w:rsidRPr="00265629">
              <w:rPr>
                <w:b/>
              </w:rPr>
              <w:t>&lt;mode&gt; [,&lt;continuous_</w:t>
            </w:r>
            <w:r>
              <w:rPr>
                <w:b/>
              </w:rPr>
              <w:br/>
            </w:r>
            <w:r w:rsidRPr="00265629">
              <w:rPr>
                <w:b/>
              </w:rPr>
              <w:t>detection&gt; [,&lt;</w:t>
            </w:r>
            <w:proofErr w:type="spellStart"/>
            <w:r w:rsidRPr="00265629">
              <w:rPr>
                <w:b/>
              </w:rPr>
              <w:t>urc_mode</w:t>
            </w:r>
            <w:proofErr w:type="spellEnd"/>
            <w:r w:rsidRPr="00265629">
              <w:rPr>
                <w:b/>
              </w:rPr>
              <w:t>&gt; [,&lt;</w:t>
            </w:r>
            <w:proofErr w:type="spellStart"/>
            <w:r w:rsidRPr="00265629">
              <w:rPr>
                <w:b/>
              </w:rPr>
              <w:t>gpio_mode</w:t>
            </w:r>
            <w:proofErr w:type="spellEnd"/>
            <w:r w:rsidRPr="00265629">
              <w:rPr>
                <w:b/>
              </w:rPr>
              <w:t>&gt; [,&lt;</w:t>
            </w:r>
            <w:proofErr w:type="spellStart"/>
            <w:r w:rsidRPr="00265629">
              <w:rPr>
                <w:b/>
              </w:rPr>
              <w:t>gpio_index</w:t>
            </w:r>
            <w:proofErr w:type="spellEnd"/>
            <w:r w:rsidRPr="00265629">
              <w:rPr>
                <w:b/>
              </w:rPr>
              <w:t>&gt; [,&lt;</w:t>
            </w:r>
            <w:proofErr w:type="spellStart"/>
            <w:r w:rsidRPr="00265629">
              <w:rPr>
                <w:b/>
              </w:rPr>
              <w:t>gpio_</w:t>
            </w:r>
            <w:r>
              <w:rPr>
                <w:b/>
              </w:rPr>
              <w:t>result</w:t>
            </w:r>
            <w:proofErr w:type="spellEnd"/>
            <w:r>
              <w:rPr>
                <w:b/>
              </w:rPr>
              <w:t>_</w:t>
            </w:r>
            <w:r>
              <w:rPr>
                <w:b/>
              </w:rPr>
              <w:br/>
              <w:t>threshold</w:t>
            </w:r>
            <w:r w:rsidRPr="00265629">
              <w:rPr>
                <w:b/>
              </w:rPr>
              <w:t>&gt;</w:t>
            </w:r>
            <w:r w:rsidRPr="00C41274">
              <w:rPr>
                <w:b/>
              </w:rPr>
              <w:t>]]]]</w:t>
            </w:r>
            <w:r>
              <w:rPr>
                <w:b/>
              </w:rPr>
              <w:t>]</w:t>
            </w:r>
          </w:p>
        </w:tc>
        <w:tc>
          <w:tcPr>
            <w:tcW w:w="6804" w:type="dxa"/>
          </w:tcPr>
          <w:p w14:paraId="7C92E488" w14:textId="77777777" w:rsidR="004042FA" w:rsidRDefault="004042FA" w:rsidP="001272F1">
            <w:pPr>
              <w:pStyle w:val="TableBody"/>
              <w:rPr>
                <w:u w:val="single"/>
              </w:rPr>
            </w:pPr>
          </w:p>
          <w:p w14:paraId="2A5639BB" w14:textId="77777777" w:rsidR="004042FA" w:rsidRPr="00C41274" w:rsidRDefault="004042FA" w:rsidP="001272F1">
            <w:pPr>
              <w:pStyle w:val="TableBody"/>
              <w:rPr>
                <w:u w:val="single"/>
              </w:rPr>
            </w:pPr>
          </w:p>
          <w:p w14:paraId="48F18C61" w14:textId="77777777" w:rsidR="004042FA" w:rsidRPr="00C41274" w:rsidRDefault="004042FA" w:rsidP="001272F1">
            <w:pPr>
              <w:pStyle w:val="TableBody"/>
              <w:rPr>
                <w:u w:val="single"/>
              </w:rPr>
            </w:pPr>
            <w:r w:rsidRPr="00C41274">
              <w:rPr>
                <w:u w:val="single"/>
              </w:rPr>
              <w:t>Response</w:t>
            </w:r>
          </w:p>
          <w:p w14:paraId="75A35015" w14:textId="77777777" w:rsidR="004042FA" w:rsidRPr="00C41274" w:rsidRDefault="004042FA" w:rsidP="001272F1">
            <w:pPr>
              <w:pStyle w:val="TableBody"/>
              <w:rPr>
                <w:snapToGrid w:val="0"/>
              </w:rPr>
            </w:pPr>
            <w:r w:rsidRPr="00C41274">
              <w:rPr>
                <w:b/>
                <w:snapToGrid w:val="0"/>
              </w:rPr>
              <w:t>OK</w:t>
            </w:r>
          </w:p>
          <w:p w14:paraId="15443695" w14:textId="77777777" w:rsidR="004042FA" w:rsidRPr="00C41274" w:rsidRDefault="004042FA" w:rsidP="001272F1">
            <w:pPr>
              <w:pStyle w:val="TableBody"/>
              <w:rPr>
                <w:snapToGrid w:val="0"/>
              </w:rPr>
            </w:pPr>
          </w:p>
          <w:p w14:paraId="74EEBCD4" w14:textId="77777777" w:rsidR="004042FA" w:rsidRPr="00C41274" w:rsidRDefault="004042FA" w:rsidP="001272F1">
            <w:pPr>
              <w:pStyle w:val="TableBody"/>
              <w:rPr>
                <w:snapToGrid w:val="0"/>
              </w:rPr>
            </w:pPr>
            <w:r>
              <w:rPr>
                <w:snapToGrid w:val="0"/>
              </w:rPr>
              <w:t xml:space="preserve">When </w:t>
            </w:r>
            <w:r w:rsidRPr="00C41274">
              <w:rPr>
                <w:b/>
                <w:snapToGrid w:val="0"/>
              </w:rPr>
              <w:t>&lt;mode&gt;</w:t>
            </w:r>
            <w:r w:rsidRPr="00C41274">
              <w:rPr>
                <w:snapToGrid w:val="0"/>
              </w:rPr>
              <w:t xml:space="preserve">=2 </w:t>
            </w:r>
            <w:r>
              <w:rPr>
                <w:snapToGrid w:val="0"/>
              </w:rPr>
              <w:t xml:space="preserve">and </w:t>
            </w:r>
            <w:r w:rsidRPr="00C41274">
              <w:rPr>
                <w:snapToGrid w:val="0"/>
              </w:rPr>
              <w:t>the command is successful</w:t>
            </w:r>
            <w:r>
              <w:rPr>
                <w:snapToGrid w:val="0"/>
              </w:rPr>
              <w:t>:</w:t>
            </w:r>
          </w:p>
          <w:p w14:paraId="05CF14E5" w14:textId="77777777" w:rsidR="004042FA" w:rsidRPr="00C41274" w:rsidRDefault="004042FA" w:rsidP="001272F1">
            <w:pPr>
              <w:pStyle w:val="TableBody"/>
              <w:rPr>
                <w:snapToGrid w:val="0"/>
              </w:rPr>
            </w:pPr>
            <w:r w:rsidRPr="00C41274">
              <w:rPr>
                <w:b/>
                <w:snapToGrid w:val="0"/>
              </w:rPr>
              <w:t>+KJ</w:t>
            </w:r>
            <w:r>
              <w:rPr>
                <w:b/>
                <w:snapToGrid w:val="0"/>
              </w:rPr>
              <w:t>AM</w:t>
            </w:r>
            <w:r w:rsidRPr="00C41274">
              <w:rPr>
                <w:b/>
                <w:snapToGrid w:val="0"/>
              </w:rPr>
              <w:t>:</w:t>
            </w:r>
            <w:r w:rsidRPr="00C41274">
              <w:rPr>
                <w:snapToGrid w:val="0"/>
              </w:rPr>
              <w:t xml:space="preserve"> </w:t>
            </w:r>
            <w:r w:rsidRPr="00C41274">
              <w:rPr>
                <w:b/>
                <w:snapToGrid w:val="0"/>
              </w:rPr>
              <w:t>&lt;</w:t>
            </w:r>
            <w:r>
              <w:rPr>
                <w:b/>
                <w:snapToGrid w:val="0"/>
              </w:rPr>
              <w:t>result</w:t>
            </w:r>
            <w:r w:rsidRPr="00C41274">
              <w:rPr>
                <w:b/>
                <w:snapToGrid w:val="0"/>
              </w:rPr>
              <w:t>&gt;</w:t>
            </w:r>
            <w:r>
              <w:rPr>
                <w:b/>
                <w:snapToGrid w:val="0"/>
              </w:rPr>
              <w:t>,&lt;band</w:t>
            </w:r>
            <w:r w:rsidRPr="00744632">
              <w:rPr>
                <w:b/>
              </w:rPr>
              <w:t>&gt;</w:t>
            </w:r>
            <w:r>
              <w:rPr>
                <w:b/>
              </w:rPr>
              <w:t>[</w:t>
            </w:r>
            <w:r w:rsidRPr="00744632">
              <w:rPr>
                <w:b/>
              </w:rPr>
              <w:t>,&lt;result&gt;,&lt;band&gt;</w:t>
            </w:r>
            <w:r>
              <w:rPr>
                <w:b/>
              </w:rPr>
              <w:t>[</w:t>
            </w:r>
            <w:r w:rsidRPr="00744632">
              <w:rPr>
                <w:b/>
              </w:rPr>
              <w:t>,&lt;result&gt;,</w:t>
            </w:r>
            <w:r>
              <w:rPr>
                <w:b/>
              </w:rPr>
              <w:br/>
            </w:r>
            <w:r w:rsidRPr="00744632">
              <w:rPr>
                <w:b/>
              </w:rPr>
              <w:t>&lt;band&gt;</w:t>
            </w:r>
            <w:r>
              <w:rPr>
                <w:b/>
              </w:rPr>
              <w:t>[</w:t>
            </w:r>
            <w:r w:rsidRPr="00744632">
              <w:rPr>
                <w:b/>
              </w:rPr>
              <w:t>,&lt;result&gt;,&lt;band&gt;</w:t>
            </w:r>
            <w:r>
              <w:rPr>
                <w:b/>
              </w:rPr>
              <w:t>]]]</w:t>
            </w:r>
          </w:p>
          <w:p w14:paraId="74613CAD" w14:textId="77777777" w:rsidR="004042FA" w:rsidRDefault="004042FA" w:rsidP="001272F1">
            <w:pPr>
              <w:pStyle w:val="TableBody"/>
              <w:rPr>
                <w:b/>
                <w:snapToGrid w:val="0"/>
              </w:rPr>
            </w:pPr>
            <w:r w:rsidRPr="00C41274">
              <w:rPr>
                <w:b/>
                <w:snapToGrid w:val="0"/>
              </w:rPr>
              <w:t>OK</w:t>
            </w:r>
          </w:p>
          <w:p w14:paraId="5161AE7C" w14:textId="77777777" w:rsidR="004042FA" w:rsidRDefault="004042FA" w:rsidP="001272F1">
            <w:pPr>
              <w:pStyle w:val="TableBody"/>
              <w:rPr>
                <w:u w:val="single"/>
              </w:rPr>
            </w:pPr>
          </w:p>
          <w:p w14:paraId="2B6FABC8" w14:textId="77777777" w:rsidR="004042FA" w:rsidRDefault="004042FA" w:rsidP="001272F1">
            <w:pPr>
              <w:pStyle w:val="TableBody"/>
              <w:rPr>
                <w:u w:val="single"/>
              </w:rPr>
            </w:pPr>
          </w:p>
          <w:p w14:paraId="761DDE3C" w14:textId="77777777" w:rsidR="004042FA" w:rsidRDefault="004042FA" w:rsidP="001272F1">
            <w:pPr>
              <w:pStyle w:val="TableBody"/>
              <w:rPr>
                <w:u w:val="single"/>
              </w:rPr>
            </w:pPr>
          </w:p>
          <w:p w14:paraId="72E3A80B" w14:textId="77777777" w:rsidR="004042FA" w:rsidRPr="00C41274" w:rsidRDefault="004042FA" w:rsidP="001272F1">
            <w:pPr>
              <w:pStyle w:val="TableBody"/>
              <w:rPr>
                <w:u w:val="single"/>
                <w:lang w:eastAsia="zh-CN"/>
              </w:rPr>
            </w:pPr>
            <w:r w:rsidRPr="00C41274">
              <w:rPr>
                <w:u w:val="single"/>
              </w:rPr>
              <w:t>Parameters</w:t>
            </w:r>
          </w:p>
          <w:p w14:paraId="22B29EC4" w14:textId="77777777" w:rsidR="004042FA" w:rsidRPr="00C41274" w:rsidRDefault="004042FA" w:rsidP="001272F1">
            <w:pPr>
              <w:pStyle w:val="TableBody"/>
            </w:pPr>
            <w:r w:rsidRPr="00C41274">
              <w:rPr>
                <w:b/>
              </w:rPr>
              <w:t>&lt;mode&gt;</w:t>
            </w:r>
            <w:r w:rsidRPr="0077536E">
              <w:tab/>
            </w:r>
            <w:r w:rsidRPr="00C41274">
              <w:rPr>
                <w:u w:val="single"/>
              </w:rPr>
              <w:t>0</w:t>
            </w:r>
            <w:r w:rsidRPr="00C41274">
              <w:tab/>
              <w:t>disable jamming detection</w:t>
            </w:r>
          </w:p>
          <w:p w14:paraId="398186EA" w14:textId="77777777" w:rsidR="004042FA" w:rsidRPr="00C41274" w:rsidRDefault="004042FA" w:rsidP="001272F1">
            <w:pPr>
              <w:pStyle w:val="TableBody"/>
              <w:ind w:left="355"/>
            </w:pPr>
            <w:r>
              <w:tab/>
            </w:r>
            <w:r>
              <w:tab/>
            </w:r>
            <w:r w:rsidRPr="00C41274">
              <w:t>1</w:t>
            </w:r>
            <w:r w:rsidRPr="00C41274">
              <w:tab/>
            </w:r>
            <w:r>
              <w:t>start jamming detection</w:t>
            </w:r>
          </w:p>
          <w:p w14:paraId="3921A450" w14:textId="77777777" w:rsidR="004042FA" w:rsidRDefault="004042FA" w:rsidP="001272F1">
            <w:pPr>
              <w:pStyle w:val="TableBody"/>
              <w:ind w:left="355"/>
            </w:pPr>
            <w:r>
              <w:tab/>
            </w:r>
            <w:r>
              <w:tab/>
            </w:r>
            <w:r w:rsidRPr="00C41274">
              <w:t>2</w:t>
            </w:r>
            <w:r w:rsidRPr="00C41274">
              <w:tab/>
            </w:r>
            <w:r>
              <w:t xml:space="preserve">get latest final result (final as </w:t>
            </w:r>
            <w:r>
              <w:tab/>
            </w:r>
            <w:r>
              <w:tab/>
            </w:r>
            <w:r>
              <w:tab/>
            </w:r>
            <w:r>
              <w:tab/>
            </w:r>
            <w:r>
              <w:tab/>
              <w:t>&lt;</w:t>
            </w:r>
            <w:proofErr w:type="spellStart"/>
            <w:r>
              <w:t>result_type</w:t>
            </w:r>
            <w:proofErr w:type="spellEnd"/>
            <w:r>
              <w:t>&gt;, see below)</w:t>
            </w:r>
          </w:p>
          <w:p w14:paraId="5AA95AB7" w14:textId="77777777" w:rsidR="004042FA" w:rsidRDefault="004042FA" w:rsidP="001272F1">
            <w:pPr>
              <w:pStyle w:val="TableBody"/>
              <w:ind w:left="355"/>
            </w:pPr>
          </w:p>
          <w:p w14:paraId="2E0A0D87" w14:textId="77777777" w:rsidR="004042FA" w:rsidRPr="00C41274" w:rsidRDefault="004042FA" w:rsidP="001272F1">
            <w:pPr>
              <w:pStyle w:val="TableBody"/>
            </w:pPr>
            <w:r w:rsidRPr="00C41274">
              <w:rPr>
                <w:b/>
              </w:rPr>
              <w:t>&lt;</w:t>
            </w:r>
            <w:proofErr w:type="spellStart"/>
            <w:r>
              <w:rPr>
                <w:b/>
              </w:rPr>
              <w:t>continuous_detection</w:t>
            </w:r>
            <w:proofErr w:type="spellEnd"/>
            <w:r w:rsidRPr="00C41274">
              <w:rPr>
                <w:b/>
              </w:rPr>
              <w:t>&gt;</w:t>
            </w:r>
            <w:r>
              <w:rPr>
                <w:b/>
              </w:rPr>
              <w:tab/>
            </w:r>
            <w:r w:rsidRPr="00265629">
              <w:t>0</w:t>
            </w:r>
            <w:r w:rsidRPr="00C41274">
              <w:tab/>
            </w:r>
            <w:r>
              <w:t>detect once</w:t>
            </w:r>
          </w:p>
          <w:p w14:paraId="52B5AEDC" w14:textId="77777777" w:rsidR="004042FA" w:rsidRDefault="004042FA" w:rsidP="001272F1">
            <w:pPr>
              <w:pStyle w:val="TableBody"/>
              <w:ind w:left="355"/>
            </w:pPr>
            <w:r w:rsidRPr="0077536E">
              <w:tab/>
            </w:r>
            <w:r w:rsidRPr="0077536E">
              <w:tab/>
            </w:r>
            <w:r w:rsidRPr="0077536E">
              <w:tab/>
            </w:r>
            <w:r w:rsidRPr="0077536E">
              <w:tab/>
            </w:r>
            <w:r w:rsidRPr="00265629">
              <w:rPr>
                <w:u w:val="single"/>
              </w:rPr>
              <w:t>1</w:t>
            </w:r>
            <w:r w:rsidRPr="00C41274">
              <w:tab/>
            </w:r>
            <w:r>
              <w:t>continuous detection</w:t>
            </w:r>
          </w:p>
          <w:p w14:paraId="1F021E51" w14:textId="77777777" w:rsidR="004042FA" w:rsidRPr="00C41274" w:rsidRDefault="004042FA" w:rsidP="001272F1">
            <w:pPr>
              <w:pStyle w:val="TableBody"/>
              <w:ind w:left="355"/>
            </w:pPr>
          </w:p>
          <w:p w14:paraId="2F51CE96" w14:textId="77777777" w:rsidR="004042FA" w:rsidRPr="00C41274" w:rsidRDefault="004042FA" w:rsidP="001272F1">
            <w:pPr>
              <w:pStyle w:val="TableBody"/>
            </w:pPr>
            <w:r w:rsidRPr="00C41274">
              <w:rPr>
                <w:b/>
              </w:rPr>
              <w:t>&lt;</w:t>
            </w:r>
            <w:proofErr w:type="spellStart"/>
            <w:r w:rsidRPr="00C41274">
              <w:rPr>
                <w:b/>
              </w:rPr>
              <w:t>urc_mode</w:t>
            </w:r>
            <w:proofErr w:type="spellEnd"/>
            <w:r w:rsidRPr="00C41274">
              <w:rPr>
                <w:b/>
              </w:rPr>
              <w:t>&gt;</w:t>
            </w:r>
            <w:r>
              <w:rPr>
                <w:b/>
              </w:rPr>
              <w:tab/>
            </w:r>
            <w:r w:rsidRPr="00C41274">
              <w:t>0</w:t>
            </w:r>
            <w:r w:rsidRPr="00C41274">
              <w:tab/>
            </w:r>
            <w:r w:rsidRPr="00C41274">
              <w:rPr>
                <w:lang w:eastAsia="zh-CN"/>
              </w:rPr>
              <w:t xml:space="preserve">Disable the URC presentation for </w:t>
            </w:r>
            <w:r>
              <w:rPr>
                <w:lang w:eastAsia="zh-CN"/>
              </w:rPr>
              <w:tab/>
            </w:r>
            <w:r>
              <w:rPr>
                <w:lang w:eastAsia="zh-CN"/>
              </w:rPr>
              <w:tab/>
            </w:r>
            <w:r>
              <w:rPr>
                <w:lang w:eastAsia="zh-CN"/>
              </w:rPr>
              <w:tab/>
            </w:r>
            <w:r>
              <w:rPr>
                <w:lang w:eastAsia="zh-CN"/>
              </w:rPr>
              <w:tab/>
            </w:r>
            <w:r>
              <w:rPr>
                <w:lang w:eastAsia="zh-CN"/>
              </w:rPr>
              <w:tab/>
            </w:r>
            <w:r w:rsidRPr="00C41274">
              <w:rPr>
                <w:lang w:eastAsia="zh-CN"/>
              </w:rPr>
              <w:t xml:space="preserve">the result of </w:t>
            </w:r>
            <w:r w:rsidRPr="00C41274">
              <w:t>jamming detection</w:t>
            </w:r>
          </w:p>
          <w:p w14:paraId="706F1D11" w14:textId="77777777" w:rsidR="004042FA" w:rsidRDefault="004042FA" w:rsidP="001272F1">
            <w:pPr>
              <w:pStyle w:val="TableBody"/>
              <w:ind w:left="355"/>
            </w:pPr>
            <w:r w:rsidRPr="0077536E">
              <w:tab/>
            </w:r>
            <w:r>
              <w:tab/>
            </w:r>
            <w:r w:rsidRPr="00C41274">
              <w:rPr>
                <w:u w:val="single"/>
              </w:rPr>
              <w:t>1</w:t>
            </w:r>
            <w:r w:rsidRPr="00C41274">
              <w:tab/>
            </w:r>
            <w:r w:rsidRPr="00C41274">
              <w:rPr>
                <w:lang w:eastAsia="zh-CN"/>
              </w:rPr>
              <w:t xml:space="preserve">Enable the URC presentation for the result </w:t>
            </w:r>
            <w:r>
              <w:rPr>
                <w:lang w:eastAsia="zh-CN"/>
              </w:rPr>
              <w:tab/>
            </w:r>
            <w:r>
              <w:rPr>
                <w:lang w:eastAsia="zh-CN"/>
              </w:rPr>
              <w:tab/>
            </w:r>
            <w:r>
              <w:rPr>
                <w:lang w:eastAsia="zh-CN"/>
              </w:rPr>
              <w:tab/>
            </w:r>
            <w:r w:rsidRPr="00C41274">
              <w:rPr>
                <w:lang w:eastAsia="zh-CN"/>
              </w:rPr>
              <w:t xml:space="preserve">of </w:t>
            </w:r>
            <w:r w:rsidRPr="00C41274">
              <w:t>jamming detection</w:t>
            </w:r>
            <w:r>
              <w:br/>
            </w:r>
            <w:r>
              <w:tab/>
            </w:r>
            <w:r>
              <w:tab/>
            </w:r>
            <w:r w:rsidRPr="00054F73">
              <w:t>2</w:t>
            </w:r>
            <w:r>
              <w:tab/>
              <w:t xml:space="preserve">Enable the URC presentation for Final </w:t>
            </w:r>
            <w:r>
              <w:tab/>
            </w:r>
            <w:r>
              <w:tab/>
            </w:r>
            <w:r>
              <w:tab/>
            </w:r>
            <w:r>
              <w:tab/>
              <w:t xml:space="preserve">result of jamming detection (no </w:t>
            </w:r>
            <w:r>
              <w:tab/>
            </w:r>
            <w:r>
              <w:tab/>
            </w:r>
            <w:r>
              <w:tab/>
            </w:r>
            <w:r>
              <w:tab/>
            </w:r>
            <w:r>
              <w:tab/>
              <w:t>intermediate result sent)</w:t>
            </w:r>
          </w:p>
          <w:p w14:paraId="71BB0770" w14:textId="77777777" w:rsidR="004042FA" w:rsidRDefault="004042FA" w:rsidP="001272F1">
            <w:pPr>
              <w:pStyle w:val="TableBody"/>
              <w:ind w:left="355"/>
            </w:pPr>
          </w:p>
          <w:p w14:paraId="2F19540B" w14:textId="77777777" w:rsidR="004042FA" w:rsidRPr="00C41274" w:rsidRDefault="004042FA" w:rsidP="001272F1">
            <w:pPr>
              <w:pStyle w:val="TableBody"/>
              <w:rPr>
                <w:lang w:eastAsia="zh-CN"/>
              </w:rPr>
            </w:pPr>
            <w:r w:rsidRPr="00C41274">
              <w:rPr>
                <w:b/>
              </w:rPr>
              <w:t>&lt;</w:t>
            </w:r>
            <w:proofErr w:type="spellStart"/>
            <w:r w:rsidRPr="00C41274">
              <w:rPr>
                <w:b/>
              </w:rPr>
              <w:t>gpio_mode</w:t>
            </w:r>
            <w:proofErr w:type="spellEnd"/>
            <w:r w:rsidRPr="00C41274">
              <w:rPr>
                <w:b/>
              </w:rPr>
              <w:t>&gt;</w:t>
            </w:r>
            <w:r>
              <w:rPr>
                <w:b/>
              </w:rPr>
              <w:tab/>
            </w:r>
            <w:r w:rsidRPr="00C41274">
              <w:rPr>
                <w:u w:val="single"/>
              </w:rPr>
              <w:t>0</w:t>
            </w:r>
            <w:r w:rsidRPr="00C41274">
              <w:tab/>
            </w:r>
            <w:r w:rsidRPr="00C41274">
              <w:rPr>
                <w:lang w:eastAsia="zh-CN"/>
              </w:rPr>
              <w:t xml:space="preserve">Not report result by GPIO </w:t>
            </w:r>
            <w:r w:rsidRPr="00C41274">
              <w:t>(default)</w:t>
            </w:r>
          </w:p>
          <w:p w14:paraId="79B9E350" w14:textId="77777777" w:rsidR="004042FA" w:rsidRDefault="004042FA" w:rsidP="001272F1">
            <w:pPr>
              <w:pStyle w:val="TableBody"/>
              <w:ind w:left="355"/>
            </w:pPr>
            <w:r>
              <w:tab/>
            </w:r>
            <w:r>
              <w:tab/>
            </w:r>
            <w:r>
              <w:tab/>
            </w:r>
            <w:r w:rsidRPr="00265629">
              <w:t>1</w:t>
            </w:r>
            <w:r w:rsidRPr="00265629">
              <w:tab/>
              <w:t xml:space="preserve">Report result by GPIO. If jamming is </w:t>
            </w:r>
            <w:r>
              <w:tab/>
            </w:r>
            <w:r>
              <w:tab/>
            </w:r>
            <w:r>
              <w:tab/>
            </w:r>
            <w:r>
              <w:tab/>
            </w:r>
            <w:r w:rsidRPr="00265629">
              <w:t xml:space="preserve">detected, the corresponding GPIO </w:t>
            </w:r>
            <w:r>
              <w:tab/>
            </w:r>
            <w:r>
              <w:tab/>
            </w:r>
            <w:r>
              <w:tab/>
            </w:r>
            <w:r>
              <w:tab/>
            </w:r>
            <w:r>
              <w:tab/>
            </w:r>
            <w:r w:rsidRPr="00265629">
              <w:t xml:space="preserve">will be set to low; if not, it will be set </w:t>
            </w:r>
            <w:r>
              <w:tab/>
            </w:r>
            <w:r>
              <w:tab/>
            </w:r>
            <w:r>
              <w:tab/>
            </w:r>
            <w:r>
              <w:tab/>
            </w:r>
            <w:r w:rsidRPr="00265629">
              <w:t>to high</w:t>
            </w:r>
          </w:p>
          <w:p w14:paraId="6B52728A" w14:textId="77777777" w:rsidR="004042FA" w:rsidRDefault="004042FA" w:rsidP="001272F1">
            <w:pPr>
              <w:pStyle w:val="TableBody"/>
              <w:ind w:left="355"/>
            </w:pPr>
          </w:p>
          <w:p w14:paraId="55010959" w14:textId="77777777" w:rsidR="004042FA" w:rsidRPr="00C41274" w:rsidRDefault="004042FA" w:rsidP="001272F1">
            <w:pPr>
              <w:pStyle w:val="TableBody"/>
              <w:rPr>
                <w:lang w:eastAsia="zh-CN"/>
              </w:rPr>
            </w:pPr>
            <w:r w:rsidRPr="00C41274">
              <w:rPr>
                <w:b/>
              </w:rPr>
              <w:t>&lt;</w:t>
            </w:r>
            <w:proofErr w:type="spellStart"/>
            <w:r w:rsidRPr="00C41274">
              <w:rPr>
                <w:b/>
              </w:rPr>
              <w:t>gpio_index</w:t>
            </w:r>
            <w:proofErr w:type="spellEnd"/>
            <w:r w:rsidRPr="00C41274">
              <w:rPr>
                <w:b/>
              </w:rPr>
              <w:t>&gt;</w:t>
            </w:r>
            <w:r>
              <w:rPr>
                <w:lang w:eastAsia="zh-CN"/>
              </w:rPr>
              <w:tab/>
            </w:r>
            <w:r>
              <w:t>1 – 8</w:t>
            </w:r>
            <w:r>
              <w:tab/>
            </w:r>
            <w:r w:rsidRPr="0077536E">
              <w:rPr>
                <w:lang w:eastAsia="zh-CN"/>
              </w:rPr>
              <w:t>D</w:t>
            </w:r>
            <w:r w:rsidRPr="00832868">
              <w:t>efine</w:t>
            </w:r>
            <w:r w:rsidRPr="00C41274">
              <w:t xml:space="preserve">s which GPIO will be </w:t>
            </w:r>
            <w:r w:rsidRPr="00832868">
              <w:t xml:space="preserve">used </w:t>
            </w:r>
            <w:r w:rsidRPr="00832868">
              <w:rPr>
                <w:lang w:eastAsia="zh-CN"/>
              </w:rPr>
              <w:t xml:space="preserve">as </w:t>
            </w:r>
            <w:r>
              <w:rPr>
                <w:lang w:eastAsia="zh-CN"/>
              </w:rPr>
              <w:tab/>
            </w:r>
            <w:r>
              <w:rPr>
                <w:lang w:eastAsia="zh-CN"/>
              </w:rPr>
              <w:tab/>
            </w:r>
            <w:r>
              <w:rPr>
                <w:lang w:eastAsia="zh-CN"/>
              </w:rPr>
              <w:tab/>
            </w:r>
            <w:r>
              <w:rPr>
                <w:lang w:eastAsia="zh-CN"/>
              </w:rPr>
              <w:tab/>
            </w:r>
            <w:r w:rsidRPr="00832868">
              <w:rPr>
                <w:lang w:eastAsia="zh-CN"/>
              </w:rPr>
              <w:t xml:space="preserve">output </w:t>
            </w:r>
            <w:r w:rsidRPr="00832868">
              <w:t>to</w:t>
            </w:r>
            <w:r w:rsidRPr="00C41274">
              <w:t xml:space="preserve"> report the result</w:t>
            </w:r>
            <w:r w:rsidRPr="00C41274">
              <w:rPr>
                <w:lang w:eastAsia="zh-CN"/>
              </w:rPr>
              <w:t xml:space="preserve"> </w:t>
            </w:r>
          </w:p>
          <w:p w14:paraId="23D086DB" w14:textId="77777777" w:rsidR="004042FA" w:rsidRDefault="004042FA" w:rsidP="001272F1">
            <w:pPr>
              <w:pStyle w:val="TableBody"/>
              <w:rPr>
                <w:b/>
              </w:rPr>
            </w:pPr>
            <w:r>
              <w:tab/>
            </w:r>
            <w:r>
              <w:tab/>
            </w:r>
            <w:r>
              <w:tab/>
            </w:r>
            <w:r>
              <w:rPr>
                <w:u w:val="single"/>
              </w:rPr>
              <w:t>7</w:t>
            </w:r>
            <w:r>
              <w:tab/>
              <w:t>Default</w:t>
            </w:r>
          </w:p>
          <w:p w14:paraId="11D24C23" w14:textId="77777777" w:rsidR="004042FA" w:rsidRDefault="004042FA" w:rsidP="001272F1">
            <w:pPr>
              <w:pStyle w:val="TableBody"/>
              <w:rPr>
                <w:b/>
              </w:rPr>
            </w:pPr>
          </w:p>
          <w:p w14:paraId="4BBFA69E" w14:textId="77777777" w:rsidR="004042FA" w:rsidRPr="006827C8" w:rsidRDefault="004042FA" w:rsidP="001272F1">
            <w:pPr>
              <w:pStyle w:val="TableBody"/>
              <w:rPr>
                <w:b/>
                <w:sz w:val="14"/>
                <w:szCs w:val="14"/>
              </w:rPr>
            </w:pPr>
          </w:p>
          <w:p w14:paraId="1267D551" w14:textId="77777777" w:rsidR="004042FA" w:rsidRDefault="004042FA" w:rsidP="001272F1">
            <w:pPr>
              <w:pStyle w:val="TableBody"/>
            </w:pPr>
            <w:r>
              <w:rPr>
                <w:b/>
              </w:rPr>
              <w:t>&lt;</w:t>
            </w:r>
            <w:proofErr w:type="spellStart"/>
            <w:r>
              <w:rPr>
                <w:b/>
              </w:rPr>
              <w:t>gpio_result_threshold</w:t>
            </w:r>
            <w:proofErr w:type="spellEnd"/>
            <w:r>
              <w:rPr>
                <w:b/>
              </w:rPr>
              <w:t>&gt;</w:t>
            </w:r>
            <w:r>
              <w:tab/>
            </w:r>
            <w:r w:rsidRPr="0077536E">
              <w:t>D</w:t>
            </w:r>
            <w:r>
              <w:t>efines the threshold of &lt;status&gt; above which result will be reported by GPIO; Jamming state.</w:t>
            </w:r>
          </w:p>
          <w:p w14:paraId="346F36B4" w14:textId="77777777" w:rsidR="004042FA" w:rsidRDefault="004042FA" w:rsidP="001272F1">
            <w:pPr>
              <w:pStyle w:val="TableBody"/>
              <w:rPr>
                <w:lang w:eastAsia="zh-CN"/>
              </w:rPr>
            </w:pPr>
            <w:r>
              <w:rPr>
                <w:lang w:eastAsia="zh-CN"/>
              </w:rPr>
              <w:t>1</w:t>
            </w:r>
            <w:r>
              <w:rPr>
                <w:lang w:eastAsia="zh-CN"/>
              </w:rPr>
              <w:tab/>
              <w:t xml:space="preserve"> LOW</w:t>
            </w:r>
          </w:p>
          <w:p w14:paraId="29926CA9" w14:textId="77777777" w:rsidR="004042FA" w:rsidRDefault="004042FA" w:rsidP="001272F1">
            <w:pPr>
              <w:pStyle w:val="TableBody"/>
              <w:rPr>
                <w:lang w:eastAsia="zh-CN"/>
              </w:rPr>
            </w:pPr>
            <w:r>
              <w:rPr>
                <w:lang w:eastAsia="zh-CN"/>
              </w:rPr>
              <w:t>2</w:t>
            </w:r>
            <w:r>
              <w:rPr>
                <w:lang w:eastAsia="zh-CN"/>
              </w:rPr>
              <w:tab/>
              <w:t>MEDIUM</w:t>
            </w:r>
          </w:p>
          <w:p w14:paraId="715F5DFE" w14:textId="77777777" w:rsidR="004042FA" w:rsidRDefault="004042FA" w:rsidP="001272F1">
            <w:pPr>
              <w:pStyle w:val="TableBody"/>
              <w:rPr>
                <w:lang w:eastAsia="zh-CN"/>
              </w:rPr>
            </w:pPr>
            <w:r>
              <w:rPr>
                <w:lang w:eastAsia="zh-CN"/>
              </w:rPr>
              <w:t>3</w:t>
            </w:r>
            <w:r>
              <w:rPr>
                <w:lang w:eastAsia="zh-CN"/>
              </w:rPr>
              <w:tab/>
              <w:t>HIGH</w:t>
            </w:r>
          </w:p>
          <w:p w14:paraId="72A5C7DD" w14:textId="77777777" w:rsidR="004042FA" w:rsidRDefault="004042FA" w:rsidP="001272F1">
            <w:pPr>
              <w:pStyle w:val="TableBody"/>
              <w:rPr>
                <w:lang w:eastAsia="zh-CN"/>
              </w:rPr>
            </w:pPr>
            <w:r w:rsidRPr="0077536E">
              <w:rPr>
                <w:u w:val="single"/>
                <w:lang w:eastAsia="zh-CN"/>
              </w:rPr>
              <w:t>4</w:t>
            </w:r>
            <w:r>
              <w:rPr>
                <w:lang w:eastAsia="zh-CN"/>
              </w:rPr>
              <w:tab/>
              <w:t>JAMMED</w:t>
            </w:r>
          </w:p>
          <w:p w14:paraId="5CF16D62" w14:textId="77777777" w:rsidR="004042FA" w:rsidRPr="006827C8" w:rsidRDefault="004042FA" w:rsidP="001272F1">
            <w:pPr>
              <w:pStyle w:val="TableBody"/>
            </w:pPr>
          </w:p>
          <w:p w14:paraId="34FE2B6F" w14:textId="77777777" w:rsidR="004042FA" w:rsidRDefault="004042FA" w:rsidP="001272F1">
            <w:pPr>
              <w:pStyle w:val="TableBody"/>
              <w:rPr>
                <w:lang w:eastAsia="zh-CN"/>
              </w:rPr>
            </w:pPr>
            <w:r w:rsidRPr="00455787">
              <w:rPr>
                <w:b/>
                <w:lang w:eastAsia="zh-CN"/>
              </w:rPr>
              <w:t>&lt;</w:t>
            </w:r>
            <w:proofErr w:type="spellStart"/>
            <w:r w:rsidRPr="00455787">
              <w:rPr>
                <w:b/>
                <w:lang w:eastAsia="zh-CN"/>
              </w:rPr>
              <w:t>urc_result_threshold</w:t>
            </w:r>
            <w:proofErr w:type="spellEnd"/>
            <w:r w:rsidRPr="00455787">
              <w:rPr>
                <w:b/>
                <w:lang w:eastAsia="zh-CN"/>
              </w:rPr>
              <w:t>&gt;</w:t>
            </w:r>
            <w:r>
              <w:rPr>
                <w:lang w:eastAsia="zh-CN"/>
              </w:rPr>
              <w:tab/>
              <w:t>Defines the threshold of &lt;status&gt; above whose result will be reported by URC; Jamming state: &lt;</w:t>
            </w:r>
            <w:proofErr w:type="spellStart"/>
            <w:r>
              <w:rPr>
                <w:lang w:eastAsia="zh-CN"/>
              </w:rPr>
              <w:t>urc_result_threshold</w:t>
            </w:r>
            <w:proofErr w:type="spellEnd"/>
            <w:r>
              <w:rPr>
                <w:lang w:eastAsia="zh-CN"/>
              </w:rPr>
              <w:t>&gt; concerns both intermediate and final results.</w:t>
            </w:r>
          </w:p>
          <w:p w14:paraId="15D50B35" w14:textId="77777777" w:rsidR="004042FA" w:rsidRPr="008E2A30" w:rsidRDefault="004042FA" w:rsidP="001272F1">
            <w:pPr>
              <w:pStyle w:val="TableBody"/>
              <w:rPr>
                <w:lang w:eastAsia="zh-CN"/>
              </w:rPr>
            </w:pPr>
            <w:r w:rsidRPr="006827C8">
              <w:rPr>
                <w:u w:val="single"/>
                <w:lang w:eastAsia="zh-CN"/>
              </w:rPr>
              <w:t>1</w:t>
            </w:r>
            <w:r w:rsidRPr="008E2A30">
              <w:rPr>
                <w:lang w:eastAsia="zh-CN"/>
              </w:rPr>
              <w:tab/>
              <w:t xml:space="preserve"> LOW</w:t>
            </w:r>
          </w:p>
          <w:p w14:paraId="291BA77A" w14:textId="77777777" w:rsidR="004042FA" w:rsidRPr="0076196A" w:rsidRDefault="004042FA" w:rsidP="001272F1">
            <w:pPr>
              <w:pStyle w:val="TableBody"/>
              <w:rPr>
                <w:lang w:eastAsia="zh-CN"/>
              </w:rPr>
            </w:pPr>
            <w:r w:rsidRPr="0076196A">
              <w:rPr>
                <w:lang w:eastAsia="zh-CN"/>
              </w:rPr>
              <w:t>2</w:t>
            </w:r>
            <w:r w:rsidRPr="0076196A">
              <w:rPr>
                <w:lang w:eastAsia="zh-CN"/>
              </w:rPr>
              <w:tab/>
              <w:t>MEDIUM</w:t>
            </w:r>
          </w:p>
          <w:p w14:paraId="24F4C824" w14:textId="77777777" w:rsidR="004042FA" w:rsidRPr="0076196A" w:rsidRDefault="004042FA" w:rsidP="001272F1">
            <w:pPr>
              <w:pStyle w:val="TableBody"/>
              <w:rPr>
                <w:lang w:eastAsia="zh-CN"/>
              </w:rPr>
            </w:pPr>
            <w:r w:rsidRPr="0076196A">
              <w:rPr>
                <w:lang w:eastAsia="zh-CN"/>
              </w:rPr>
              <w:t>3</w:t>
            </w:r>
            <w:r w:rsidRPr="0076196A">
              <w:rPr>
                <w:lang w:eastAsia="zh-CN"/>
              </w:rPr>
              <w:tab/>
              <w:t>HIGH</w:t>
            </w:r>
          </w:p>
          <w:p w14:paraId="5DAED83B" w14:textId="77777777" w:rsidR="004042FA" w:rsidRDefault="004042FA" w:rsidP="001272F1">
            <w:pPr>
              <w:pStyle w:val="TableBody"/>
              <w:rPr>
                <w:lang w:eastAsia="zh-CN"/>
              </w:rPr>
            </w:pPr>
            <w:r w:rsidRPr="006827C8">
              <w:rPr>
                <w:lang w:eastAsia="zh-CN"/>
              </w:rPr>
              <w:t>4</w:t>
            </w:r>
            <w:r w:rsidRPr="008E2A30">
              <w:rPr>
                <w:lang w:eastAsia="zh-CN"/>
              </w:rPr>
              <w:tab/>
              <w:t>JAMMED</w:t>
            </w:r>
          </w:p>
          <w:p w14:paraId="17AA3065" w14:textId="77777777" w:rsidR="004042FA" w:rsidRDefault="004042FA" w:rsidP="001272F1">
            <w:pPr>
              <w:pStyle w:val="TableBody"/>
              <w:rPr>
                <w:b/>
              </w:rPr>
            </w:pPr>
          </w:p>
          <w:p w14:paraId="770F47D0" w14:textId="77777777" w:rsidR="004042FA" w:rsidRPr="00C41274" w:rsidRDefault="004042FA" w:rsidP="001272F1">
            <w:pPr>
              <w:pStyle w:val="TableBody"/>
              <w:rPr>
                <w:b/>
              </w:rPr>
            </w:pPr>
            <w:r w:rsidRPr="00C41274">
              <w:rPr>
                <w:b/>
              </w:rPr>
              <w:t>&lt;</w:t>
            </w:r>
            <w:proofErr w:type="gramStart"/>
            <w:r>
              <w:rPr>
                <w:b/>
              </w:rPr>
              <w:t>result</w:t>
            </w:r>
            <w:proofErr w:type="gramEnd"/>
            <w:r w:rsidRPr="00C41274">
              <w:rPr>
                <w:b/>
              </w:rPr>
              <w:t>&gt;</w:t>
            </w:r>
            <w:r w:rsidRPr="00832868">
              <w:tab/>
            </w:r>
            <w:r w:rsidRPr="0077536E">
              <w:t>I</w:t>
            </w:r>
            <w:r w:rsidRPr="00832868">
              <w:t>ndicates the</w:t>
            </w:r>
            <w:r w:rsidRPr="00316EB9">
              <w:t xml:space="preserve"> percentage degree the module is jammed.</w:t>
            </w:r>
          </w:p>
          <w:p w14:paraId="2042EE73" w14:textId="77777777" w:rsidR="004042FA" w:rsidRPr="00C41274" w:rsidRDefault="004042FA" w:rsidP="001272F1">
            <w:pPr>
              <w:pStyle w:val="TableBody"/>
            </w:pPr>
            <w:r w:rsidRPr="00C41274">
              <w:t>0</w:t>
            </w:r>
            <w:r w:rsidRPr="00C41274">
              <w:tab/>
            </w:r>
            <w:r>
              <w:t xml:space="preserve">0% </w:t>
            </w:r>
            <w:r w:rsidRPr="00C41274">
              <w:t>no jamming detected</w:t>
            </w:r>
          </w:p>
          <w:p w14:paraId="42C27D3B" w14:textId="77777777" w:rsidR="004042FA" w:rsidRDefault="004042FA" w:rsidP="001272F1">
            <w:pPr>
              <w:pStyle w:val="TableBody"/>
            </w:pPr>
            <w:r w:rsidRPr="00C41274">
              <w:t>1</w:t>
            </w:r>
            <w:r w:rsidRPr="00C41274">
              <w:tab/>
            </w:r>
            <w:r>
              <w:t>0% to 25%, low jamming</w:t>
            </w:r>
          </w:p>
          <w:p w14:paraId="3A4B16E7" w14:textId="77777777" w:rsidR="004042FA" w:rsidRDefault="004042FA" w:rsidP="001272F1">
            <w:pPr>
              <w:pStyle w:val="TableBody"/>
            </w:pPr>
            <w:r>
              <w:t>2</w:t>
            </w:r>
            <w:r>
              <w:tab/>
              <w:t>25% to 50%, medium jamming</w:t>
            </w:r>
          </w:p>
          <w:p w14:paraId="6DBA66EB" w14:textId="77777777" w:rsidR="004042FA" w:rsidRDefault="004042FA" w:rsidP="001272F1">
            <w:pPr>
              <w:pStyle w:val="TableBody"/>
            </w:pPr>
            <w:r>
              <w:t>3</w:t>
            </w:r>
            <w:r>
              <w:tab/>
              <w:t>50% to 75%, high jamming</w:t>
            </w:r>
          </w:p>
          <w:p w14:paraId="230B3EC2" w14:textId="77777777" w:rsidR="004042FA" w:rsidRDefault="004042FA" w:rsidP="001272F1">
            <w:pPr>
              <w:pStyle w:val="TableBody"/>
            </w:pPr>
            <w:r>
              <w:t>4</w:t>
            </w:r>
            <w:r>
              <w:tab/>
              <w:t>75% to 100%, JAMMED</w:t>
            </w:r>
          </w:p>
          <w:p w14:paraId="017355D9" w14:textId="77777777" w:rsidR="004042FA" w:rsidRDefault="004042FA" w:rsidP="001272F1">
            <w:pPr>
              <w:pStyle w:val="TableBody"/>
            </w:pPr>
            <w:r>
              <w:t>5</w:t>
            </w:r>
            <w:r>
              <w:tab/>
              <w:t>result not available yet</w:t>
            </w:r>
          </w:p>
          <w:p w14:paraId="40B1103E" w14:textId="77777777" w:rsidR="004042FA" w:rsidRDefault="004042FA" w:rsidP="001272F1">
            <w:pPr>
              <w:pStyle w:val="TableBody"/>
            </w:pPr>
            <w:r>
              <w:t>6</w:t>
            </w:r>
            <w:r>
              <w:tab/>
              <w:t>detection impossible</w:t>
            </w:r>
          </w:p>
          <w:p w14:paraId="63C8ED05" w14:textId="77777777" w:rsidR="004042FA" w:rsidRPr="006827C8" w:rsidRDefault="004042FA" w:rsidP="001272F1">
            <w:pPr>
              <w:pStyle w:val="TableBody"/>
            </w:pPr>
          </w:p>
          <w:p w14:paraId="2E39BD99" w14:textId="77777777" w:rsidR="004042FA" w:rsidRPr="00A31AEF" w:rsidRDefault="004042FA" w:rsidP="001272F1">
            <w:pPr>
              <w:pStyle w:val="TableBody"/>
            </w:pPr>
            <w:r w:rsidRPr="00C41274">
              <w:rPr>
                <w:b/>
              </w:rPr>
              <w:t>&lt;</w:t>
            </w:r>
            <w:proofErr w:type="spellStart"/>
            <w:r>
              <w:rPr>
                <w:b/>
              </w:rPr>
              <w:t>result_type</w:t>
            </w:r>
            <w:proofErr w:type="spellEnd"/>
            <w:r w:rsidRPr="00C41274">
              <w:rPr>
                <w:b/>
              </w:rPr>
              <w:t>&gt;</w:t>
            </w:r>
            <w:r>
              <w:rPr>
                <w:b/>
              </w:rPr>
              <w:tab/>
            </w:r>
            <w:r w:rsidRPr="0050034B">
              <w:t>I</w:t>
            </w:r>
            <w:r w:rsidRPr="00C83337">
              <w:t>ndicates if &lt;result&gt;</w:t>
            </w:r>
            <w:r w:rsidRPr="00A31AEF">
              <w:t xml:space="preserve"> is an intermediate result or a final result</w:t>
            </w:r>
          </w:p>
          <w:p w14:paraId="782B55D2" w14:textId="77777777" w:rsidR="004042FA" w:rsidRPr="00C41274" w:rsidRDefault="004042FA" w:rsidP="001272F1">
            <w:pPr>
              <w:pStyle w:val="TableBody"/>
            </w:pPr>
            <w:r w:rsidRPr="00C41274">
              <w:t>0</w:t>
            </w:r>
            <w:r w:rsidRPr="00C41274">
              <w:tab/>
            </w:r>
            <w:r>
              <w:rPr>
                <w:lang w:eastAsia="zh-CN"/>
              </w:rPr>
              <w:t>intermediate result</w:t>
            </w:r>
          </w:p>
          <w:p w14:paraId="31883ED1" w14:textId="77777777" w:rsidR="004042FA" w:rsidRDefault="004042FA" w:rsidP="001272F1">
            <w:pPr>
              <w:pStyle w:val="TableBody"/>
              <w:rPr>
                <w:lang w:eastAsia="zh-CN"/>
              </w:rPr>
            </w:pPr>
            <w:r w:rsidRPr="00C41274">
              <w:rPr>
                <w:u w:val="single"/>
              </w:rPr>
              <w:t>1</w:t>
            </w:r>
            <w:r w:rsidRPr="00C41274">
              <w:tab/>
            </w:r>
            <w:r>
              <w:rPr>
                <w:lang w:eastAsia="zh-CN"/>
              </w:rPr>
              <w:t>final result</w:t>
            </w:r>
          </w:p>
          <w:p w14:paraId="52DEB68F" w14:textId="77777777" w:rsidR="004042FA" w:rsidRDefault="004042FA" w:rsidP="001272F1">
            <w:pPr>
              <w:pStyle w:val="TableBody"/>
            </w:pPr>
          </w:p>
          <w:p w14:paraId="450E7599" w14:textId="77777777" w:rsidR="004042FA" w:rsidRDefault="004042FA" w:rsidP="001272F1">
            <w:pPr>
              <w:pStyle w:val="TableBody"/>
            </w:pPr>
            <w:r w:rsidRPr="00744632">
              <w:rPr>
                <w:b/>
              </w:rPr>
              <w:t>&lt;band&gt;</w:t>
            </w:r>
            <w:r>
              <w:rPr>
                <w:b/>
              </w:rPr>
              <w:tab/>
            </w:r>
            <w:r>
              <w:t>I</w:t>
            </w:r>
            <w:r w:rsidRPr="00744632">
              <w:t xml:space="preserve">ndicates the band </w:t>
            </w:r>
            <w:r w:rsidRPr="00FE788A">
              <w:t xml:space="preserve">concerned by </w:t>
            </w:r>
            <w:r w:rsidRPr="006827C8">
              <w:t>&lt;result&gt;</w:t>
            </w:r>
          </w:p>
          <w:p w14:paraId="56C24CC4" w14:textId="77777777" w:rsidR="004042FA" w:rsidRPr="00C41274" w:rsidRDefault="004042FA" w:rsidP="001272F1">
            <w:pPr>
              <w:pStyle w:val="TableBody"/>
              <w:rPr>
                <w:lang w:eastAsia="zh-CN"/>
              </w:rPr>
            </w:pPr>
            <w:r>
              <w:rPr>
                <w:lang w:eastAsia="zh-CN"/>
              </w:rPr>
              <w:t>0</w:t>
            </w:r>
            <w:r>
              <w:rPr>
                <w:lang w:eastAsia="zh-CN"/>
              </w:rPr>
              <w:tab/>
            </w:r>
            <w:r w:rsidRPr="00C41274">
              <w:rPr>
                <w:lang w:eastAsia="zh-CN"/>
              </w:rPr>
              <w:t>Not available</w:t>
            </w:r>
          </w:p>
          <w:p w14:paraId="7707E167" w14:textId="77777777" w:rsidR="004042FA" w:rsidRPr="00C41274" w:rsidRDefault="004042FA" w:rsidP="001272F1">
            <w:pPr>
              <w:pStyle w:val="TableBody"/>
              <w:rPr>
                <w:lang w:eastAsia="zh-CN"/>
              </w:rPr>
            </w:pPr>
            <w:r w:rsidRPr="00C41274">
              <w:rPr>
                <w:lang w:eastAsia="zh-CN"/>
              </w:rPr>
              <w:t xml:space="preserve">1 </w:t>
            </w:r>
            <w:r>
              <w:rPr>
                <w:lang w:eastAsia="zh-CN"/>
              </w:rPr>
              <w:tab/>
            </w:r>
            <w:r w:rsidRPr="00C41274">
              <w:rPr>
                <w:lang w:eastAsia="zh-CN"/>
              </w:rPr>
              <w:t>850 MHz</w:t>
            </w:r>
          </w:p>
          <w:p w14:paraId="045F2355" w14:textId="77777777" w:rsidR="004042FA" w:rsidRPr="00C41274" w:rsidRDefault="004042FA" w:rsidP="001272F1">
            <w:pPr>
              <w:pStyle w:val="TableBody"/>
              <w:rPr>
                <w:lang w:eastAsia="zh-CN"/>
              </w:rPr>
            </w:pPr>
            <w:r w:rsidRPr="00C41274">
              <w:rPr>
                <w:lang w:eastAsia="zh-CN"/>
              </w:rPr>
              <w:t>2</w:t>
            </w:r>
            <w:r>
              <w:rPr>
                <w:lang w:eastAsia="zh-CN"/>
              </w:rPr>
              <w:tab/>
            </w:r>
            <w:r w:rsidRPr="00C41274">
              <w:rPr>
                <w:lang w:eastAsia="zh-CN"/>
              </w:rPr>
              <w:t>900 MHz</w:t>
            </w:r>
          </w:p>
          <w:p w14:paraId="50DB318B" w14:textId="77777777" w:rsidR="004042FA" w:rsidRPr="00C41274" w:rsidRDefault="004042FA" w:rsidP="001272F1">
            <w:pPr>
              <w:pStyle w:val="TableBody"/>
              <w:rPr>
                <w:lang w:eastAsia="zh-CN"/>
              </w:rPr>
            </w:pPr>
            <w:r w:rsidRPr="00C41274">
              <w:rPr>
                <w:lang w:eastAsia="zh-CN"/>
              </w:rPr>
              <w:t>4</w:t>
            </w:r>
            <w:r>
              <w:rPr>
                <w:lang w:eastAsia="zh-CN"/>
              </w:rPr>
              <w:tab/>
            </w:r>
            <w:r w:rsidRPr="00C41274">
              <w:rPr>
                <w:lang w:eastAsia="zh-CN"/>
              </w:rPr>
              <w:t>1800 MHz</w:t>
            </w:r>
          </w:p>
          <w:p w14:paraId="04088E25" w14:textId="77777777" w:rsidR="004042FA" w:rsidRPr="00265629" w:rsidRDefault="004042FA" w:rsidP="001272F1">
            <w:pPr>
              <w:pStyle w:val="TableBody"/>
              <w:rPr>
                <w:snapToGrid w:val="0"/>
              </w:rPr>
            </w:pPr>
            <w:r w:rsidRPr="00C41274">
              <w:rPr>
                <w:lang w:eastAsia="zh-CN"/>
              </w:rPr>
              <w:t>8</w:t>
            </w:r>
            <w:r>
              <w:rPr>
                <w:lang w:eastAsia="zh-CN"/>
              </w:rPr>
              <w:tab/>
            </w:r>
            <w:r w:rsidRPr="00C41274">
              <w:rPr>
                <w:lang w:eastAsia="zh-CN"/>
              </w:rPr>
              <w:t>1900 MHz</w:t>
            </w:r>
          </w:p>
        </w:tc>
      </w:tr>
      <w:tr w:rsidR="004042FA" w:rsidRPr="00744632" w14:paraId="7A80E549" w14:textId="77777777" w:rsidTr="004042FA">
        <w:trPr>
          <w:trHeight w:val="389"/>
        </w:trPr>
        <w:tc>
          <w:tcPr>
            <w:tcW w:w="2265" w:type="dxa"/>
          </w:tcPr>
          <w:p w14:paraId="15BFB3F5" w14:textId="77777777" w:rsidR="004042FA" w:rsidRPr="00C41274" w:rsidRDefault="004042FA" w:rsidP="001272F1">
            <w:pPr>
              <w:pStyle w:val="TableBody"/>
              <w:rPr>
                <w:i/>
              </w:rPr>
            </w:pPr>
            <w:r w:rsidRPr="00C41274">
              <w:rPr>
                <w:i/>
              </w:rPr>
              <w:lastRenderedPageBreak/>
              <w:t>Unsolicited Notification</w:t>
            </w:r>
          </w:p>
        </w:tc>
        <w:tc>
          <w:tcPr>
            <w:tcW w:w="6804" w:type="dxa"/>
          </w:tcPr>
          <w:p w14:paraId="7667772C" w14:textId="77777777" w:rsidR="004042FA" w:rsidRPr="00075842" w:rsidRDefault="004042FA" w:rsidP="001272F1">
            <w:pPr>
              <w:pStyle w:val="TableBody"/>
              <w:rPr>
                <w:u w:val="single"/>
              </w:rPr>
            </w:pPr>
            <w:r w:rsidRPr="00075842">
              <w:rPr>
                <w:u w:val="single"/>
              </w:rPr>
              <w:t>Response</w:t>
            </w:r>
          </w:p>
          <w:p w14:paraId="7A53C386" w14:textId="77777777" w:rsidR="004042FA" w:rsidRPr="00744632" w:rsidRDefault="004042FA" w:rsidP="001272F1">
            <w:pPr>
              <w:pStyle w:val="TableBody"/>
              <w:rPr>
                <w:u w:val="single"/>
              </w:rPr>
            </w:pPr>
            <w:r w:rsidRPr="00744632">
              <w:rPr>
                <w:b/>
              </w:rPr>
              <w:t>+KJAM:&lt;</w:t>
            </w:r>
            <w:proofErr w:type="spellStart"/>
            <w:r w:rsidRPr="00744632">
              <w:rPr>
                <w:b/>
              </w:rPr>
              <w:t>result_type</w:t>
            </w:r>
            <w:proofErr w:type="spellEnd"/>
            <w:r w:rsidRPr="00744632">
              <w:rPr>
                <w:b/>
              </w:rPr>
              <w:t>&gt;,&lt;result&gt;,&lt;band&gt;</w:t>
            </w:r>
            <w:r>
              <w:rPr>
                <w:b/>
              </w:rPr>
              <w:t>[</w:t>
            </w:r>
            <w:r w:rsidRPr="00744632">
              <w:rPr>
                <w:b/>
              </w:rPr>
              <w:t>,&lt;result&gt;,&lt;band&gt;</w:t>
            </w:r>
            <w:r>
              <w:rPr>
                <w:b/>
              </w:rPr>
              <w:br/>
              <w:t>[</w:t>
            </w:r>
            <w:r w:rsidRPr="00744632">
              <w:rPr>
                <w:b/>
              </w:rPr>
              <w:t>,&lt;result&gt;,&lt;band&gt;</w:t>
            </w:r>
            <w:r>
              <w:rPr>
                <w:b/>
              </w:rPr>
              <w:t>[</w:t>
            </w:r>
            <w:r w:rsidRPr="00744632">
              <w:rPr>
                <w:b/>
              </w:rPr>
              <w:t>,&lt;result&gt;,&lt;band&gt;</w:t>
            </w:r>
            <w:r>
              <w:rPr>
                <w:b/>
              </w:rPr>
              <w:t>]]]</w:t>
            </w:r>
          </w:p>
        </w:tc>
      </w:tr>
      <w:tr w:rsidR="004042FA" w14:paraId="4B121690" w14:textId="77777777" w:rsidTr="004042FA">
        <w:trPr>
          <w:cantSplit w:val="0"/>
          <w:trHeight w:val="815"/>
        </w:trPr>
        <w:tc>
          <w:tcPr>
            <w:tcW w:w="2265" w:type="dxa"/>
          </w:tcPr>
          <w:p w14:paraId="3DE91A3B" w14:textId="77777777" w:rsidR="004042FA" w:rsidRPr="00137AA5" w:rsidRDefault="004042FA" w:rsidP="001272F1">
            <w:pPr>
              <w:pStyle w:val="TableBody"/>
              <w:rPr>
                <w:i/>
              </w:rPr>
            </w:pPr>
            <w:r w:rsidRPr="0077536E">
              <w:rPr>
                <w:u w:val="single"/>
              </w:rPr>
              <w:t>Examples</w:t>
            </w:r>
          </w:p>
        </w:tc>
        <w:tc>
          <w:tcPr>
            <w:tcW w:w="6804" w:type="dxa"/>
          </w:tcPr>
          <w:p w14:paraId="32A014E3" w14:textId="77777777" w:rsidR="004042FA" w:rsidRPr="00C41274" w:rsidRDefault="004042FA" w:rsidP="001272F1">
            <w:pPr>
              <w:pStyle w:val="TableBody"/>
              <w:rPr>
                <w:b/>
              </w:rPr>
            </w:pPr>
            <w:r w:rsidRPr="00C41274">
              <w:rPr>
                <w:b/>
              </w:rPr>
              <w:t>AT+KJAM=1</w:t>
            </w:r>
            <w:r>
              <w:rPr>
                <w:b/>
              </w:rPr>
              <w:t>,0</w:t>
            </w:r>
          </w:p>
          <w:p w14:paraId="424E1EEF" w14:textId="77777777" w:rsidR="004042FA" w:rsidRPr="00C41274" w:rsidRDefault="004042FA" w:rsidP="001272F1">
            <w:pPr>
              <w:pStyle w:val="TableBody"/>
            </w:pPr>
            <w:r w:rsidRPr="00C41274">
              <w:t xml:space="preserve">// Detect jamming once; the result will be reported by URC; </w:t>
            </w:r>
          </w:p>
          <w:p w14:paraId="4A0581D4" w14:textId="77777777" w:rsidR="004042FA" w:rsidRPr="00C41274" w:rsidRDefault="004042FA" w:rsidP="001272F1">
            <w:pPr>
              <w:pStyle w:val="TableBody"/>
            </w:pPr>
          </w:p>
          <w:p w14:paraId="50527509" w14:textId="77777777" w:rsidR="004042FA" w:rsidRPr="00C41274" w:rsidRDefault="004042FA" w:rsidP="001272F1">
            <w:pPr>
              <w:pStyle w:val="TableBody"/>
              <w:rPr>
                <w:b/>
              </w:rPr>
            </w:pPr>
            <w:r w:rsidRPr="00C41274">
              <w:rPr>
                <w:b/>
              </w:rPr>
              <w:t>AT+KJAM=1</w:t>
            </w:r>
            <w:r>
              <w:rPr>
                <w:b/>
              </w:rPr>
              <w:t>,0</w:t>
            </w:r>
            <w:r w:rsidRPr="00C41274">
              <w:rPr>
                <w:b/>
              </w:rPr>
              <w:t>,0,1</w:t>
            </w:r>
          </w:p>
          <w:p w14:paraId="0660BE01" w14:textId="77777777" w:rsidR="004042FA" w:rsidRPr="00C41274" w:rsidRDefault="004042FA" w:rsidP="001272F1">
            <w:pPr>
              <w:pStyle w:val="TableBody"/>
            </w:pPr>
            <w:r w:rsidRPr="00C41274">
              <w:lastRenderedPageBreak/>
              <w:t xml:space="preserve">// Detect jamming once; </w:t>
            </w:r>
            <w:r>
              <w:t xml:space="preserve">Set by default because not précised as parameters: </w:t>
            </w:r>
            <w:r w:rsidRPr="00C41274">
              <w:t>the re</w:t>
            </w:r>
            <w:r>
              <w:t>sult will be reported by GPIO 3</w:t>
            </w:r>
            <w:r w:rsidRPr="00C41274">
              <w:t xml:space="preserve"> </w:t>
            </w:r>
            <w:r>
              <w:t>when result is 4 (JAMMED)</w:t>
            </w:r>
          </w:p>
          <w:p w14:paraId="4865D6C6" w14:textId="77777777" w:rsidR="004042FA" w:rsidRPr="00C41274" w:rsidRDefault="004042FA" w:rsidP="001272F1">
            <w:pPr>
              <w:pStyle w:val="TableBody"/>
            </w:pPr>
          </w:p>
          <w:p w14:paraId="05ED3C6E" w14:textId="77777777" w:rsidR="004042FA" w:rsidRPr="00C41274" w:rsidRDefault="004042FA" w:rsidP="001272F1">
            <w:pPr>
              <w:pStyle w:val="TableBody"/>
              <w:rPr>
                <w:b/>
              </w:rPr>
            </w:pPr>
            <w:r w:rsidRPr="00C41274">
              <w:rPr>
                <w:b/>
              </w:rPr>
              <w:t>AT+KJAM=1,</w:t>
            </w:r>
            <w:r>
              <w:rPr>
                <w:b/>
              </w:rPr>
              <w:t>0,</w:t>
            </w:r>
            <w:r w:rsidRPr="00C41274">
              <w:rPr>
                <w:b/>
              </w:rPr>
              <w:t>0,1,</w:t>
            </w:r>
            <w:r>
              <w:rPr>
                <w:b/>
              </w:rPr>
              <w:t>2</w:t>
            </w:r>
            <w:r w:rsidRPr="00C41274">
              <w:rPr>
                <w:b/>
              </w:rPr>
              <w:t>,</w:t>
            </w:r>
            <w:r>
              <w:rPr>
                <w:b/>
              </w:rPr>
              <w:t>3</w:t>
            </w:r>
          </w:p>
          <w:p w14:paraId="7933FAE9" w14:textId="77777777" w:rsidR="004042FA" w:rsidRPr="00C41274" w:rsidRDefault="004042FA" w:rsidP="001272F1">
            <w:pPr>
              <w:pStyle w:val="TableBody"/>
            </w:pPr>
            <w:r w:rsidRPr="00C41274">
              <w:t xml:space="preserve">// Detect jamming once; the result will be reported by GPIO </w:t>
            </w:r>
            <w:r>
              <w:t>2</w:t>
            </w:r>
            <w:r w:rsidRPr="00C41274">
              <w:t xml:space="preserve"> </w:t>
            </w:r>
            <w:r>
              <w:t>when result is 3 or 4</w:t>
            </w:r>
          </w:p>
          <w:p w14:paraId="5A2DAA43" w14:textId="77777777" w:rsidR="004042FA" w:rsidRPr="00C41274" w:rsidRDefault="004042FA" w:rsidP="001272F1">
            <w:pPr>
              <w:pStyle w:val="TableBody"/>
            </w:pPr>
          </w:p>
          <w:p w14:paraId="24E9C2A7" w14:textId="77777777" w:rsidR="004042FA" w:rsidRPr="00C41274" w:rsidRDefault="004042FA" w:rsidP="001272F1">
            <w:pPr>
              <w:pStyle w:val="TableBody"/>
              <w:rPr>
                <w:b/>
              </w:rPr>
            </w:pPr>
            <w:r>
              <w:rPr>
                <w:b/>
              </w:rPr>
              <w:t>AT+KJAM=1</w:t>
            </w:r>
          </w:p>
          <w:p w14:paraId="36DD533D" w14:textId="77777777" w:rsidR="004042FA" w:rsidRPr="00C41274" w:rsidRDefault="004042FA" w:rsidP="001272F1">
            <w:pPr>
              <w:pStyle w:val="TableBody"/>
            </w:pPr>
            <w:r w:rsidRPr="00C41274">
              <w:t xml:space="preserve">// Detect jamming </w:t>
            </w:r>
            <w:r>
              <w:t>continuously</w:t>
            </w:r>
            <w:r w:rsidRPr="00C41274">
              <w:t xml:space="preserve">; the result will be reported by URC; </w:t>
            </w:r>
          </w:p>
          <w:p w14:paraId="63CF2B71" w14:textId="77777777" w:rsidR="004042FA" w:rsidRPr="00C41274" w:rsidRDefault="004042FA" w:rsidP="001272F1">
            <w:pPr>
              <w:pStyle w:val="TableBody"/>
            </w:pPr>
          </w:p>
          <w:p w14:paraId="1DC2778D" w14:textId="77777777" w:rsidR="004042FA" w:rsidRPr="00C41274" w:rsidRDefault="004042FA" w:rsidP="001272F1">
            <w:pPr>
              <w:pStyle w:val="TableBody"/>
              <w:rPr>
                <w:b/>
              </w:rPr>
            </w:pPr>
            <w:r w:rsidRPr="00C41274">
              <w:rPr>
                <w:b/>
              </w:rPr>
              <w:t>AT+KJAM=</w:t>
            </w:r>
            <w:r>
              <w:rPr>
                <w:b/>
              </w:rPr>
              <w:t>1,1</w:t>
            </w:r>
            <w:r w:rsidRPr="00C41274">
              <w:rPr>
                <w:b/>
              </w:rPr>
              <w:t>,1,1,3</w:t>
            </w:r>
          </w:p>
          <w:p w14:paraId="48712C78" w14:textId="77777777" w:rsidR="004042FA" w:rsidRDefault="004042FA" w:rsidP="001272F1">
            <w:pPr>
              <w:pStyle w:val="TableBody"/>
            </w:pPr>
            <w:r w:rsidRPr="00C41274">
              <w:t xml:space="preserve">// Detect jamming </w:t>
            </w:r>
            <w:r>
              <w:t>continuously</w:t>
            </w:r>
            <w:r w:rsidRPr="00C41274">
              <w:t>; the result will be reported by URC and GPIO 3</w:t>
            </w:r>
            <w:r>
              <w:t xml:space="preserve"> when result is 4</w:t>
            </w:r>
          </w:p>
          <w:p w14:paraId="38C3E60A" w14:textId="77777777" w:rsidR="004042FA" w:rsidRPr="00C41274" w:rsidRDefault="004042FA" w:rsidP="001272F1">
            <w:pPr>
              <w:pStyle w:val="TableBody"/>
            </w:pPr>
          </w:p>
          <w:p w14:paraId="4E5CDD6E" w14:textId="77777777" w:rsidR="004042FA" w:rsidRPr="00C41274" w:rsidRDefault="004042FA" w:rsidP="001272F1">
            <w:pPr>
              <w:pStyle w:val="TableBody"/>
              <w:rPr>
                <w:b/>
              </w:rPr>
            </w:pPr>
            <w:r w:rsidRPr="00C41274">
              <w:rPr>
                <w:b/>
              </w:rPr>
              <w:t>AT+KJAM=</w:t>
            </w:r>
            <w:r>
              <w:rPr>
                <w:b/>
              </w:rPr>
              <w:t>1</w:t>
            </w:r>
            <w:r w:rsidRPr="00C41274">
              <w:rPr>
                <w:b/>
              </w:rPr>
              <w:t>,</w:t>
            </w:r>
            <w:r>
              <w:rPr>
                <w:b/>
              </w:rPr>
              <w:t>1,</w:t>
            </w:r>
            <w:r w:rsidRPr="00C41274">
              <w:rPr>
                <w:b/>
              </w:rPr>
              <w:t>1,1,3,</w:t>
            </w:r>
            <w:r>
              <w:rPr>
                <w:b/>
              </w:rPr>
              <w:t>2</w:t>
            </w:r>
          </w:p>
          <w:p w14:paraId="5BA7AFF5" w14:textId="77777777" w:rsidR="004042FA" w:rsidRPr="00C41274" w:rsidRDefault="004042FA" w:rsidP="001272F1">
            <w:pPr>
              <w:pStyle w:val="TableBody"/>
            </w:pPr>
            <w:r w:rsidRPr="00C41274">
              <w:t xml:space="preserve">// Detect jamming </w:t>
            </w:r>
            <w:r>
              <w:t>continuously</w:t>
            </w:r>
            <w:r w:rsidRPr="00C41274">
              <w:t>; the result will be reported by URC and GPIO 3</w:t>
            </w:r>
            <w:r>
              <w:t xml:space="preserve"> when result is 2, 3 or 4</w:t>
            </w:r>
          </w:p>
          <w:p w14:paraId="4B163287" w14:textId="77777777" w:rsidR="004042FA" w:rsidRPr="00C41274" w:rsidRDefault="004042FA" w:rsidP="001272F1">
            <w:pPr>
              <w:pStyle w:val="TableBody"/>
            </w:pPr>
          </w:p>
          <w:p w14:paraId="2D9D4DCB" w14:textId="77777777" w:rsidR="004042FA" w:rsidRPr="00C41274" w:rsidRDefault="004042FA" w:rsidP="001272F1">
            <w:pPr>
              <w:pStyle w:val="TableBody"/>
              <w:rPr>
                <w:b/>
              </w:rPr>
            </w:pPr>
            <w:r>
              <w:rPr>
                <w:b/>
              </w:rPr>
              <w:t>AT+KJAM</w:t>
            </w:r>
            <w:r w:rsidRPr="00C41274">
              <w:rPr>
                <w:b/>
              </w:rPr>
              <w:t>=0</w:t>
            </w:r>
          </w:p>
          <w:p w14:paraId="06BE3C0B" w14:textId="77777777" w:rsidR="004042FA" w:rsidRDefault="004042FA" w:rsidP="001272F1">
            <w:pPr>
              <w:pStyle w:val="TableBody"/>
              <w:rPr>
                <w:u w:val="single"/>
              </w:rPr>
            </w:pPr>
            <w:r w:rsidRPr="00C41274">
              <w:t>// Disable jamming detection</w:t>
            </w: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1272F1">
            <w:pPr>
              <w:pStyle w:val="TableBody"/>
              <w:rPr>
                <w:szCs w:val="18"/>
              </w:rPr>
            </w:pPr>
            <w:r w:rsidRPr="00C41274">
              <w:rPr>
                <w:szCs w:val="18"/>
                <w:u w:val="single"/>
              </w:rPr>
              <w:lastRenderedPageBreak/>
              <w:t>Reference</w:t>
            </w:r>
          </w:p>
          <w:p w14:paraId="4648FDA3" w14:textId="77777777" w:rsidR="004042FA" w:rsidRPr="00C41274" w:rsidRDefault="004042FA" w:rsidP="001272F1">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1272F1">
            <w:pPr>
              <w:pStyle w:val="TableBody"/>
              <w:rPr>
                <w:szCs w:val="18"/>
                <w:lang w:eastAsia="zh-CN"/>
              </w:rPr>
            </w:pPr>
            <w:r w:rsidRPr="00C41274">
              <w:rPr>
                <w:szCs w:val="18"/>
                <w:u w:val="single"/>
              </w:rPr>
              <w:t>Notes</w:t>
            </w:r>
          </w:p>
          <w:p w14:paraId="53D12B0D" w14:textId="77777777" w:rsidR="004042FA" w:rsidRDefault="004042FA" w:rsidP="004042FA">
            <w:pPr>
              <w:pStyle w:val="TableBody"/>
              <w:numPr>
                <w:ilvl w:val="0"/>
                <w:numId w:val="49"/>
              </w:numPr>
              <w:ind w:left="702" w:hanging="342"/>
            </w:pPr>
            <w:r w:rsidRPr="00316EB9">
              <w:t xml:space="preserve">In case of continuous detection, URC +KJAM is sent only when </w:t>
            </w:r>
            <w:r>
              <w:t xml:space="preserve">the </w:t>
            </w:r>
            <w:r w:rsidRPr="00316EB9">
              <w:t>&lt;</w:t>
            </w:r>
            <w:r>
              <w:t>result</w:t>
            </w:r>
            <w:r w:rsidRPr="00316EB9">
              <w:t>&gt;</w:t>
            </w:r>
            <w:r>
              <w:t xml:space="preserve"> of at least one &lt;band&gt;</w:t>
            </w:r>
            <w:r w:rsidRPr="00316EB9">
              <w:t xml:space="preserve"> change</w:t>
            </w:r>
            <w:r>
              <w:t>s.</w:t>
            </w:r>
          </w:p>
          <w:p w14:paraId="1A6D7FA5" w14:textId="77777777" w:rsidR="004042FA" w:rsidRDefault="004042FA" w:rsidP="004042FA">
            <w:pPr>
              <w:pStyle w:val="TableBody"/>
              <w:numPr>
                <w:ilvl w:val="0"/>
                <w:numId w:val="49"/>
              </w:numPr>
              <w:ind w:left="702" w:hanging="342"/>
            </w:pPr>
            <w:r w:rsidRPr="00AE67EA">
              <w:t>For parameter &lt;mode&gt;=0 and &lt;mode&gt;=2, no other parameter</w:t>
            </w:r>
            <w:r>
              <w:t>s</w:t>
            </w:r>
            <w:r w:rsidRPr="00AE67EA">
              <w:t xml:space="preserve"> </w:t>
            </w:r>
            <w:r>
              <w:t xml:space="preserve">are </w:t>
            </w:r>
            <w:r w:rsidRPr="00AE67EA">
              <w:t>needed</w:t>
            </w:r>
            <w:r>
              <w:t>.</w:t>
            </w:r>
          </w:p>
          <w:p w14:paraId="75C6A252" w14:textId="77777777" w:rsidR="004042FA" w:rsidRDefault="004042FA" w:rsidP="004042FA">
            <w:pPr>
              <w:pStyle w:val="TableBody"/>
              <w:numPr>
                <w:ilvl w:val="0"/>
                <w:numId w:val="49"/>
              </w:numPr>
              <w:ind w:left="702" w:hanging="342"/>
            </w:pPr>
            <w:r>
              <w:t>Configuration is saved in non-volatile memory and therefore is still effective after power cycle.</w:t>
            </w:r>
            <w:r>
              <w:br/>
              <w:t>The intermediate result is an estimation of jamming. It can be different from the final result, especially in case of low network coverage.</w:t>
            </w:r>
          </w:p>
          <w:p w14:paraId="604E2BA2" w14:textId="77777777" w:rsidR="004042FA" w:rsidRDefault="004042FA" w:rsidP="004042FA">
            <w:pPr>
              <w:pStyle w:val="TableBody"/>
              <w:numPr>
                <w:ilvl w:val="0"/>
                <w:numId w:val="49"/>
              </w:numPr>
              <w:ind w:left="702" w:hanging="342"/>
            </w:pPr>
            <w:r>
              <w:t>The intermediate result, when useful, is sent before the final result. The number of intermediate results is context dependent: several intermediate results can be sent before a final result or none at all.</w:t>
            </w:r>
          </w:p>
          <w:p w14:paraId="31ECCBD5" w14:textId="77777777" w:rsidR="004042FA" w:rsidRDefault="004042FA" w:rsidP="004042FA">
            <w:pPr>
              <w:pStyle w:val="TableBody"/>
              <w:numPr>
                <w:ilvl w:val="0"/>
                <w:numId w:val="49"/>
              </w:numPr>
              <w:ind w:left="702" w:hanging="342"/>
            </w:pPr>
            <w:r>
              <w:t>“Detection impossible” result is answered when jamming detection is not activated (+KJAM=0) or when the module is in flight mode (radio off).</w:t>
            </w:r>
          </w:p>
          <w:p w14:paraId="64546605" w14:textId="77777777" w:rsidR="004042FA" w:rsidRDefault="004042FA" w:rsidP="004042FA">
            <w:pPr>
              <w:pStyle w:val="TableBody"/>
              <w:numPr>
                <w:ilvl w:val="0"/>
                <w:numId w:val="49"/>
              </w:numPr>
              <w:ind w:left="702" w:hanging="342"/>
            </w:pPr>
            <w:r>
              <w:t>The first couple &lt;result&gt;</w:t>
            </w:r>
            <w:proofErr w:type="gramStart"/>
            <w:r>
              <w:t>,&lt;</w:t>
            </w:r>
            <w:proofErr w:type="gramEnd"/>
            <w:r>
              <w:t>band&gt; in the URC or the answer to AT+KJAM=2, is the result on the current band.</w:t>
            </w:r>
          </w:p>
          <w:p w14:paraId="14DABE23" w14:textId="77777777" w:rsidR="004042FA" w:rsidRDefault="004042FA" w:rsidP="004042FA">
            <w:pPr>
              <w:pStyle w:val="TableBody"/>
              <w:numPr>
                <w:ilvl w:val="0"/>
                <w:numId w:val="49"/>
              </w:numPr>
              <w:ind w:left="702" w:hanging="342"/>
            </w:pPr>
            <w:r>
              <w:t>Bands whose results are unknown, are not present in answers.</w:t>
            </w:r>
          </w:p>
          <w:p w14:paraId="26BD02E8" w14:textId="77777777" w:rsidR="004042FA" w:rsidRPr="00916D1F" w:rsidRDefault="004042FA" w:rsidP="004042FA">
            <w:pPr>
              <w:pStyle w:val="TableBody"/>
              <w:numPr>
                <w:ilvl w:val="0"/>
                <w:numId w:val="49"/>
              </w:numPr>
              <w:ind w:left="702" w:hanging="342"/>
            </w:pPr>
            <w:r>
              <w:t xml:space="preserve">Intermediate result </w:t>
            </w:r>
            <w:r w:rsidRPr="00916D1F">
              <w:t xml:space="preserve">only concerns </w:t>
            </w:r>
            <w:r>
              <w:t xml:space="preserve">the </w:t>
            </w:r>
            <w:r w:rsidRPr="00916D1F">
              <w:t>current band</w:t>
            </w:r>
            <w:r>
              <w:t>.</w:t>
            </w:r>
          </w:p>
          <w:p w14:paraId="3C254EFB" w14:textId="77777777" w:rsidR="004042FA" w:rsidRPr="00147E2A" w:rsidRDefault="004042FA" w:rsidP="004042FA">
            <w:pPr>
              <w:pStyle w:val="TableBody"/>
              <w:numPr>
                <w:ilvl w:val="0"/>
                <w:numId w:val="49"/>
              </w:numPr>
              <w:ind w:left="702" w:hanging="342"/>
            </w:pPr>
            <w:r w:rsidRPr="00B05B72">
              <w:t xml:space="preserve">Notification by GPIO only concerns </w:t>
            </w:r>
            <w:r>
              <w:t xml:space="preserve">the </w:t>
            </w:r>
            <w:r w:rsidRPr="00B05B72">
              <w:t xml:space="preserve">final result. </w:t>
            </w:r>
            <w:r w:rsidRPr="00147E2A">
              <w:t>As soon as &lt;result&gt; of at least one band is above &lt;</w:t>
            </w:r>
            <w:proofErr w:type="spellStart"/>
            <w:r w:rsidRPr="00147E2A">
              <w:t>gpio_result_threshold</w:t>
            </w:r>
            <w:proofErr w:type="spellEnd"/>
            <w:r w:rsidRPr="00147E2A">
              <w:t>&gt;, the GPIO is set to low.</w:t>
            </w:r>
          </w:p>
          <w:p w14:paraId="7E53BEB5" w14:textId="77777777" w:rsidR="004042FA" w:rsidRPr="00916D1F" w:rsidRDefault="004042FA" w:rsidP="004042FA">
            <w:pPr>
              <w:pStyle w:val="TableBody"/>
              <w:numPr>
                <w:ilvl w:val="0"/>
                <w:numId w:val="49"/>
              </w:numPr>
              <w:ind w:left="702" w:hanging="342"/>
            </w:pPr>
            <w:r w:rsidRPr="002679F3">
              <w:t xml:space="preserve">Check </w:t>
            </w:r>
            <w:r>
              <w:t xml:space="preserve">available GPIOs </w:t>
            </w:r>
            <w:r w:rsidRPr="002679F3">
              <w:t xml:space="preserve">with </w:t>
            </w:r>
            <w:r w:rsidRPr="0077536E">
              <w:rPr>
                <w:snapToGrid w:val="0"/>
              </w:rPr>
              <w:t>+KGPIOCFG</w:t>
            </w:r>
            <w:r w:rsidRPr="00916D1F">
              <w:t xml:space="preserve"> when using</w:t>
            </w:r>
            <w:r w:rsidRPr="00B05B72">
              <w:rPr>
                <w:snapToGrid w:val="0"/>
              </w:rPr>
              <w:t xml:space="preserve"> </w:t>
            </w:r>
            <w:r w:rsidRPr="0077536E">
              <w:rPr>
                <w:snapToGrid w:val="0"/>
              </w:rPr>
              <w:t>+</w:t>
            </w:r>
            <w:r w:rsidRPr="0077536E">
              <w:t>KJAM</w:t>
            </w:r>
            <w:r w:rsidRPr="00916D1F">
              <w:t xml:space="preserve"> command</w:t>
            </w:r>
            <w:r>
              <w:t>.</w:t>
            </w:r>
          </w:p>
          <w:p w14:paraId="6DC8298D" w14:textId="77777777" w:rsidR="004042FA" w:rsidRPr="00B05B72" w:rsidRDefault="004042FA" w:rsidP="004042FA">
            <w:pPr>
              <w:pStyle w:val="TableBody"/>
              <w:numPr>
                <w:ilvl w:val="0"/>
                <w:numId w:val="49"/>
              </w:numPr>
              <w:ind w:left="702" w:hanging="342"/>
            </w:pPr>
            <w:r w:rsidRPr="006740B7">
              <w:t>GPIO</w:t>
            </w:r>
            <w:r>
              <w:t>s</w:t>
            </w:r>
            <w:r w:rsidRPr="006740B7">
              <w:t xml:space="preserve"> may alrea</w:t>
            </w:r>
            <w:r>
              <w:t xml:space="preserve">dy </w:t>
            </w:r>
            <w:r w:rsidRPr="006740B7">
              <w:t>be</w:t>
            </w:r>
            <w:r>
              <w:t xml:space="preserve"> used by +KSIMDET, +KJAMDET</w:t>
            </w:r>
            <w:r w:rsidRPr="006740B7">
              <w:t xml:space="preserve">, +KSYNC, +KTEMPMON, +KGSMAD, +KSIMSLOT or </w:t>
            </w:r>
            <w:r w:rsidRPr="003B14CC">
              <w:t>I</w:t>
            </w:r>
            <w:r w:rsidRPr="0077536E">
              <w:rPr>
                <w:vertAlign w:val="superscript"/>
              </w:rPr>
              <w:t>2</w:t>
            </w:r>
            <w:r>
              <w:t>C</w:t>
            </w:r>
            <w:r w:rsidRPr="00B05B72" w:rsidDel="006740B7">
              <w:t xml:space="preserve"> </w:t>
            </w:r>
            <w:r w:rsidRPr="00916D1F">
              <w:t xml:space="preserve">+KJAM and +KJAMDET commands can be used </w:t>
            </w:r>
            <w:r w:rsidRPr="00B05B72">
              <w:t>simultaneously but may not answer the same result.</w:t>
            </w:r>
          </w:p>
          <w:p w14:paraId="32EEF38B" w14:textId="77777777" w:rsidR="004042FA" w:rsidRDefault="004042FA" w:rsidP="004042FA">
            <w:pPr>
              <w:pStyle w:val="TableBody"/>
              <w:numPr>
                <w:ilvl w:val="0"/>
                <w:numId w:val="49"/>
              </w:numPr>
              <w:ind w:left="702" w:hanging="342"/>
            </w:pPr>
            <w:r>
              <w:t>+KJAM command cannot be supported without SIM card.</w:t>
            </w:r>
          </w:p>
          <w:p w14:paraId="1401F5F0" w14:textId="77777777" w:rsidR="004042FA" w:rsidRDefault="004042FA" w:rsidP="004042FA">
            <w:pPr>
              <w:pStyle w:val="TableBulleted"/>
              <w:numPr>
                <w:ilvl w:val="0"/>
                <w:numId w:val="49"/>
              </w:numPr>
              <w:ind w:left="702" w:hanging="342"/>
            </w:pPr>
            <w:r>
              <w:t>AT+KJAM=2 returns final result without considering &lt;</w:t>
            </w:r>
            <w:proofErr w:type="spellStart"/>
            <w:r>
              <w:t>urc_result_threshold</w:t>
            </w:r>
            <w:proofErr w:type="spellEnd"/>
            <w:r>
              <w:t>&gt;</w:t>
            </w:r>
          </w:p>
          <w:p w14:paraId="2A44B4E2" w14:textId="77777777" w:rsidR="004042FA" w:rsidRDefault="004042FA" w:rsidP="004042FA">
            <w:pPr>
              <w:pStyle w:val="TableBulleted"/>
              <w:numPr>
                <w:ilvl w:val="0"/>
                <w:numId w:val="49"/>
              </w:numPr>
              <w:ind w:left="702" w:hanging="342"/>
            </w:pPr>
            <w:r>
              <w:t>Result 0 (NO JAMMING) is sent regardless of &lt;</w:t>
            </w:r>
            <w:proofErr w:type="spellStart"/>
            <w:r>
              <w:t>urc_result_threshold</w:t>
            </w:r>
            <w:proofErr w:type="spellEnd"/>
            <w:r>
              <w:t>&gt;’s value.</w:t>
            </w:r>
          </w:p>
          <w:p w14:paraId="28DBFA86" w14:textId="77777777" w:rsidR="004042FA" w:rsidRDefault="004042FA" w:rsidP="004042FA">
            <w:pPr>
              <w:pStyle w:val="TableBulleted"/>
              <w:numPr>
                <w:ilvl w:val="0"/>
                <w:numId w:val="49"/>
              </w:numPr>
              <w:ind w:left="702" w:hanging="342"/>
            </w:pPr>
            <w:r>
              <w:t>If results are always below &lt;</w:t>
            </w:r>
            <w:proofErr w:type="spellStart"/>
            <w:r>
              <w:t>urc_result_threshold</w:t>
            </w:r>
            <w:proofErr w:type="spellEnd"/>
            <w:r>
              <w:t>&gt;, no URC will be sent.</w:t>
            </w:r>
          </w:p>
          <w:p w14:paraId="1A26B7E8" w14:textId="77777777" w:rsidR="004042FA" w:rsidRPr="00316EB9" w:rsidRDefault="004042FA" w:rsidP="004042FA">
            <w:pPr>
              <w:pStyle w:val="TableBulleted"/>
              <w:numPr>
                <w:ilvl w:val="0"/>
                <w:numId w:val="49"/>
              </w:numPr>
              <w:ind w:left="702" w:hanging="342"/>
            </w:pPr>
            <w:r>
              <w:t>+KJAM features are not available when +KNETSCAN or +KCELLSCAN features are active.</w:t>
            </w:r>
            <w:bookmarkStart w:id="20" w:name="_GoBack"/>
            <w:bookmarkEnd w:id="20"/>
          </w:p>
        </w:tc>
      </w:tr>
    </w:tbl>
    <w:p w14:paraId="622EF578" w14:textId="77777777" w:rsidR="004042FA" w:rsidRDefault="004042FA" w:rsidP="008467AF">
      <w:pPr>
        <w:rPr>
          <w:lang w:eastAsia="zh-CN"/>
        </w:rPr>
      </w:pPr>
    </w:p>
    <w:p w14:paraId="11CE9E0D" w14:textId="176F6282" w:rsidR="00C43D50" w:rsidRPr="00AE67EA" w:rsidRDefault="00650BB0" w:rsidP="00C43D50">
      <w:pPr>
        <w:pStyle w:val="Heading2"/>
      </w:pPr>
      <w:bookmarkStart w:id="21" w:name="_Toc468869799"/>
      <w:r>
        <w:t>AT</w:t>
      </w:r>
      <w:r w:rsidR="00747FE0">
        <w:t xml:space="preserve"> Command #2</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C43D50" w:rsidRPr="00C41274" w14:paraId="067A34B7" w14:textId="77777777" w:rsidTr="008E4C70">
        <w:trPr>
          <w:cantSplit/>
        </w:trPr>
        <w:tc>
          <w:tcPr>
            <w:tcW w:w="9142" w:type="dxa"/>
            <w:gridSpan w:val="2"/>
            <w:tcBorders>
              <w:top w:val="single" w:sz="18" w:space="0" w:color="auto"/>
              <w:bottom w:val="single" w:sz="18" w:space="0" w:color="auto"/>
            </w:tcBorders>
            <w:shd w:val="pct30" w:color="auto" w:fill="FFFFFF"/>
          </w:tcPr>
          <w:p w14:paraId="3E921D48" w14:textId="55CF7025" w:rsidR="00C43D50" w:rsidRPr="00C41274" w:rsidRDefault="004042FA" w:rsidP="004A1885">
            <w:pPr>
              <w:pStyle w:val="TableRowHead"/>
            </w:pPr>
            <w:r>
              <w:t>HL7718, HL7748, HL7749</w:t>
            </w:r>
          </w:p>
        </w:tc>
      </w:tr>
      <w:tr w:rsidR="00C43D50" w:rsidRPr="00C41274" w14:paraId="4521FA28" w14:textId="77777777" w:rsidTr="008E4C70">
        <w:trPr>
          <w:cantSplit/>
          <w:trHeight w:val="1008"/>
        </w:trPr>
        <w:tc>
          <w:tcPr>
            <w:tcW w:w="2338" w:type="dxa"/>
            <w:tcBorders>
              <w:top w:val="single" w:sz="18" w:space="0" w:color="auto"/>
            </w:tcBorders>
            <w:shd w:val="clear" w:color="auto" w:fill="FFFFFF"/>
          </w:tcPr>
          <w:p w14:paraId="194516FE" w14:textId="77777777" w:rsidR="00C43D50" w:rsidRPr="00C41274" w:rsidRDefault="00C43D50" w:rsidP="008E4C70">
            <w:pPr>
              <w:pStyle w:val="TableBody"/>
              <w:rPr>
                <w:i/>
              </w:rPr>
            </w:pPr>
            <w:r w:rsidRPr="00C41274">
              <w:rPr>
                <w:i/>
              </w:rPr>
              <w:t>Test command</w:t>
            </w:r>
          </w:p>
          <w:p w14:paraId="0A8FBED5" w14:textId="77777777" w:rsidR="00C43D50" w:rsidRPr="00C41274" w:rsidRDefault="00C43D50" w:rsidP="008E4C70">
            <w:pPr>
              <w:pStyle w:val="TableBody"/>
            </w:pPr>
          </w:p>
          <w:p w14:paraId="47989977" w14:textId="77777777" w:rsidR="00C43D50" w:rsidRPr="00C41274" w:rsidRDefault="00C43D50" w:rsidP="008E4C70">
            <w:pPr>
              <w:pStyle w:val="TableBody"/>
              <w:rPr>
                <w:u w:val="single"/>
              </w:rPr>
            </w:pPr>
            <w:r w:rsidRPr="00C41274">
              <w:rPr>
                <w:u w:val="single"/>
              </w:rPr>
              <w:t>Syntax</w:t>
            </w:r>
          </w:p>
          <w:p w14:paraId="44444AE3" w14:textId="77777777" w:rsidR="00C43D50" w:rsidRPr="00C41274" w:rsidRDefault="00C43D50" w:rsidP="008E4C70">
            <w:pPr>
              <w:pStyle w:val="TableBody"/>
              <w:rPr>
                <w:b/>
              </w:rPr>
            </w:pPr>
            <w:r>
              <w:rPr>
                <w:b/>
              </w:rPr>
              <w:t>AT+</w:t>
            </w:r>
            <w:r w:rsidRPr="00C41274">
              <w:rPr>
                <w:b/>
              </w:rPr>
              <w:t>GMI=?</w:t>
            </w:r>
          </w:p>
        </w:tc>
        <w:tc>
          <w:tcPr>
            <w:tcW w:w="6804" w:type="dxa"/>
            <w:tcBorders>
              <w:top w:val="single" w:sz="18" w:space="0" w:color="auto"/>
              <w:bottom w:val="single" w:sz="4" w:space="0" w:color="auto"/>
            </w:tcBorders>
            <w:shd w:val="clear" w:color="auto" w:fill="FFFFFF"/>
          </w:tcPr>
          <w:p w14:paraId="0AF9CC72" w14:textId="77777777" w:rsidR="00C43D50" w:rsidRPr="00C41274" w:rsidRDefault="00C43D50" w:rsidP="008E4C70">
            <w:pPr>
              <w:pStyle w:val="TableBody"/>
            </w:pPr>
          </w:p>
          <w:p w14:paraId="2C24ED0F" w14:textId="77777777" w:rsidR="00C43D50" w:rsidRPr="00C41274" w:rsidRDefault="00C43D50" w:rsidP="008E4C70">
            <w:pPr>
              <w:pStyle w:val="TableBody"/>
            </w:pPr>
          </w:p>
          <w:p w14:paraId="1FA72268" w14:textId="77777777" w:rsidR="00C43D50" w:rsidRPr="00C41274" w:rsidRDefault="00C43D50" w:rsidP="008E4C70">
            <w:pPr>
              <w:pStyle w:val="TableBody"/>
              <w:rPr>
                <w:u w:val="single"/>
              </w:rPr>
            </w:pPr>
            <w:r w:rsidRPr="00C41274">
              <w:rPr>
                <w:u w:val="single"/>
              </w:rPr>
              <w:t>Response</w:t>
            </w:r>
          </w:p>
          <w:p w14:paraId="69DFADF8" w14:textId="77777777" w:rsidR="00C43D50" w:rsidRPr="00C41274" w:rsidRDefault="00C43D50" w:rsidP="008E4C70">
            <w:pPr>
              <w:pStyle w:val="TableBody"/>
              <w:rPr>
                <w:b/>
              </w:rPr>
            </w:pPr>
            <w:r w:rsidRPr="00C41274">
              <w:rPr>
                <w:b/>
              </w:rPr>
              <w:t>OK</w:t>
            </w:r>
          </w:p>
        </w:tc>
      </w:tr>
      <w:tr w:rsidR="00C43D50" w:rsidRPr="00C41274" w14:paraId="05E1EA7E" w14:textId="77777777" w:rsidTr="008E4C70">
        <w:trPr>
          <w:cantSplit/>
          <w:trHeight w:val="781"/>
        </w:trPr>
        <w:tc>
          <w:tcPr>
            <w:tcW w:w="2338" w:type="dxa"/>
            <w:shd w:val="clear" w:color="auto" w:fill="FFFFFF"/>
          </w:tcPr>
          <w:p w14:paraId="43869C0F" w14:textId="77777777" w:rsidR="00C43D50" w:rsidRPr="00C41274" w:rsidRDefault="00C43D50" w:rsidP="008E4C70">
            <w:pPr>
              <w:pStyle w:val="TableBody"/>
              <w:rPr>
                <w:i/>
              </w:rPr>
            </w:pPr>
            <w:r w:rsidRPr="00C41274">
              <w:rPr>
                <w:i/>
              </w:rPr>
              <w:t>Execute command</w:t>
            </w:r>
          </w:p>
          <w:p w14:paraId="1E1DC8E3" w14:textId="77777777" w:rsidR="00C43D50" w:rsidRPr="00C41274" w:rsidRDefault="00C43D50" w:rsidP="008E4C70">
            <w:pPr>
              <w:pStyle w:val="TableBody"/>
            </w:pPr>
          </w:p>
          <w:p w14:paraId="77B07358" w14:textId="77777777" w:rsidR="00C43D50" w:rsidRPr="00C41274" w:rsidRDefault="00C43D50" w:rsidP="008E4C70">
            <w:pPr>
              <w:pStyle w:val="TableBody"/>
              <w:rPr>
                <w:u w:val="single"/>
              </w:rPr>
            </w:pPr>
            <w:r w:rsidRPr="00C41274">
              <w:rPr>
                <w:u w:val="single"/>
              </w:rPr>
              <w:t>Syntax</w:t>
            </w:r>
          </w:p>
          <w:p w14:paraId="4745F0BA" w14:textId="77777777" w:rsidR="00C43D50" w:rsidRPr="00C41274" w:rsidRDefault="00C43D50" w:rsidP="008E4C70">
            <w:pPr>
              <w:pStyle w:val="TableBody"/>
              <w:rPr>
                <w:b/>
              </w:rPr>
            </w:pPr>
            <w:r>
              <w:rPr>
                <w:b/>
              </w:rPr>
              <w:t>AT+</w:t>
            </w:r>
            <w:r w:rsidRPr="00C41274">
              <w:rPr>
                <w:b/>
              </w:rPr>
              <w:t>GMI</w:t>
            </w:r>
          </w:p>
          <w:p w14:paraId="6130EFDA" w14:textId="77777777" w:rsidR="00C43D50" w:rsidRPr="00C41274" w:rsidRDefault="00C43D50" w:rsidP="008E4C70">
            <w:pPr>
              <w:pStyle w:val="TableBody"/>
            </w:pPr>
          </w:p>
        </w:tc>
        <w:tc>
          <w:tcPr>
            <w:tcW w:w="6804" w:type="dxa"/>
            <w:tcBorders>
              <w:bottom w:val="single" w:sz="4" w:space="0" w:color="auto"/>
            </w:tcBorders>
            <w:shd w:val="clear" w:color="auto" w:fill="FFFFFF"/>
          </w:tcPr>
          <w:p w14:paraId="2D6E67B2" w14:textId="77777777" w:rsidR="00C43D50" w:rsidRPr="00C41274" w:rsidRDefault="00C43D50" w:rsidP="008E4C70">
            <w:pPr>
              <w:pStyle w:val="TableBody"/>
            </w:pPr>
          </w:p>
          <w:p w14:paraId="7F8CE7E9" w14:textId="77777777" w:rsidR="00C43D50" w:rsidRPr="00C41274" w:rsidRDefault="00C43D50" w:rsidP="008E4C70">
            <w:pPr>
              <w:pStyle w:val="TableBody"/>
            </w:pPr>
          </w:p>
          <w:p w14:paraId="5BA9C416" w14:textId="77777777" w:rsidR="00C43D50" w:rsidRPr="00C41274" w:rsidRDefault="00C43D50" w:rsidP="008E4C70">
            <w:pPr>
              <w:pStyle w:val="TableBody"/>
              <w:rPr>
                <w:u w:val="single"/>
              </w:rPr>
            </w:pPr>
            <w:r w:rsidRPr="00C41274">
              <w:rPr>
                <w:u w:val="single"/>
              </w:rPr>
              <w:t>Response</w:t>
            </w:r>
          </w:p>
          <w:p w14:paraId="1AD4764E" w14:textId="77777777" w:rsidR="00C43D50" w:rsidRPr="00C41274" w:rsidRDefault="00C43D50" w:rsidP="008E4C70">
            <w:pPr>
              <w:pStyle w:val="TableBody"/>
              <w:rPr>
                <w:b/>
              </w:rPr>
            </w:pPr>
            <w:r w:rsidRPr="00C41274">
              <w:rPr>
                <w:b/>
              </w:rPr>
              <w:t>(manufacturer identification text)</w:t>
            </w:r>
          </w:p>
          <w:p w14:paraId="63CB60E8" w14:textId="77777777" w:rsidR="00C43D50" w:rsidRPr="00C41274" w:rsidRDefault="00C43D50" w:rsidP="008E4C70">
            <w:pPr>
              <w:pStyle w:val="TableBody"/>
              <w:rPr>
                <w:b/>
              </w:rPr>
            </w:pPr>
            <w:r w:rsidRPr="00C41274">
              <w:rPr>
                <w:b/>
              </w:rPr>
              <w:t>OK</w:t>
            </w:r>
          </w:p>
          <w:p w14:paraId="0C518491" w14:textId="77777777" w:rsidR="00C43D50" w:rsidRPr="00C41274" w:rsidRDefault="00C43D50" w:rsidP="008E4C70">
            <w:pPr>
              <w:pStyle w:val="TableBody"/>
              <w:rPr>
                <w:b/>
              </w:rPr>
            </w:pPr>
          </w:p>
          <w:p w14:paraId="2E5771D0" w14:textId="77777777" w:rsidR="00C43D50" w:rsidRPr="00C41274" w:rsidRDefault="00C43D50" w:rsidP="008E4C70">
            <w:pPr>
              <w:pStyle w:val="TableBody"/>
              <w:rPr>
                <w:u w:val="single"/>
              </w:rPr>
            </w:pPr>
            <w:r w:rsidRPr="00C41274">
              <w:rPr>
                <w:u w:val="single"/>
              </w:rPr>
              <w:t>Example</w:t>
            </w:r>
          </w:p>
          <w:p w14:paraId="6BB608CF" w14:textId="77777777" w:rsidR="00C43D50" w:rsidRPr="00C41274" w:rsidRDefault="00C43D50" w:rsidP="008E4C70">
            <w:pPr>
              <w:pStyle w:val="TableBody"/>
              <w:rPr>
                <w:b/>
              </w:rPr>
            </w:pPr>
          </w:p>
          <w:p w14:paraId="417CDBA5" w14:textId="77777777" w:rsidR="00C43D50" w:rsidRPr="00C41274" w:rsidRDefault="00C43D50" w:rsidP="008E4C70">
            <w:pPr>
              <w:pStyle w:val="TableBody"/>
              <w:rPr>
                <w:b/>
              </w:rPr>
            </w:pPr>
            <w:r w:rsidRPr="00C41274">
              <w:rPr>
                <w:b/>
              </w:rPr>
              <w:t>AT+GMI</w:t>
            </w:r>
          </w:p>
          <w:p w14:paraId="6E0318E3" w14:textId="77777777" w:rsidR="00C43D50" w:rsidRPr="00C41274" w:rsidRDefault="00C43D50" w:rsidP="008E4C70">
            <w:pPr>
              <w:pStyle w:val="TableBody"/>
              <w:rPr>
                <w:b/>
              </w:rPr>
            </w:pPr>
            <w:r w:rsidRPr="00C41274">
              <w:rPr>
                <w:b/>
              </w:rPr>
              <w:t>Sierra Wireless</w:t>
            </w:r>
          </w:p>
          <w:p w14:paraId="07DEB567" w14:textId="77777777" w:rsidR="00C43D50" w:rsidRPr="00C41274" w:rsidRDefault="00C43D50" w:rsidP="008E4C70">
            <w:pPr>
              <w:pStyle w:val="TableBody"/>
            </w:pPr>
            <w:r w:rsidRPr="00C41274">
              <w:rPr>
                <w:b/>
              </w:rPr>
              <w:t>OK</w:t>
            </w:r>
          </w:p>
        </w:tc>
      </w:tr>
      <w:tr w:rsidR="00C43D50" w:rsidRPr="00C41274" w14:paraId="20A51BC7" w14:textId="77777777" w:rsidTr="008E4C70">
        <w:trPr>
          <w:cantSplit/>
          <w:trHeight w:val="527"/>
        </w:trPr>
        <w:tc>
          <w:tcPr>
            <w:tcW w:w="2338" w:type="dxa"/>
            <w:tcBorders>
              <w:bottom w:val="single" w:sz="18" w:space="0" w:color="auto"/>
            </w:tcBorders>
            <w:shd w:val="clear" w:color="auto" w:fill="FFFFFF"/>
          </w:tcPr>
          <w:p w14:paraId="46ED8E7C" w14:textId="77777777" w:rsidR="00C43D50" w:rsidRPr="00C41274" w:rsidRDefault="00C43D50" w:rsidP="008E4C70">
            <w:pPr>
              <w:pStyle w:val="TableBody"/>
              <w:rPr>
                <w:u w:val="single"/>
              </w:rPr>
            </w:pPr>
            <w:r w:rsidRPr="00C41274">
              <w:rPr>
                <w:u w:val="single"/>
              </w:rPr>
              <w:t>Reference</w:t>
            </w:r>
          </w:p>
          <w:p w14:paraId="227FF30E" w14:textId="77777777" w:rsidR="00C43D50" w:rsidRPr="00C41274" w:rsidRDefault="00C43D50" w:rsidP="008E4C70">
            <w:pPr>
              <w:pStyle w:val="TableBody"/>
            </w:pPr>
            <w:r w:rsidRPr="00C41274">
              <w:t>[27.007] § 5.1</w:t>
            </w:r>
          </w:p>
        </w:tc>
        <w:tc>
          <w:tcPr>
            <w:tcW w:w="6804" w:type="dxa"/>
            <w:tcBorders>
              <w:bottom w:val="single" w:sz="18" w:space="0" w:color="auto"/>
            </w:tcBorders>
            <w:shd w:val="clear" w:color="auto" w:fill="FFFFFF"/>
          </w:tcPr>
          <w:p w14:paraId="219C28EB" w14:textId="77777777" w:rsidR="00C43D50" w:rsidRPr="00C41274" w:rsidRDefault="00C43D50" w:rsidP="008E4C70">
            <w:pPr>
              <w:pStyle w:val="TableBody"/>
              <w:rPr>
                <w:u w:val="single"/>
              </w:rPr>
            </w:pPr>
            <w:r w:rsidRPr="00C41274">
              <w:rPr>
                <w:u w:val="single"/>
              </w:rPr>
              <w:t>Notes</w:t>
            </w:r>
          </w:p>
          <w:p w14:paraId="7EDA881F" w14:textId="77777777" w:rsidR="00C43D50" w:rsidRPr="00C41274" w:rsidRDefault="00747FE0" w:rsidP="00747FE0">
            <w:pPr>
              <w:pStyle w:val="TableBody"/>
              <w:numPr>
                <w:ilvl w:val="0"/>
                <w:numId w:val="48"/>
              </w:numPr>
            </w:pPr>
            <w:r>
              <w:t>Note #1</w:t>
            </w:r>
          </w:p>
        </w:tc>
      </w:tr>
    </w:tbl>
    <w:p w14:paraId="79276759" w14:textId="77777777" w:rsidR="00C43D50" w:rsidRPr="00AE67EA" w:rsidRDefault="00C43D50" w:rsidP="00C43D50">
      <w:bookmarkStart w:id="22" w:name="_Toc345081237"/>
    </w:p>
    <w:p w14:paraId="1F3AE0EF" w14:textId="16E03651" w:rsidR="00220046" w:rsidRDefault="00220046" w:rsidP="00220046">
      <w:pPr>
        <w:pStyle w:val="Heading1"/>
        <w:sectPr w:rsidR="00220046" w:rsidSect="00E67EFB">
          <w:headerReference w:type="even" r:id="rId18"/>
          <w:headerReference w:type="default" r:id="rId19"/>
          <w:footerReference w:type="default" r:id="rId20"/>
          <w:headerReference w:type="first" r:id="rId21"/>
          <w:footerReference w:type="first" r:id="rId22"/>
          <w:pgSz w:w="11909" w:h="16834" w:code="9"/>
          <w:pgMar w:top="1440" w:right="1440" w:bottom="1440" w:left="1440" w:header="691" w:footer="800" w:gutter="0"/>
          <w:cols w:space="720"/>
          <w:titlePg/>
          <w:docGrid w:linePitch="360"/>
        </w:sectPr>
      </w:pPr>
    </w:p>
    <w:p w14:paraId="51B66FDB" w14:textId="12BD0907" w:rsidR="00220046" w:rsidRDefault="00220046" w:rsidP="00220046">
      <w:pPr>
        <w:pStyle w:val="Heading1"/>
      </w:pPr>
      <w:bookmarkStart w:id="31" w:name="_Toc468869800"/>
      <w:commentRangeStart w:id="32"/>
      <w:r>
        <w:lastRenderedPageBreak/>
        <w:t>Development notes</w:t>
      </w:r>
      <w:bookmarkEnd w:id="31"/>
      <w:commentRangeEnd w:id="32"/>
      <w:r w:rsidR="006048BB">
        <w:rPr>
          <w:rStyle w:val="CommentReference"/>
          <w:rFonts w:ascii="Verdana" w:eastAsia="Times New Roman" w:hAnsi="Verdana" w:cs="Times New Roman"/>
          <w:b w:val="0"/>
          <w:lang w:eastAsia="en-US"/>
        </w:rPr>
        <w:commentReference w:id="32"/>
      </w:r>
    </w:p>
    <w:p w14:paraId="7BD29AC9" w14:textId="693061A7" w:rsidR="005B6470" w:rsidRDefault="00220046" w:rsidP="00220046">
      <w:pPr>
        <w:pStyle w:val="Heading2"/>
      </w:pPr>
      <w:bookmarkStart w:id="33" w:name="_Toc468869801"/>
      <w:bookmarkEnd w:id="8"/>
      <w:bookmarkEnd w:id="9"/>
      <w:bookmarkEnd w:id="10"/>
      <w:bookmarkEnd w:id="11"/>
      <w:bookmarkEnd w:id="12"/>
      <w:bookmarkEnd w:id="22"/>
      <w:r>
        <w:t>References</w:t>
      </w:r>
      <w:bookmarkEnd w:id="33"/>
    </w:p>
    <w:p w14:paraId="001F4479" w14:textId="287DCBEA" w:rsidR="00220046" w:rsidRDefault="00220046" w:rsidP="00220046">
      <w:pPr>
        <w:jc w:val="both"/>
        <w:rPr>
          <w:lang w:eastAsia="zh-CN"/>
        </w:rPr>
      </w:pPr>
      <w:r>
        <w:rPr>
          <w:lang w:eastAsia="zh-CN"/>
        </w:rPr>
        <w:t>This section should indicate what the basis for AT command development is: HL6/HL8 or HL76xx or a mix of them</w:t>
      </w:r>
    </w:p>
    <w:p w14:paraId="28B910B7" w14:textId="51AA2775" w:rsidR="00220046" w:rsidRDefault="00220046" w:rsidP="00220046">
      <w:pPr>
        <w:pStyle w:val="Heading2"/>
      </w:pPr>
      <w:bookmarkStart w:id="34" w:name="_Toc468869802"/>
      <w:r>
        <w:t>Applicability</w:t>
      </w:r>
      <w:bookmarkEnd w:id="34"/>
    </w:p>
    <w:p w14:paraId="34F26219" w14:textId="6B761D7A" w:rsidR="00220046" w:rsidRDefault="00220046" w:rsidP="00220046">
      <w:pPr>
        <w:jc w:val="both"/>
        <w:rPr>
          <w:lang w:eastAsia="zh-CN"/>
        </w:rPr>
      </w:pPr>
      <w:r>
        <w:rPr>
          <w:lang w:eastAsia="zh-CN"/>
        </w:rPr>
        <w:t>This section should indicate on which ports the described behavior is applicable (all ports, VCOM, UARTF, internal inputs, all ports,…)</w:t>
      </w:r>
    </w:p>
    <w:p w14:paraId="70A7ABC8" w14:textId="2D55BB0C" w:rsidR="00220046" w:rsidRDefault="00220046" w:rsidP="00220046">
      <w:pPr>
        <w:pStyle w:val="Heading2"/>
      </w:pPr>
      <w:bookmarkStart w:id="35" w:name="_Toc468869803"/>
      <w:r>
        <w:t>Other</w:t>
      </w:r>
      <w:bookmarkEnd w:id="35"/>
    </w:p>
    <w:p w14:paraId="4CF57A39" w14:textId="005EC5C3" w:rsidR="00220046" w:rsidRPr="00220046" w:rsidRDefault="00220046" w:rsidP="0056113C">
      <w:pPr>
        <w:jc w:val="both"/>
        <w:rPr>
          <w:lang w:eastAsia="zh-CN"/>
        </w:rPr>
      </w:pPr>
      <w:r>
        <w:rPr>
          <w:lang w:eastAsia="zh-CN"/>
        </w:rPr>
        <w:t>This section may contain all the information the developer may find relevant to indicate</w:t>
      </w:r>
    </w:p>
    <w:sectPr w:rsidR="00220046" w:rsidRPr="00220046" w:rsidSect="00E67EFB">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 w:author="Julien Klein" w:date="2016-12-07T10:28:00Z" w:initials="JK">
    <w:p w14:paraId="282FAAE3" w14:textId="0010C669" w:rsidR="0056113C" w:rsidRDefault="0056113C">
      <w:pPr>
        <w:pStyle w:val="CommentText"/>
      </w:pPr>
      <w:r>
        <w:rPr>
          <w:rStyle w:val="CommentReference"/>
        </w:rPr>
        <w:annotationRef/>
      </w:r>
      <w:r>
        <w:t>Should be updated each time a new version of the document is pushed on SCM</w:t>
      </w:r>
    </w:p>
  </w:comment>
  <w:comment w:id="14" w:author="Julien Klein" w:date="2016-12-07T10:16:00Z" w:initials="JK">
    <w:p w14:paraId="358A1C94" w14:textId="3C687BAE" w:rsidR="00650BB0" w:rsidRDefault="00650BB0">
      <w:pPr>
        <w:pStyle w:val="CommentText"/>
      </w:pPr>
      <w:r>
        <w:rPr>
          <w:rStyle w:val="CommentReference"/>
        </w:rPr>
        <w:annotationRef/>
      </w:r>
      <w:r>
        <w:t xml:space="preserve">Exact name is the chapter to which the AT command(s) belong(s) </w:t>
      </w:r>
      <w:r w:rsidR="00AC07D3">
        <w:t>to a</w:t>
      </w:r>
      <w:r>
        <w:t>nd should be retrieved from legacy AT Commands guide (HL6/HL8 or HL76xx)</w:t>
      </w:r>
    </w:p>
  </w:comment>
  <w:comment w:id="18" w:author="Julien Klein" w:date="2016-12-07T10:17:00Z" w:initials="JK">
    <w:p w14:paraId="0E772153" w14:textId="77777777" w:rsidR="00650BB0" w:rsidRDefault="00650BB0">
      <w:pPr>
        <w:pStyle w:val="CommentText"/>
      </w:pPr>
      <w:r>
        <w:rPr>
          <w:rStyle w:val="CommentReference"/>
        </w:rPr>
        <w:annotationRef/>
      </w:r>
      <w:r>
        <w:t>Name of AT Command, as it should appear in the final documentation</w:t>
      </w:r>
    </w:p>
  </w:comment>
  <w:comment w:id="19" w:author="Julien Klein" w:date="2016-12-07T10:57:00Z" w:initials="JK">
    <w:p w14:paraId="7D02CB67" w14:textId="3B308C29" w:rsidR="004042FA" w:rsidRDefault="004042FA">
      <w:pPr>
        <w:pStyle w:val="CommentText"/>
      </w:pPr>
      <w:r>
        <w:rPr>
          <w:rStyle w:val="CommentReference"/>
        </w:rPr>
        <w:annotationRef/>
      </w:r>
      <w:r>
        <w:t>Precise the applicable products</w:t>
      </w:r>
    </w:p>
  </w:comment>
  <w:comment w:id="32" w:author="Julien Klein" w:date="2016-12-07T10:30:00Z" w:initials="JK">
    <w:p w14:paraId="7A184D2F" w14:textId="2B762EF9" w:rsidR="006048BB" w:rsidRDefault="006048BB">
      <w:pPr>
        <w:pStyle w:val="CommentText"/>
      </w:pPr>
      <w:r>
        <w:rPr>
          <w:rStyle w:val="CommentReference"/>
        </w:rPr>
        <w:annotationRef/>
      </w:r>
      <w:r>
        <w:t>This section is not intended to be published but gives additional information on the AT Command, that could be useful for support and maintenance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82FAAE3" w15:done="0"/>
  <w15:commentEx w15:paraId="358A1C94" w15:done="0"/>
  <w15:commentEx w15:paraId="0E772153" w15:done="0"/>
  <w15:commentEx w15:paraId="7D02CB67" w15:done="0"/>
  <w15:commentEx w15:paraId="7A184D2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E00D8D" w14:textId="77777777" w:rsidR="00F75E2E" w:rsidRDefault="00F75E2E" w:rsidP="0094718A">
      <w:r>
        <w:separator/>
      </w:r>
    </w:p>
    <w:p w14:paraId="0274B544" w14:textId="77777777" w:rsidR="00F75E2E" w:rsidRDefault="00F75E2E" w:rsidP="0094718A"/>
  </w:endnote>
  <w:endnote w:type="continuationSeparator" w:id="0">
    <w:p w14:paraId="78BC5BB0" w14:textId="77777777" w:rsidR="00F75E2E" w:rsidRDefault="00F75E2E" w:rsidP="0094718A">
      <w:r>
        <w:continuationSeparator/>
      </w:r>
    </w:p>
    <w:p w14:paraId="6D165A28" w14:textId="77777777" w:rsidR="00F75E2E" w:rsidRDefault="00F75E2E"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Gothic720 BT">
    <w:altName w:val="Courier New"/>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77777777"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ins w:id="27" w:author="Paul Chan" w:date="2016-09-26T19:10:00Z">
      <w:r>
        <w:t>[R01.06]</w:t>
      </w:r>
    </w:ins>
    <w:del w:id="28" w:author="Paul Chan" w:date="2016-09-26T19:10:00Z">
      <w:r w:rsidDel="002A08FD">
        <w:delText>[R01.05]</w:delText>
      </w:r>
    </w:del>
    <w:r>
      <w:fldChar w:fldCharType="end"/>
    </w:r>
    <w:r w:rsidRPr="0015218C">
      <w:tab/>
    </w:r>
    <w:r>
      <w:fldChar w:fldCharType="begin"/>
    </w:r>
    <w:r>
      <w:instrText xml:space="preserve"> REF Date \h  \* MERGEFORMAT </w:instrText>
    </w:r>
    <w:r>
      <w:fldChar w:fldCharType="separate"/>
    </w:r>
    <w:ins w:id="29" w:author="Paul Chan" w:date="2016-09-26T19:10:00Z">
      <w:r>
        <w:t>[Sep 26, 2016]</w:t>
      </w:r>
    </w:ins>
    <w:del w:id="30" w:author="Paul Chan" w:date="2016-09-26T19:10:00Z">
      <w:r w:rsidDel="002A08FD">
        <w:delText>[Aug 19, 2015]</w:delText>
      </w:r>
    </w:del>
    <w:r>
      <w:fldChar w:fldCharType="end"/>
    </w:r>
    <w:r>
      <w:tab/>
    </w:r>
    <w:r>
      <w:fldChar w:fldCharType="begin"/>
    </w:r>
    <w:r>
      <w:instrText xml:space="preserve"> PAGE </w:instrText>
    </w:r>
    <w:r>
      <w:fldChar w:fldCharType="separate"/>
    </w:r>
    <w:r w:rsidR="00833B8F">
      <w:rPr>
        <w:noProof/>
      </w:rPr>
      <w:t>9</w:t>
    </w:r>
    <w:r>
      <w:rPr>
        <w:noProof/>
      </w:rPr>
      <w:fldChar w:fldCharType="end"/>
    </w:r>
  </w:p>
  <w:p w14:paraId="00D7CF85" w14:textId="77777777" w:rsidR="00650BB0" w:rsidRDefault="00650B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220046">
      <w:t>[No FH number]</w:t>
    </w:r>
    <w:r>
      <w:fldChar w:fldCharType="end"/>
    </w:r>
    <w:r w:rsidRPr="0015218C">
      <w:tab/>
      <w:t xml:space="preserve">Rev </w:t>
    </w:r>
    <w:r>
      <w:fldChar w:fldCharType="begin"/>
    </w:r>
    <w:r>
      <w:instrText xml:space="preserve"> REF Revision \h  \* MERGEFORMAT </w:instrText>
    </w:r>
    <w:r>
      <w:fldChar w:fldCharType="separate"/>
    </w:r>
    <w:r w:rsidR="00220046">
      <w:t>[R01.xx]</w:t>
    </w:r>
    <w:r>
      <w:fldChar w:fldCharType="end"/>
    </w:r>
    <w:r w:rsidRPr="0015218C">
      <w:tab/>
    </w:r>
    <w:r>
      <w:fldChar w:fldCharType="begin"/>
    </w:r>
    <w:r>
      <w:instrText xml:space="preserve"> REF Date \h  \* MERGEFORMAT </w:instrText>
    </w:r>
    <w:r>
      <w:fldChar w:fldCharType="separate"/>
    </w:r>
    <w:r w:rsidR="00220046">
      <w:t>[Date (December 7</w:t>
    </w:r>
    <w:r w:rsidR="00220046" w:rsidRPr="00220046">
      <w:t>th</w:t>
    </w:r>
    <w:r w:rsidR="00220046">
      <w:t>, 2016)]</w:t>
    </w:r>
    <w:r>
      <w:fldChar w:fldCharType="end"/>
    </w:r>
    <w:r>
      <w:tab/>
    </w:r>
    <w:r>
      <w:fldChar w:fldCharType="begin"/>
    </w:r>
    <w:r>
      <w:instrText xml:space="preserve"> PAGE </w:instrText>
    </w:r>
    <w:r>
      <w:fldChar w:fldCharType="separate"/>
    </w:r>
    <w:r w:rsidR="00833B8F">
      <w:rPr>
        <w:noProof/>
      </w:rPr>
      <w:t>10</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EA174E" w14:textId="77777777" w:rsidR="00F75E2E" w:rsidRDefault="00F75E2E" w:rsidP="0094718A">
      <w:r>
        <w:separator/>
      </w:r>
    </w:p>
    <w:p w14:paraId="558D0219" w14:textId="77777777" w:rsidR="00F75E2E" w:rsidRDefault="00F75E2E" w:rsidP="0094718A"/>
  </w:footnote>
  <w:footnote w:type="continuationSeparator" w:id="0">
    <w:p w14:paraId="2A656001" w14:textId="77777777" w:rsidR="00F75E2E" w:rsidRDefault="00F75E2E" w:rsidP="0094718A">
      <w:r>
        <w:continuationSeparator/>
      </w:r>
    </w:p>
    <w:p w14:paraId="0E20CBC0" w14:textId="77777777" w:rsidR="00F75E2E" w:rsidRDefault="00F75E2E"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77777777" w:rsidR="00650BB0" w:rsidRDefault="00650B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747FE0" w:rsidRDefault="00650BB0" w:rsidP="006939A4">
                            <w:pPr>
                              <w:pStyle w:val="HeaderRight"/>
                              <w:rPr>
                                <w:lang w:val="en-US"/>
                                <w:rPrChange w:id="23" w:author="Julien Klein" w:date="2016-12-07T10:11:00Z">
                                  <w:rPr/>
                                </w:rPrChange>
                              </w:rPr>
                            </w:pPr>
                            <w:r>
                              <w:fldChar w:fldCharType="begin"/>
                            </w:r>
                            <w:r w:rsidRPr="00747FE0">
                              <w:rPr>
                                <w:lang w:val="en-US"/>
                                <w:rPrChange w:id="24" w:author="Julien Klein" w:date="2016-12-07T10:11:00Z">
                                  <w:rPr/>
                                </w:rPrChange>
                              </w:rPr>
                              <w:instrText xml:space="preserve"> STYLEREF  "Heading 1"  \* MERGEFORMAT </w:instrText>
                            </w:r>
                            <w:r w:rsidR="004042FA">
                              <w:fldChar w:fldCharType="separate"/>
                            </w:r>
                            <w:r w:rsidR="00833B8F">
                              <w:rPr>
                                <w:lang w:val="en-US"/>
                              </w:rPr>
                              <w:t>Group of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747FE0" w:rsidRDefault="00650BB0" w:rsidP="006939A4">
                      <w:pPr>
                        <w:pStyle w:val="HeaderRight"/>
                        <w:rPr>
                          <w:lang w:val="en-US"/>
                          <w:rPrChange w:id="25" w:author="Julien Klein" w:date="2016-12-07T10:11:00Z">
                            <w:rPr/>
                          </w:rPrChange>
                        </w:rPr>
                      </w:pPr>
                      <w:r>
                        <w:fldChar w:fldCharType="begin"/>
                      </w:r>
                      <w:r w:rsidRPr="00747FE0">
                        <w:rPr>
                          <w:lang w:val="en-US"/>
                          <w:rPrChange w:id="26" w:author="Julien Klein" w:date="2016-12-07T10:11:00Z">
                            <w:rPr/>
                          </w:rPrChange>
                        </w:rPr>
                        <w:instrText xml:space="preserve"> STYLEREF  "Heading 1"  \* MERGEFORMAT </w:instrText>
                      </w:r>
                      <w:r w:rsidR="004042FA">
                        <w:fldChar w:fldCharType="separate"/>
                      </w:r>
                      <w:r w:rsidR="00833B8F">
                        <w:rPr>
                          <w:lang w:val="en-US"/>
                        </w:rPr>
                        <w:t>Group of AT Commands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6F675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BCEA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21A52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7C7B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2C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15:restartNumberingAfterBreak="0">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15:restartNumberingAfterBreak="0">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15:restartNumberingAfterBreak="0">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1" w15:restartNumberingAfterBreak="0">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2"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6"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39"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1" w15:restartNumberingAfterBreak="0">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6"/>
  </w:num>
  <w:num w:numId="2">
    <w:abstractNumId w:val="37"/>
  </w:num>
  <w:num w:numId="3">
    <w:abstractNumId w:val="16"/>
  </w:num>
  <w:num w:numId="4">
    <w:abstractNumId w:val="25"/>
  </w:num>
  <w:num w:numId="5">
    <w:abstractNumId w:val="39"/>
  </w:num>
  <w:num w:numId="6">
    <w:abstractNumId w:val="27"/>
  </w:num>
  <w:num w:numId="7">
    <w:abstractNumId w:val="28"/>
  </w:num>
  <w:num w:numId="8">
    <w:abstractNumId w:val="17"/>
  </w:num>
  <w:num w:numId="9">
    <w:abstractNumId w:val="30"/>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3"/>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1"/>
  </w:num>
  <w:num w:numId="20">
    <w:abstractNumId w:val="40"/>
  </w:num>
  <w:num w:numId="21">
    <w:abstractNumId w:val="35"/>
  </w:num>
  <w:num w:numId="22">
    <w:abstractNumId w:val="42"/>
  </w:num>
  <w:num w:numId="23">
    <w:abstractNumId w:val="20"/>
  </w:num>
  <w:num w:numId="24">
    <w:abstractNumId w:val="21"/>
  </w:num>
  <w:num w:numId="25">
    <w:abstractNumId w:val="34"/>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8"/>
  </w:num>
  <w:num w:numId="39">
    <w:abstractNumId w:val="29"/>
  </w:num>
  <w:num w:numId="40">
    <w:abstractNumId w:val="22"/>
  </w:num>
  <w:num w:numId="41">
    <w:abstractNumId w:val="26"/>
  </w:num>
  <w:num w:numId="42">
    <w:abstractNumId w:val="41"/>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2"/>
  </w:num>
  <w:numIdMacAtCleanup w:val="2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ulien Klein">
    <w15:presenceInfo w15:providerId="AD" w15:userId="S-1-5-21-1144071785-1927479445-1234779376-41860"/>
  </w15:person>
  <w15:person w15:author="Paul Chan">
    <w15:presenceInfo w15:providerId="AD" w15:userId="S-1-5-21-1144071785-1927479445-1234779376-31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CACA2-FA7A-45DE-8517-F2BBEFB01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11</TotalTime>
  <Pages>10</Pages>
  <Words>1774</Words>
  <Characters>10113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AT Command Name or Group of AT Commands</vt:lpstr>
    </vt:vector>
  </TitlesOfParts>
  <Company>Sierra Wireless</Company>
  <LinksUpToDate>false</LinksUpToDate>
  <CharactersWithSpaces>11864</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 Name or Group of AT Commands</dc:title>
  <dc:creator>PChan@sierrawireless.com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Julien Klein</cp:lastModifiedBy>
  <cp:revision>5</cp:revision>
  <cp:lastPrinted>2007-06-07T23:45:00Z</cp:lastPrinted>
  <dcterms:created xsi:type="dcterms:W3CDTF">2016-12-07T09:30:00Z</dcterms:created>
  <dcterms:modified xsi:type="dcterms:W3CDTF">2016-12-07T10:04:00Z</dcterms:modified>
</cp:coreProperties>
</file>